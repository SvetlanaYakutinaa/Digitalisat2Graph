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AA08" w14:textId="6B889BD0" w:rsidR="004E6E97" w:rsidRPr="00F34718" w:rsidRDefault="00F34718" w:rsidP="00F34718">
      <w:pPr>
        <w:pStyle w:val="berschrift2"/>
        <w:numPr>
          <w:ilvl w:val="0"/>
          <w:numId w:val="14"/>
        </w:numPr>
        <w:spacing w:after="120" w:line="360" w:lineRule="auto"/>
        <w:jc w:val="both"/>
        <w:rPr>
          <w:rFonts w:ascii="Times New Roman" w:hAnsi="Times New Roman"/>
          <w:color w:val="000000" w:themeColor="text1"/>
          <w:sz w:val="28"/>
          <w:szCs w:val="28"/>
        </w:rPr>
      </w:pPr>
      <w:bookmarkStart w:id="0" w:name="_Toc204069606"/>
      <w:r>
        <w:rPr>
          <w:rFonts w:ascii="Times New Roman" w:hAnsi="Times New Roman"/>
          <w:color w:val="000000" w:themeColor="text1"/>
          <w:sz w:val="28"/>
          <w:szCs w:val="28"/>
        </w:rPr>
        <w:t>Wiki</w:t>
      </w:r>
      <w:r w:rsidR="00606B53">
        <w:rPr>
          <w:rFonts w:ascii="Times New Roman" w:hAnsi="Times New Roman"/>
          <w:color w:val="000000" w:themeColor="text1"/>
          <w:sz w:val="28"/>
          <w:szCs w:val="28"/>
        </w:rPr>
        <w:t>d</w:t>
      </w:r>
      <w:r>
        <w:rPr>
          <w:rFonts w:ascii="Times New Roman" w:hAnsi="Times New Roman"/>
          <w:color w:val="000000" w:themeColor="text1"/>
          <w:sz w:val="28"/>
          <w:szCs w:val="28"/>
        </w:rPr>
        <w:t>ata</w:t>
      </w:r>
      <w:bookmarkEnd w:id="0"/>
    </w:p>
    <w:p w14:paraId="735B6E52" w14:textId="1B011BDB" w:rsidR="000A2FFA" w:rsidRDefault="000A2FFA" w:rsidP="00F34718">
      <w:pPr>
        <w:spacing w:after="120" w:line="360" w:lineRule="auto"/>
        <w:jc w:val="both"/>
        <w:rPr>
          <w:sz w:val="24"/>
          <w:szCs w:val="24"/>
        </w:rPr>
      </w:pPr>
      <w:r>
        <w:rPr>
          <w:sz w:val="24"/>
          <w:szCs w:val="24"/>
        </w:rPr>
        <w:t xml:space="preserve">Open Data fördert </w:t>
      </w:r>
      <w:r w:rsidR="00127BEF">
        <w:rPr>
          <w:sz w:val="24"/>
          <w:szCs w:val="24"/>
        </w:rPr>
        <w:t>Transparenz</w:t>
      </w:r>
      <w:r>
        <w:rPr>
          <w:sz w:val="24"/>
          <w:szCs w:val="24"/>
        </w:rPr>
        <w:t>, Zugänglichkeit und Wieder</w:t>
      </w:r>
      <w:r w:rsidR="00127BEF">
        <w:rPr>
          <w:sz w:val="24"/>
          <w:szCs w:val="24"/>
        </w:rPr>
        <w:t>verwendbarkeit</w:t>
      </w:r>
      <w:r>
        <w:rPr>
          <w:sz w:val="24"/>
          <w:szCs w:val="24"/>
        </w:rPr>
        <w:t xml:space="preserve"> von Daten. Dies ermöglicht eine offene und </w:t>
      </w:r>
      <w:r w:rsidR="007A44DB">
        <w:rPr>
          <w:sz w:val="24"/>
          <w:szCs w:val="24"/>
        </w:rPr>
        <w:t>nachhaltige</w:t>
      </w:r>
      <w:r>
        <w:rPr>
          <w:sz w:val="24"/>
          <w:szCs w:val="24"/>
        </w:rPr>
        <w:t xml:space="preserve"> Nutzung von Forschungsergebnisse</w:t>
      </w:r>
      <w:r w:rsidR="007A44DB">
        <w:rPr>
          <w:sz w:val="24"/>
          <w:szCs w:val="24"/>
        </w:rPr>
        <w:t>n</w:t>
      </w:r>
      <w:del w:id="1" w:author="Lia Greiberg" w:date="2025-08-24T18:05:00Z" w16du:dateUtc="2025-08-24T16:05:00Z">
        <w:r w:rsidR="007A44DB" w:rsidDel="003528B4">
          <w:rPr>
            <w:sz w:val="24"/>
            <w:szCs w:val="24"/>
          </w:rPr>
          <w:delText>.</w:delText>
        </w:r>
      </w:del>
      <w:r w:rsidR="007A44DB">
        <w:rPr>
          <w:sz w:val="24"/>
          <w:szCs w:val="24"/>
        </w:rPr>
        <w:t xml:space="preserve"> </w:t>
      </w:r>
      <w:r w:rsidR="007A44DB">
        <w:rPr>
          <w:sz w:val="24"/>
          <w:szCs w:val="24"/>
        </w:rPr>
        <w:fldChar w:fldCharType="begin"/>
      </w:r>
      <w:r w:rsidR="007A44DB">
        <w:rPr>
          <w:sz w:val="24"/>
          <w:szCs w:val="24"/>
        </w:rPr>
        <w:instrText xml:space="preserve"> ADDIN ZOTERO_ITEM CSL_CITATION {"citationID":"2ekuKHGU","properties":{"formattedCitation":"(Thiery/Schenk/Thiery 2024)","plainCitation":"(Thiery/Schenk/Thiery 2024)","noteIndex":0},"citationItems":[{"id":250,"uris":["http://zotero.org/users/10358077/items/ZV9HS7NB"],"itemData":{"id":250,"type":"article-journal","abstract":"Innovative Ansätze zur FAIRifizierung und Vernetzung von Forschungsdaten fördern die nachhaltige Nutzung und Interoperabilität in der Archäologie und den Geowissenschaften. Linked Open Data (LOD) und Open-Source-Tools wie das SPARQL Unicorn Research Toolkit ermöglichen die semantische Verknüpfung und Abfrage von Forschungsdaten, während die fuzzy-sl Ontology Fuzzyness &amp; Wobbliness in Geodaten modelliert und nachvollziehbar macht. Diese Methoden unterstützen die Erstellung transparenter und wiederverwendbarer Datensätze, die international und interdisziplinär verknüpft und in Forschungsnetzwerke eingebunden werden können. Ein besonderer Schwerpunkt liegt auf der Einbindung von Citizen Science, um durch standardisierte und qualitätsgesicherte Daten Beiträge zur Wissensgenerierung zu leisten. Die Verbindung semantischer Daten in community-driven Datenhubs wie Wikidata schafft neue Möglichkeiten für kollaborative und interdisziplinäre Analysen. Nachhaltigkeit, das Alignment von Community-Standards und die Sicherstellung der Datenqualität bleiben zentrale Herausforderungen, während automatisierte Validierungsmethoden und die Weiterentwicklung von FAIRifizierungstools die offene Wissenschaft weiter stärken.","container-title":"Archäologische Informationen","DOI":"10.11588/ai.2024.1.110394","ISSN":"2197-7429","language":"de","license":"Copyright (c) 2025 Archäologische Informationen","page":"115-140","source":"journals.ub.uni-heidelberg.de","title":"Das Research Squirrel Engineers Network:: FAIRification Tools und LOD-Projekte aus der Archäoinformatik und den Geowissenschaften","title-short":"Das Research Squirrel Engineers Network","volume":"47","author":[{"family":"Thiery","given":"Florian"},{"family":"Schenk","given":"Fiona"},{"family":"Thiery","given":"Peter"}],"issued":{"date-parts":[["2024"]]}}}],"schema":"https://github.com/citation-style-language/schema/raw/master/csl-citation.json"} </w:instrText>
      </w:r>
      <w:r w:rsidR="007A44DB">
        <w:rPr>
          <w:sz w:val="24"/>
          <w:szCs w:val="24"/>
        </w:rPr>
        <w:fldChar w:fldCharType="separate"/>
      </w:r>
      <w:r w:rsidR="007A44DB">
        <w:rPr>
          <w:noProof/>
          <w:sz w:val="24"/>
          <w:szCs w:val="24"/>
        </w:rPr>
        <w:t>(vgl. Thiery/Schenk/Thiery 2024: 115)</w:t>
      </w:r>
      <w:r w:rsidR="007A44DB">
        <w:rPr>
          <w:sz w:val="24"/>
          <w:szCs w:val="24"/>
        </w:rPr>
        <w:fldChar w:fldCharType="end"/>
      </w:r>
      <w:r w:rsidR="007A44DB">
        <w:rPr>
          <w:sz w:val="24"/>
          <w:szCs w:val="24"/>
        </w:rPr>
        <w:t xml:space="preserve">. </w:t>
      </w:r>
      <w:r>
        <w:rPr>
          <w:sz w:val="24"/>
          <w:szCs w:val="24"/>
        </w:rPr>
        <w:t xml:space="preserve">Die FAIR-Prinzipien spielen </w:t>
      </w:r>
      <w:r w:rsidR="00EE5DF3">
        <w:rPr>
          <w:sz w:val="24"/>
          <w:szCs w:val="24"/>
        </w:rPr>
        <w:t xml:space="preserve">dabei </w:t>
      </w:r>
      <w:r>
        <w:rPr>
          <w:sz w:val="24"/>
          <w:szCs w:val="24"/>
        </w:rPr>
        <w:t>eine zentrale Rolle</w:t>
      </w:r>
      <w:r w:rsidR="00EE5DF3">
        <w:rPr>
          <w:sz w:val="24"/>
          <w:szCs w:val="24"/>
        </w:rPr>
        <w:t>, indem sie eine</w:t>
      </w:r>
      <w:r>
        <w:rPr>
          <w:sz w:val="24"/>
          <w:szCs w:val="24"/>
        </w:rPr>
        <w:t xml:space="preserve"> effektive Nutzung und Weitergabe von Forschungsdaten </w:t>
      </w:r>
      <w:r w:rsidR="00EE5DF3">
        <w:rPr>
          <w:sz w:val="24"/>
          <w:szCs w:val="24"/>
        </w:rPr>
        <w:t xml:space="preserve">sicherstellen </w:t>
      </w:r>
      <w:r>
        <w:rPr>
          <w:sz w:val="24"/>
          <w:szCs w:val="24"/>
        </w:rPr>
        <w:fldChar w:fldCharType="begin"/>
      </w:r>
      <w:r>
        <w:rPr>
          <w:sz w:val="24"/>
          <w:szCs w:val="24"/>
        </w:rPr>
        <w:instrText xml:space="preserve"> ADDIN ZOTERO_ITEM CSL_CITATION {"citationID":"XXHhhvsb","properties":{"formattedCitation":"(Krefeld/L\\uc0\\u252{}cke 2019)","plainCitation":"(Krefeld/Lücke 2019)","noteIndex":0},"citationItems":[{"id":262,"uris":["http://zotero.org/users/10358077/items/GMP2PCZR"],"itemData":{"id":262,"type":"article-journal","container-title":"Ladinia","DOI":"10.54218/ladinia.42.139-155","ISSN":"1124-1004","language":"de","page":"139-155","source":"DOI.org (Crossref)","title":"54 Monate VerbaAlpina – auf dem Weg zur FAIRness","volume":"43","author":[{"family":"Krefeld","given":"Thomas"},{"family":"Lücke","given":"Stephan"}],"issued":{"date-parts":[["2019"]]}}}],"schema":"https://github.com/citation-style-language/schema/raw/master/csl-citation.json"} </w:instrText>
      </w:r>
      <w:r>
        <w:rPr>
          <w:sz w:val="24"/>
          <w:szCs w:val="24"/>
        </w:rPr>
        <w:fldChar w:fldCharType="separate"/>
      </w:r>
      <w:r w:rsidRPr="00DE7C0E">
        <w:rPr>
          <w:sz w:val="24"/>
          <w:szCs w:val="24"/>
        </w:rPr>
        <w:t>(</w:t>
      </w:r>
      <w:r>
        <w:rPr>
          <w:sz w:val="24"/>
          <w:szCs w:val="24"/>
        </w:rPr>
        <w:t xml:space="preserve">vgl. </w:t>
      </w:r>
      <w:r w:rsidRPr="00DE7C0E">
        <w:rPr>
          <w:sz w:val="24"/>
          <w:szCs w:val="24"/>
        </w:rPr>
        <w:t>Krefeld/Lücke 2019</w:t>
      </w:r>
      <w:r>
        <w:rPr>
          <w:sz w:val="24"/>
          <w:szCs w:val="24"/>
        </w:rPr>
        <w:t>: 140–141</w:t>
      </w:r>
      <w:r w:rsidRPr="00DE7C0E">
        <w:rPr>
          <w:sz w:val="24"/>
          <w:szCs w:val="24"/>
        </w:rPr>
        <w:t>)</w:t>
      </w:r>
      <w:r>
        <w:rPr>
          <w:sz w:val="24"/>
          <w:szCs w:val="24"/>
        </w:rPr>
        <w:fldChar w:fldCharType="end"/>
      </w:r>
      <w:r>
        <w:rPr>
          <w:sz w:val="24"/>
          <w:szCs w:val="24"/>
        </w:rPr>
        <w:t>.</w:t>
      </w:r>
      <w:r w:rsidRPr="000A2FFA">
        <w:rPr>
          <w:sz w:val="24"/>
          <w:szCs w:val="24"/>
        </w:rPr>
        <w:t xml:space="preserve"> </w:t>
      </w:r>
      <w:r>
        <w:rPr>
          <w:sz w:val="24"/>
          <w:szCs w:val="24"/>
        </w:rPr>
        <w:t xml:space="preserve">Das Semantic Web </w:t>
      </w:r>
      <w:r w:rsidRPr="00281415">
        <w:rPr>
          <w:sz w:val="24"/>
          <w:szCs w:val="24"/>
        </w:rPr>
        <w:t>bzw. LOD</w:t>
      </w:r>
      <w:r>
        <w:rPr>
          <w:sz w:val="24"/>
          <w:szCs w:val="24"/>
        </w:rPr>
        <w:t xml:space="preserve"> ermöglichen </w:t>
      </w:r>
      <w:del w:id="2" w:author="Lia Greiberg" w:date="2025-08-30T09:54:00Z" w16du:dateUtc="2025-08-30T07:54:00Z">
        <w:r w:rsidDel="000C3A7D">
          <w:rPr>
            <w:sz w:val="24"/>
            <w:szCs w:val="24"/>
          </w:rPr>
          <w:delText xml:space="preserve">die </w:delText>
        </w:r>
      </w:del>
      <w:r>
        <w:rPr>
          <w:sz w:val="24"/>
          <w:szCs w:val="24"/>
        </w:rPr>
        <w:t>semantische</w:t>
      </w:r>
      <w:del w:id="3" w:author="Lia Greiberg" w:date="2025-08-30T09:54:00Z" w16du:dateUtc="2025-08-30T07:54:00Z">
        <w:r w:rsidDel="000C3A7D">
          <w:rPr>
            <w:sz w:val="24"/>
            <w:szCs w:val="24"/>
          </w:rPr>
          <w:delText>n</w:delText>
        </w:r>
      </w:del>
      <w:r>
        <w:rPr>
          <w:sz w:val="24"/>
          <w:szCs w:val="24"/>
        </w:rPr>
        <w:t xml:space="preserve"> Verknüpfungen von öffentlich zugänglichen Daten. Dadurch entstehen offene, umfassende Wissensgraphen, die aus verschiedene</w:t>
      </w:r>
      <w:ins w:id="4" w:author="Lia Greiberg" w:date="2025-08-24T18:06:00Z" w16du:dateUtc="2025-08-24T16:06:00Z">
        <w:r w:rsidR="003528B4">
          <w:rPr>
            <w:sz w:val="24"/>
            <w:szCs w:val="24"/>
          </w:rPr>
          <w:t>n</w:t>
        </w:r>
      </w:ins>
      <w:r>
        <w:rPr>
          <w:sz w:val="24"/>
          <w:szCs w:val="24"/>
        </w:rPr>
        <w:t xml:space="preserve"> </w:t>
      </w:r>
      <w:ins w:id="5" w:author="Lia Greiberg" w:date="2025-08-24T18:06:00Z" w16du:dateUtc="2025-08-24T16:06:00Z">
        <w:r w:rsidR="003528B4">
          <w:rPr>
            <w:sz w:val="24"/>
            <w:szCs w:val="24"/>
          </w:rPr>
          <w:t>W</w:t>
        </w:r>
      </w:ins>
      <w:del w:id="6" w:author="Lia Greiberg" w:date="2025-08-24T18:06:00Z" w16du:dateUtc="2025-08-24T16:06:00Z">
        <w:r w:rsidDel="003528B4">
          <w:rPr>
            <w:sz w:val="24"/>
            <w:szCs w:val="24"/>
          </w:rPr>
          <w:delText>w</w:delText>
        </w:r>
      </w:del>
      <w:r>
        <w:rPr>
          <w:sz w:val="24"/>
          <w:szCs w:val="24"/>
        </w:rPr>
        <w:t xml:space="preserve">issensperspektiven abgefragt werden </w:t>
      </w:r>
      <w:r w:rsidR="006D68FC">
        <w:rPr>
          <w:sz w:val="24"/>
          <w:szCs w:val="24"/>
        </w:rPr>
        <w:t>können</w:t>
      </w:r>
      <w:r>
        <w:rPr>
          <w:sz w:val="24"/>
          <w:szCs w:val="24"/>
        </w:rPr>
        <w:t xml:space="preserve"> </w:t>
      </w:r>
      <w:r>
        <w:rPr>
          <w:sz w:val="24"/>
          <w:szCs w:val="24"/>
        </w:rPr>
        <w:fldChar w:fldCharType="begin"/>
      </w:r>
      <w:r>
        <w:rPr>
          <w:sz w:val="24"/>
          <w:szCs w:val="24"/>
        </w:rPr>
        <w:instrText xml:space="preserve"> ADDIN ZOTERO_ITEM CSL_CITATION {"citationID":"mWjDJO2J","properties":{"formattedCitation":"(Schelbert/M\\uc0\\u252{}ller)","plainCitation":"(Schelbert/Müller)","dontUpdate":true,"noteIndex":0},"citationItems":[{"id":270,"uris":["http://zotero.org/users/10358077/items/RYSLV5U7"],"itemData":{"id":270,"type":"article-journal","collection-title":"Digital Humanities im deutschsprachigen Raum","title":"Sammlungsdaten mit Wikidata anreichern und für die Vernetzung öffnen. Konzepte und praktische Erpobunge","author":[{"family":"Schelbert","given":"Georg"},{"family":"Müller","given":"Michael"}],"issued":{"date-parts":[["2023"]]}}}],"schema":"https://github.com/citation-style-language/schema/raw/master/csl-citation.json"} </w:instrText>
      </w:r>
      <w:r>
        <w:rPr>
          <w:sz w:val="24"/>
          <w:szCs w:val="24"/>
        </w:rPr>
        <w:fldChar w:fldCharType="separate"/>
      </w:r>
      <w:r w:rsidRPr="004452F4">
        <w:rPr>
          <w:sz w:val="24"/>
          <w:szCs w:val="24"/>
        </w:rPr>
        <w:t>(</w:t>
      </w:r>
      <w:r>
        <w:rPr>
          <w:sz w:val="24"/>
          <w:szCs w:val="24"/>
        </w:rPr>
        <w:t xml:space="preserve">vgl. </w:t>
      </w:r>
      <w:r w:rsidRPr="004452F4">
        <w:rPr>
          <w:sz w:val="24"/>
          <w:szCs w:val="24"/>
        </w:rPr>
        <w:t>Schelbert/Müller</w:t>
      </w:r>
      <w:r>
        <w:rPr>
          <w:sz w:val="24"/>
          <w:szCs w:val="24"/>
        </w:rPr>
        <w:t xml:space="preserve"> 2023: 1</w:t>
      </w:r>
      <w:r w:rsidRPr="004452F4">
        <w:rPr>
          <w:sz w:val="24"/>
          <w:szCs w:val="24"/>
        </w:rPr>
        <w:t>)</w:t>
      </w:r>
      <w:r>
        <w:rPr>
          <w:sz w:val="24"/>
          <w:szCs w:val="24"/>
        </w:rPr>
        <w:fldChar w:fldCharType="end"/>
      </w:r>
      <w:r>
        <w:rPr>
          <w:sz w:val="24"/>
          <w:szCs w:val="24"/>
        </w:rPr>
        <w:t>.</w:t>
      </w:r>
    </w:p>
    <w:p w14:paraId="7654113B" w14:textId="7F19D297" w:rsidR="006A10BE" w:rsidRDefault="004A7B84" w:rsidP="00476839">
      <w:pPr>
        <w:spacing w:after="120" w:line="360" w:lineRule="auto"/>
        <w:ind w:firstLine="567"/>
        <w:jc w:val="both"/>
        <w:rPr>
          <w:sz w:val="24"/>
          <w:szCs w:val="24"/>
        </w:rPr>
      </w:pPr>
      <w:r>
        <w:rPr>
          <w:sz w:val="24"/>
          <w:szCs w:val="24"/>
        </w:rPr>
        <w:t>Eine vollständige Realisierung dieser Vernetzung i</w:t>
      </w:r>
      <w:r w:rsidR="00CF6255">
        <w:rPr>
          <w:sz w:val="24"/>
          <w:szCs w:val="24"/>
        </w:rPr>
        <w:t xml:space="preserve">m kulturhistorischen Bereich </w:t>
      </w:r>
      <w:r>
        <w:rPr>
          <w:sz w:val="24"/>
          <w:szCs w:val="24"/>
        </w:rPr>
        <w:t>steht jedoch noch aus. Hier setzen t</w:t>
      </w:r>
      <w:r w:rsidR="00CF6255">
        <w:rPr>
          <w:sz w:val="24"/>
          <w:szCs w:val="24"/>
        </w:rPr>
        <w:t xml:space="preserve">raditionelle Datenbanken bereits punktuelle Vernetzungen um. Die Nutzung von Normdaten stellt </w:t>
      </w:r>
      <w:r w:rsidR="00CF6255" w:rsidRPr="006B3EB9">
        <w:rPr>
          <w:sz w:val="24"/>
          <w:szCs w:val="24"/>
        </w:rPr>
        <w:t>dabei</w:t>
      </w:r>
      <w:r w:rsidR="00CF6255">
        <w:rPr>
          <w:sz w:val="24"/>
          <w:szCs w:val="24"/>
        </w:rPr>
        <w:t xml:space="preserve"> den ersten Schritt in </w:t>
      </w:r>
      <w:del w:id="7" w:author="Lia Greiberg" w:date="2025-08-24T18:07:00Z" w16du:dateUtc="2025-08-24T16:07:00Z">
        <w:r w:rsidR="00CF6255" w:rsidDel="003528B4">
          <w:rPr>
            <w:sz w:val="24"/>
            <w:szCs w:val="24"/>
          </w:rPr>
          <w:delText xml:space="preserve">die </w:delText>
        </w:r>
      </w:del>
      <w:r w:rsidR="00CF6255">
        <w:rPr>
          <w:sz w:val="24"/>
          <w:szCs w:val="24"/>
        </w:rPr>
        <w:t xml:space="preserve">Richtung einer Verknüpfung mit anderen Datenquellen </w:t>
      </w:r>
      <w:ins w:id="8" w:author="Lia Greiberg" w:date="2025-08-24T18:08:00Z" w16du:dateUtc="2025-08-24T16:08:00Z">
        <w:r w:rsidR="003528B4">
          <w:rPr>
            <w:sz w:val="24"/>
            <w:szCs w:val="24"/>
          </w:rPr>
          <w:t xml:space="preserve">dar </w:t>
        </w:r>
      </w:ins>
      <w:r w:rsidR="00CF6255">
        <w:rPr>
          <w:sz w:val="24"/>
          <w:szCs w:val="24"/>
        </w:rPr>
        <w:fldChar w:fldCharType="begin"/>
      </w:r>
      <w:r w:rsidR="00CF6255">
        <w:rPr>
          <w:sz w:val="24"/>
          <w:szCs w:val="24"/>
        </w:rPr>
        <w:instrText xml:space="preserve"> ADDIN ZOTERO_ITEM CSL_CITATION {"citationID":"OQJvBSOC","properties":{"formattedCitation":"(Schelbert/M\\uc0\\u252{}ller 2023)","plainCitation":"(Schelbert/Müller 2023)","noteIndex":0},"citationItems":[{"id":270,"uris":["http://zotero.org/users/10358077/items/RYSLV5U7"],"itemData":{"id":270,"type":"article-journal","collection-title":"Digital Humanities im deutschsprachigen Raum","title":"Sammlungsdaten mit Wikidata anreichern und für die Vernetzung öffnen. Konzepte und praktische Erpobunge","author":[{"family":"Schelbert","given":"Georg"},{"family":"Müller","given":"Michael"}],"issued":{"date-parts":[["2023"]]}}}],"schema":"https://github.com/citation-style-language/schema/raw/master/csl-citation.json"} </w:instrText>
      </w:r>
      <w:r w:rsidR="00CF6255">
        <w:rPr>
          <w:sz w:val="24"/>
          <w:szCs w:val="24"/>
        </w:rPr>
        <w:fldChar w:fldCharType="separate"/>
      </w:r>
      <w:r w:rsidR="00CF6255" w:rsidRPr="00CF6255">
        <w:rPr>
          <w:sz w:val="24"/>
          <w:szCs w:val="24"/>
        </w:rPr>
        <w:t>(</w:t>
      </w:r>
      <w:r w:rsidR="00CF6255">
        <w:rPr>
          <w:sz w:val="24"/>
          <w:szCs w:val="24"/>
        </w:rPr>
        <w:t xml:space="preserve">vgl. </w:t>
      </w:r>
      <w:r w:rsidR="00CF6255" w:rsidRPr="00CF6255">
        <w:rPr>
          <w:sz w:val="24"/>
          <w:szCs w:val="24"/>
        </w:rPr>
        <w:t>Schelbert/Müller 2023</w:t>
      </w:r>
      <w:r w:rsidR="00CF6255">
        <w:rPr>
          <w:sz w:val="24"/>
          <w:szCs w:val="24"/>
        </w:rPr>
        <w:t>: 2</w:t>
      </w:r>
      <w:r w:rsidR="00CF6255" w:rsidRPr="00CF6255">
        <w:rPr>
          <w:sz w:val="24"/>
          <w:szCs w:val="24"/>
        </w:rPr>
        <w:t>)</w:t>
      </w:r>
      <w:r w:rsidR="00CF6255">
        <w:rPr>
          <w:sz w:val="24"/>
          <w:szCs w:val="24"/>
        </w:rPr>
        <w:fldChar w:fldCharType="end"/>
      </w:r>
      <w:r w:rsidR="00CF6255">
        <w:rPr>
          <w:sz w:val="24"/>
          <w:szCs w:val="24"/>
        </w:rPr>
        <w:t xml:space="preserve">. </w:t>
      </w:r>
      <w:r w:rsidR="00B3712C">
        <w:rPr>
          <w:sz w:val="24"/>
          <w:szCs w:val="24"/>
        </w:rPr>
        <w:t xml:space="preserve">Normdaten </w:t>
      </w:r>
      <w:r w:rsidR="0080217F">
        <w:rPr>
          <w:sz w:val="24"/>
          <w:szCs w:val="24"/>
        </w:rPr>
        <w:t xml:space="preserve">gewährleisten </w:t>
      </w:r>
      <w:del w:id="9" w:author="Lia Greiberg" w:date="2025-08-30T09:58:00Z" w16du:dateUtc="2025-08-30T07:58:00Z">
        <w:r w:rsidR="00B3712C" w:rsidRPr="006B3EB9" w:rsidDel="006B3EB9">
          <w:rPr>
            <w:sz w:val="24"/>
            <w:szCs w:val="24"/>
          </w:rPr>
          <w:delText>dabei</w:delText>
        </w:r>
        <w:r w:rsidR="00B3712C" w:rsidDel="006B3EB9">
          <w:rPr>
            <w:sz w:val="24"/>
            <w:szCs w:val="24"/>
          </w:rPr>
          <w:delText xml:space="preserve"> </w:delText>
        </w:r>
      </w:del>
      <w:commentRangeStart w:id="10"/>
      <w:ins w:id="11" w:author="Lia Greiberg" w:date="2025-08-30T09:58:00Z" w16du:dateUtc="2025-08-30T07:58:00Z">
        <w:r w:rsidR="006B3EB9">
          <w:rPr>
            <w:sz w:val="24"/>
            <w:szCs w:val="24"/>
          </w:rPr>
          <w:t xml:space="preserve">hierbei </w:t>
        </w:r>
      </w:ins>
      <w:commentRangeEnd w:id="10"/>
      <w:ins w:id="12" w:author="Lia Greiberg" w:date="2025-08-30T09:59:00Z" w16du:dateUtc="2025-08-30T07:59:00Z">
        <w:r w:rsidR="006B3EB9">
          <w:rPr>
            <w:rStyle w:val="Kommentarzeichen"/>
          </w:rPr>
          <w:commentReference w:id="10"/>
        </w:r>
      </w:ins>
      <w:r w:rsidR="0080217F">
        <w:rPr>
          <w:sz w:val="24"/>
          <w:szCs w:val="24"/>
        </w:rPr>
        <w:t xml:space="preserve">eine eindeutige und konstante Identifikation von gleichen Entitäten wie Personen, Orten oder Begriffen </w:t>
      </w:r>
      <w:r w:rsidR="0080217F">
        <w:rPr>
          <w:sz w:val="24"/>
          <w:szCs w:val="24"/>
        </w:rPr>
        <w:fldChar w:fldCharType="begin"/>
      </w:r>
      <w:r w:rsidR="0080217F">
        <w:rPr>
          <w:sz w:val="24"/>
          <w:szCs w:val="24"/>
        </w:rPr>
        <w:instrText xml:space="preserve"> ADDIN ZOTERO_ITEM CSL_CITATION {"citationID":"YXxtgn5a","properties":{"formattedCitation":"(Petz 2023, S. 219)","plainCitation":"(Petz 2023, S. 219)","noteIndex":0},"citationItems":[{"id":263,"uris":["http://zotero.org/users/10358077/items/XHVFGS5W"],"itemData":{"id":263,"type":"article-journal","abstract":"Zusammenfassung Bibliotheken stellen bereits seit einigen Jahren ihre bibliografischen Metadaten als Linked Open Data zur Verfügung. Die Idee dahinter ist, Daten aus verschiedenen Quellen und Formaten (Datensilos), die derzeit nicht oder nur schwer zugänglich sind, in möglichst einheitlicher Form miteinander zu verknüpfen. Dieser Artikel fasst die aktuellen Entwicklungen zusammen und es werden die vier grundlegenden Möglichkeiten, Linked Open Data zu veröffentlichen, miteinander verglichen. Abschließend werden die Initiativen der Österreichischen Nationalbibliothek auf diesem Gebiet vorgestellt.","container-title":"Bibliothek Forschung und Praxis","DOI":"10.1515/bfp-2023-0006","ISSN":"1865-7648","issue":"2","language":"en","license":"De Gruyter expressly reserves the right to use all content for commercial text and data mining within the meaning of Section 44b of the German Copyright Act.","note":"publisher: De Gruyter","page":"213-222","source":"www.degruyterbrill.com","title":"Linked Open Data. Zukunftsweisende Strategien","volume":"47","author":[{"family":"Petz","given":"Georg"}],"issued":{"date-parts":[["2023",9,30]]}},"locator":"219"}],"schema":"https://github.com/citation-style-language/schema/raw/master/csl-citation.json"} </w:instrText>
      </w:r>
      <w:r w:rsidR="0080217F">
        <w:rPr>
          <w:sz w:val="24"/>
          <w:szCs w:val="24"/>
        </w:rPr>
        <w:fldChar w:fldCharType="separate"/>
      </w:r>
      <w:r w:rsidR="0080217F">
        <w:rPr>
          <w:noProof/>
          <w:sz w:val="24"/>
          <w:szCs w:val="24"/>
        </w:rPr>
        <w:t>(vgl. Petz 2023: 219)</w:t>
      </w:r>
      <w:r w:rsidR="0080217F">
        <w:rPr>
          <w:sz w:val="24"/>
          <w:szCs w:val="24"/>
        </w:rPr>
        <w:fldChar w:fldCharType="end"/>
      </w:r>
      <w:r w:rsidR="0080217F">
        <w:rPr>
          <w:sz w:val="24"/>
          <w:szCs w:val="24"/>
        </w:rPr>
        <w:t xml:space="preserve">. </w:t>
      </w:r>
      <w:r w:rsidR="00CF6255" w:rsidRPr="00077826">
        <w:rPr>
          <w:sz w:val="24"/>
          <w:szCs w:val="24"/>
        </w:rPr>
        <w:t>W</w:t>
      </w:r>
      <w:ins w:id="13" w:author="Lia Greiberg" w:date="2025-08-30T10:01:00Z" w16du:dateUtc="2025-08-30T08:01:00Z">
        <w:r w:rsidR="006B3EB9">
          <w:rPr>
            <w:sz w:val="24"/>
            <w:szCs w:val="24"/>
          </w:rPr>
          <w:t>enn</w:t>
        </w:r>
      </w:ins>
      <w:del w:id="14" w:author="Lia Greiberg" w:date="2025-08-30T10:01:00Z" w16du:dateUtc="2025-08-30T08:01:00Z">
        <w:r w:rsidR="00CF6255" w:rsidRPr="00077826" w:rsidDel="006B3EB9">
          <w:rPr>
            <w:sz w:val="24"/>
            <w:szCs w:val="24"/>
          </w:rPr>
          <w:delText>ird</w:delText>
        </w:r>
      </w:del>
      <w:r w:rsidR="00CF6255" w:rsidRPr="00077826">
        <w:rPr>
          <w:sz w:val="24"/>
          <w:szCs w:val="24"/>
        </w:rPr>
        <w:t xml:space="preserve"> eine Person</w:t>
      </w:r>
      <w:r w:rsidR="00606B53">
        <w:rPr>
          <w:sz w:val="24"/>
          <w:szCs w:val="24"/>
        </w:rPr>
        <w:t xml:space="preserve"> bspw.</w:t>
      </w:r>
      <w:r w:rsidR="00CF6255" w:rsidRPr="00077826">
        <w:rPr>
          <w:sz w:val="24"/>
          <w:szCs w:val="24"/>
        </w:rPr>
        <w:t xml:space="preserve"> über </w:t>
      </w:r>
      <w:ins w:id="15" w:author="Lia Greiberg" w:date="2025-08-30T10:01:00Z" w16du:dateUtc="2025-08-30T08:01:00Z">
        <w:r w:rsidR="006B3EB9">
          <w:rPr>
            <w:sz w:val="24"/>
            <w:szCs w:val="24"/>
          </w:rPr>
          <w:t xml:space="preserve">die </w:t>
        </w:r>
      </w:ins>
      <w:hyperlink r:id="rId12" w:history="1">
        <w:r w:rsidR="00B3712C">
          <w:rPr>
            <w:rStyle w:val="Hyperlink"/>
            <w:sz w:val="24"/>
            <w:szCs w:val="24"/>
          </w:rPr>
          <w:t>GND-Nummer</w:t>
        </w:r>
      </w:hyperlink>
      <w:r w:rsidR="00B3712C" w:rsidRPr="00077826">
        <w:rPr>
          <w:sz w:val="24"/>
          <w:szCs w:val="24"/>
        </w:rPr>
        <w:t xml:space="preserve"> (Gemeinsame Normdaten)</w:t>
      </w:r>
      <w:r w:rsidR="00B3712C">
        <w:rPr>
          <w:sz w:val="24"/>
          <w:szCs w:val="24"/>
        </w:rPr>
        <w:t xml:space="preserve"> </w:t>
      </w:r>
      <w:r w:rsidR="00CF6255" w:rsidRPr="00077826">
        <w:rPr>
          <w:sz w:val="24"/>
          <w:szCs w:val="24"/>
        </w:rPr>
        <w:t>identifiziert</w:t>
      </w:r>
      <w:ins w:id="16" w:author="Lia Greiberg" w:date="2025-08-30T10:01:00Z" w16du:dateUtc="2025-08-30T08:01:00Z">
        <w:r w:rsidR="006B3EB9">
          <w:rPr>
            <w:sz w:val="24"/>
            <w:szCs w:val="24"/>
          </w:rPr>
          <w:t xml:space="preserve"> wird</w:t>
        </w:r>
      </w:ins>
      <w:r w:rsidR="00CF6255" w:rsidRPr="00077826">
        <w:rPr>
          <w:sz w:val="24"/>
          <w:szCs w:val="24"/>
        </w:rPr>
        <w:t xml:space="preserve">, können Inhalte automatisch </w:t>
      </w:r>
      <w:r w:rsidR="00CF6255" w:rsidRPr="006B3EB9">
        <w:rPr>
          <w:sz w:val="24"/>
          <w:szCs w:val="24"/>
        </w:rPr>
        <w:t>mit bspw.</w:t>
      </w:r>
      <w:ins w:id="17" w:author="Lia Greiberg" w:date="2025-08-30T10:02:00Z" w16du:dateUtc="2025-08-30T08:02:00Z">
        <w:r w:rsidR="006B3EB9">
          <w:rPr>
            <w:sz w:val="24"/>
            <w:szCs w:val="24"/>
          </w:rPr>
          <w:t xml:space="preserve"> dem entsprechenden</w:t>
        </w:r>
      </w:ins>
      <w:r w:rsidR="00CF6255" w:rsidRPr="006B3EB9">
        <w:rPr>
          <w:sz w:val="24"/>
          <w:szCs w:val="24"/>
        </w:rPr>
        <w:t xml:space="preserve"> </w:t>
      </w:r>
      <w:hyperlink r:id="rId13" w:history="1">
        <w:r w:rsidR="00CF6255" w:rsidRPr="006B3EB9">
          <w:rPr>
            <w:rStyle w:val="Hyperlink"/>
            <w:sz w:val="24"/>
            <w:szCs w:val="24"/>
          </w:rPr>
          <w:t>Wikipedia</w:t>
        </w:r>
      </w:hyperlink>
      <w:r w:rsidR="00CF6255" w:rsidRPr="006B3EB9">
        <w:rPr>
          <w:sz w:val="24"/>
          <w:szCs w:val="24"/>
        </w:rPr>
        <w:t>-Eintrag oder</w:t>
      </w:r>
      <w:ins w:id="18" w:author="Lia Greiberg" w:date="2025-08-24T18:09:00Z" w16du:dateUtc="2025-08-24T16:09:00Z">
        <w:r w:rsidR="003528B4" w:rsidRPr="006B3EB9">
          <w:rPr>
            <w:sz w:val="24"/>
            <w:szCs w:val="24"/>
          </w:rPr>
          <w:t xml:space="preserve"> der</w:t>
        </w:r>
      </w:ins>
      <w:r w:rsidR="00CF6255" w:rsidRPr="006B3EB9">
        <w:rPr>
          <w:sz w:val="24"/>
          <w:szCs w:val="24"/>
        </w:rPr>
        <w:t xml:space="preserve"> </w:t>
      </w:r>
      <w:ins w:id="19" w:author="Lia Greiberg" w:date="2025-08-30T10:02:00Z" w16du:dateUtc="2025-08-30T08:02:00Z">
        <w:r w:rsidR="006B3EB9">
          <w:rPr>
            <w:sz w:val="24"/>
            <w:szCs w:val="24"/>
          </w:rPr>
          <w:t xml:space="preserve">dazugehörigen </w:t>
        </w:r>
      </w:ins>
      <w:hyperlink r:id="rId14" w:history="1">
        <w:r w:rsidR="00CF6255" w:rsidRPr="006B3EB9">
          <w:rPr>
            <w:rStyle w:val="Hyperlink"/>
            <w:sz w:val="24"/>
            <w:szCs w:val="24"/>
          </w:rPr>
          <w:t>Deutschen Biographie</w:t>
        </w:r>
      </w:hyperlink>
      <w:r w:rsidR="00CF6255">
        <w:rPr>
          <w:sz w:val="24"/>
          <w:szCs w:val="24"/>
        </w:rPr>
        <w:t xml:space="preserve"> </w:t>
      </w:r>
      <w:r w:rsidR="00CF6255" w:rsidRPr="00077826">
        <w:rPr>
          <w:sz w:val="24"/>
          <w:szCs w:val="24"/>
        </w:rPr>
        <w:t>verknüpft werden</w:t>
      </w:r>
      <w:r w:rsidR="00CF6255">
        <w:rPr>
          <w:sz w:val="24"/>
          <w:szCs w:val="24"/>
        </w:rPr>
        <w:t xml:space="preserve"> </w:t>
      </w:r>
      <w:r w:rsidR="00CF6255" w:rsidRPr="00003157">
        <w:rPr>
          <w:sz w:val="24"/>
          <w:szCs w:val="24"/>
        </w:rPr>
        <w:fldChar w:fldCharType="begin"/>
      </w:r>
      <w:r w:rsidR="00CF6255">
        <w:rPr>
          <w:sz w:val="24"/>
          <w:szCs w:val="24"/>
        </w:rPr>
        <w:instrText xml:space="preserve"> ADDIN ZOTERO_ITEM CSL_CITATION {"citationID":"vlrsETuo","properties":{"formattedCitation":"(Kamzelak 2018)","plainCitation":"(Kamzelak 2018)","dontUpdate":true,"noteIndex":0},"citationItems":[{"id":112,"uris":["http://zotero.org/users/10358077/items/ZZ7T6LKX"],"itemData":{"id":112,"type":"chapter","container-title":"Digitale Editionen im semantic web. Chancen und Grenzen von Normdaten, FRBR und RDF.","edition":"2016","ISBN":"978-3-86906-842-8","language":"de","note":"DOI: 10.25366/2018.2","publisher":"Allitera Verlag, München","source":"DOI.org (Crossref)","title":"„Ei, dem alten Herrn zoll’ ich Achtung gern“","URL":"https://nbn-resolving.org/urn:nbn:de:bsz:14-qucosa2-209533","editor":[{"family":"Richts","given":"Kristina"},{"family":"Stadler","given":"Peter"}],"author":[{"family":"Kamzelak","given":"Roland S."}],"accessed":{"date-parts":[["2025",6,30]]},"issued":{"date-parts":[["2018",3,19]]}}}],"schema":"https://github.com/citation-style-language/schema/raw/master/csl-citation.json"} </w:instrText>
      </w:r>
      <w:r w:rsidR="00CF6255" w:rsidRPr="00003157">
        <w:rPr>
          <w:sz w:val="24"/>
          <w:szCs w:val="24"/>
        </w:rPr>
        <w:fldChar w:fldCharType="separate"/>
      </w:r>
      <w:r w:rsidR="00CF6255" w:rsidRPr="00003157">
        <w:rPr>
          <w:noProof/>
          <w:sz w:val="24"/>
          <w:szCs w:val="24"/>
        </w:rPr>
        <w:t>(vgl. Kamzelak 2018: 427)</w:t>
      </w:r>
      <w:r w:rsidR="00CF6255" w:rsidRPr="00003157">
        <w:rPr>
          <w:sz w:val="24"/>
          <w:szCs w:val="24"/>
        </w:rPr>
        <w:fldChar w:fldCharType="end"/>
      </w:r>
      <w:r w:rsidR="00CF6255" w:rsidRPr="00077826">
        <w:rPr>
          <w:sz w:val="24"/>
          <w:szCs w:val="24"/>
        </w:rPr>
        <w:t>.</w:t>
      </w:r>
      <w:r w:rsidR="00AF3DB7">
        <w:rPr>
          <w:sz w:val="24"/>
          <w:szCs w:val="24"/>
        </w:rPr>
        <w:t xml:space="preserve"> </w:t>
      </w:r>
      <w:r w:rsidR="00476839">
        <w:rPr>
          <w:sz w:val="24"/>
          <w:szCs w:val="24"/>
        </w:rPr>
        <w:t>Die Entitäten in de</w:t>
      </w:r>
      <w:ins w:id="20" w:author="Lia Greiberg" w:date="2025-08-30T10:03:00Z" w16du:dateUtc="2025-08-30T08:03:00Z">
        <w:r w:rsidR="00E01E3B">
          <w:rPr>
            <w:sz w:val="24"/>
            <w:szCs w:val="24"/>
          </w:rPr>
          <w:t>n</w:t>
        </w:r>
      </w:ins>
      <w:del w:id="21" w:author="Lia Greiberg" w:date="2025-08-30T10:03:00Z" w16du:dateUtc="2025-08-30T08:03:00Z">
        <w:r w:rsidR="00476839" w:rsidDel="00E01E3B">
          <w:rPr>
            <w:sz w:val="24"/>
            <w:szCs w:val="24"/>
          </w:rPr>
          <w:delText>r</w:delText>
        </w:r>
      </w:del>
      <w:r w:rsidR="00476839">
        <w:rPr>
          <w:sz w:val="24"/>
          <w:szCs w:val="24"/>
        </w:rPr>
        <w:t xml:space="preserve"> GND sind nicht isoliert, sondern </w:t>
      </w:r>
      <w:ins w:id="22" w:author="Lia Greiberg" w:date="2025-08-24T18:09:00Z" w16du:dateUtc="2025-08-24T16:09:00Z">
        <w:r w:rsidR="003528B4">
          <w:rPr>
            <w:sz w:val="24"/>
            <w:szCs w:val="24"/>
          </w:rPr>
          <w:t xml:space="preserve">miteinander </w:t>
        </w:r>
      </w:ins>
      <w:r w:rsidR="00476839">
        <w:rPr>
          <w:sz w:val="24"/>
          <w:szCs w:val="24"/>
        </w:rPr>
        <w:t>verknüpft</w:t>
      </w:r>
      <w:del w:id="23" w:author="Lia Greiberg" w:date="2025-08-24T18:09:00Z" w16du:dateUtc="2025-08-24T16:09:00Z">
        <w:r w:rsidR="00476839" w:rsidDel="003528B4">
          <w:rPr>
            <w:sz w:val="24"/>
            <w:szCs w:val="24"/>
          </w:rPr>
          <w:delText xml:space="preserve"> miteinander</w:delText>
        </w:r>
      </w:del>
      <w:ins w:id="24" w:author="Lia Greiberg" w:date="2025-08-30T10:05:00Z" w16du:dateUtc="2025-08-30T08:05:00Z">
        <w:r w:rsidR="00E01E3B">
          <w:rPr>
            <w:sz w:val="24"/>
            <w:szCs w:val="24"/>
          </w:rPr>
          <w:t xml:space="preserve"> und werden</w:t>
        </w:r>
      </w:ins>
      <w:del w:id="25" w:author="Lia Greiberg" w:date="2025-08-30T10:05:00Z" w16du:dateUtc="2025-08-30T08:05:00Z">
        <w:r w:rsidR="00476839" w:rsidDel="00E01E3B">
          <w:rPr>
            <w:sz w:val="24"/>
            <w:szCs w:val="24"/>
          </w:rPr>
          <w:delText>,</w:delText>
        </w:r>
      </w:del>
      <w:r w:rsidR="00476839">
        <w:rPr>
          <w:sz w:val="24"/>
          <w:szCs w:val="24"/>
        </w:rPr>
        <w:t xml:space="preserve"> </w:t>
      </w:r>
      <w:del w:id="26" w:author="Lia Greiberg" w:date="2025-08-30T10:05:00Z" w16du:dateUtc="2025-08-30T08:05:00Z">
        <w:r w:rsidR="00476839" w:rsidRPr="00E01E3B" w:rsidDel="00E01E3B">
          <w:rPr>
            <w:sz w:val="24"/>
            <w:szCs w:val="24"/>
          </w:rPr>
          <w:delText xml:space="preserve">die </w:delText>
        </w:r>
      </w:del>
      <w:r w:rsidR="00476839" w:rsidRPr="00E01E3B">
        <w:rPr>
          <w:sz w:val="24"/>
          <w:szCs w:val="24"/>
        </w:rPr>
        <w:t xml:space="preserve">durch zusätzliche Merkmale detailliert beschrieben </w:t>
      </w:r>
      <w:del w:id="27" w:author="Lia Greiberg" w:date="2025-08-30T10:05:00Z" w16du:dateUtc="2025-08-30T08:05:00Z">
        <w:r w:rsidR="00476839" w:rsidRPr="00E01E3B" w:rsidDel="00E01E3B">
          <w:rPr>
            <w:sz w:val="24"/>
            <w:szCs w:val="24"/>
          </w:rPr>
          <w:delText>sind</w:delText>
        </w:r>
        <w:r w:rsidR="00476839" w:rsidDel="00E01E3B">
          <w:rPr>
            <w:sz w:val="24"/>
            <w:szCs w:val="24"/>
          </w:rPr>
          <w:delText xml:space="preserve"> </w:delText>
        </w:r>
      </w:del>
      <w:r w:rsidR="00476839" w:rsidRPr="00476839">
        <w:rPr>
          <w:sz w:val="24"/>
          <w:szCs w:val="24"/>
          <w:highlight w:val="green"/>
        </w:rPr>
        <w:fldChar w:fldCharType="begin"/>
      </w:r>
      <w:r w:rsidR="00476839" w:rsidRPr="00476839">
        <w:rPr>
          <w:sz w:val="24"/>
          <w:szCs w:val="24"/>
          <w:highlight w:val="green"/>
        </w:rPr>
        <w:instrText xml:space="preserve"> ADDIN ZOTERO_ITEM CSL_CITATION {"citationID":"WC3PM6M8","properties":{"formattedCitation":"(Franke-Maier et al. 2021)","plainCitation":"(Franke-Maier et al. 2021)","noteIndex":0},"citationItems":[{"id":84,"uris":["http://zotero.org/users/10358077/items/78QC3HM3"],"itemData":{"id":84,"type":"book","ISBN":"978-3-11-069159-7","language":"de","license":"http://creativecommons.org/licenses/by/4.0","note":"DOI: 10.1515/9783110691597","publisher":"De Gruyter","source":"DOI.org (Crossref)","title":"Qualität in der Inhaltserschließung","URL":"https://www.degruyter.com/document/doi/10.1515/9783110691597/html","editor":[{"family":"Franke-Maier","given":"Michael"},{"family":"Kasprzik","given":"Anna"},{"family":"Ledl","given":"Andreas"},{"family":"Schürmann","given":"Hans"}],"accessed":{"date-parts":[["2025",4,28]]},"issued":{"date-parts":[["2021",9,20]]}}}],"schema":"https://github.com/citation-style-language/schema/raw/master/csl-citation.json"} </w:instrText>
      </w:r>
      <w:r w:rsidR="00476839" w:rsidRPr="00476839">
        <w:rPr>
          <w:sz w:val="24"/>
          <w:szCs w:val="24"/>
          <w:highlight w:val="green"/>
        </w:rPr>
        <w:fldChar w:fldCharType="separate"/>
      </w:r>
      <w:r w:rsidR="00476839" w:rsidRPr="00476839">
        <w:rPr>
          <w:noProof/>
          <w:sz w:val="24"/>
          <w:szCs w:val="24"/>
          <w:highlight w:val="green"/>
        </w:rPr>
        <w:t>(vgl. Menzel et al. 2021: 236)</w:t>
      </w:r>
      <w:r w:rsidR="00476839" w:rsidRPr="00476839">
        <w:rPr>
          <w:sz w:val="24"/>
          <w:szCs w:val="24"/>
          <w:highlight w:val="green"/>
        </w:rPr>
        <w:fldChar w:fldCharType="end"/>
      </w:r>
      <w:r w:rsidR="00476839">
        <w:rPr>
          <w:sz w:val="24"/>
          <w:szCs w:val="24"/>
        </w:rPr>
        <w:t>.</w:t>
      </w:r>
      <w:r w:rsidR="00CF2D30">
        <w:rPr>
          <w:sz w:val="24"/>
          <w:szCs w:val="24"/>
        </w:rPr>
        <w:t xml:space="preserve"> </w:t>
      </w:r>
    </w:p>
    <w:p w14:paraId="539FD56F" w14:textId="29607685" w:rsidR="005253BD" w:rsidRDefault="00CF2D30" w:rsidP="005253BD">
      <w:pPr>
        <w:spacing w:after="120" w:line="360" w:lineRule="auto"/>
        <w:ind w:firstLine="567"/>
        <w:jc w:val="both"/>
        <w:rPr>
          <w:sz w:val="24"/>
          <w:szCs w:val="24"/>
        </w:rPr>
      </w:pPr>
      <w:r>
        <w:rPr>
          <w:sz w:val="24"/>
          <w:szCs w:val="24"/>
        </w:rPr>
        <w:t xml:space="preserve">Bei Normierung und Vernetzung von Daten spielt Wikidata eine wichtige Rolle. </w:t>
      </w:r>
      <w:commentRangeStart w:id="28"/>
      <w:del w:id="29" w:author="Lia Greiberg" w:date="2025-08-30T10:12:00Z" w16du:dateUtc="2025-08-30T08:12:00Z">
        <w:r w:rsidDel="00E01E3B">
          <w:rPr>
            <w:sz w:val="24"/>
            <w:szCs w:val="24"/>
          </w:rPr>
          <w:delText xml:space="preserve">Es </w:delText>
        </w:r>
      </w:del>
      <w:ins w:id="30" w:author="Lia Greiberg" w:date="2025-08-30T10:12:00Z" w16du:dateUtc="2025-08-30T08:12:00Z">
        <w:r w:rsidR="00E01E3B">
          <w:rPr>
            <w:sz w:val="24"/>
            <w:szCs w:val="24"/>
          </w:rPr>
          <w:t xml:space="preserve">Sie </w:t>
        </w:r>
        <w:commentRangeEnd w:id="28"/>
        <w:r w:rsidR="00E01E3B">
          <w:rPr>
            <w:rStyle w:val="Kommentarzeichen"/>
          </w:rPr>
          <w:commentReference w:id="28"/>
        </w:r>
      </w:ins>
      <w:r>
        <w:rPr>
          <w:sz w:val="24"/>
          <w:szCs w:val="24"/>
        </w:rPr>
        <w:t xml:space="preserve">bietet eine strukturierte Plattform für die standardisierte Speicherung und Verknüpfung von Daten </w:t>
      </w:r>
      <w:r>
        <w:rPr>
          <w:sz w:val="24"/>
          <w:szCs w:val="24"/>
        </w:rPr>
        <w:fldChar w:fldCharType="begin"/>
      </w:r>
      <w:r>
        <w:rPr>
          <w:sz w:val="24"/>
          <w:szCs w:val="24"/>
        </w:rPr>
        <w:instrText xml:space="preserve"> ADDIN ZOTERO_ITEM CSL_CITATION {"citationID":"al0mZYjo","properties":{"formattedCitation":"(Oberdorf 2022)","plainCitation":"(Oberdorf 2022)","noteIndex":0},"citationItems":[{"id":253,"uris":["http://zotero.org/users/10358077/items/9AHMW3IF"],"itemData":{"id":253,"type":"book","abstract":"Historische Bildungsforschung hat sich in den letzten Jahrzehnten zu einem Forschungs- und Arbeitsgebiet entwickelt, das in seinen Themen, Methoden und theoretischen Bezügen vielseitig aufgestellt und interdisziplinär anschlussfähig ist. Auch Methoden, Arbeitstechniken und Tools der Digital Humanities, die viele Bereiche der Geistes- und Kulturwissenschaften heute beeinflussen, finden dort bereits in vielfältiger Weise Anwendung. Dies zeigt der vorliegende Band anhand konkreter Beispiele aus aktuellen Forschungsprojekten und Arbeitsgruppen mit Bezug zur historischen Bildungsforschung. Die Beiträge geben Anwendungsbeispiele für ausgewählte digitale Werkzeuge und Forschungsmethoden und stellen forschungspraktische wie auch epistemologische Fragen zur Diskussion.","ISBN":"978-3-7815-2517-7","language":"de","license":"https://creativecommons.org/licenses/by-nc-nd/4.0/deed.de","note":"DOI: 10.35468/5952","publisher":"Verlag Julius Klinkhardt","source":"DOI.org (Crossref)","title":"Digital Turn und Historische Bildungsforschung. Bestandsaufnahme und Forschungsperspektiven","URL":"https://www.pedocs.de/volltexte/2022/24848/pdf/Oberdorf_2022_Digital_Turn_und_Historische_Bildungsforschung.pdf","editor":[{"family":"Oberdorf","given":"Andreas"}],"accessed":{"date-parts":[["2025",8,8]]},"issued":{"date-parts":[["2022",6]]}}}],"schema":"https://github.com/citation-style-language/schema/raw/master/csl-citation.json"} </w:instrText>
      </w:r>
      <w:r>
        <w:rPr>
          <w:sz w:val="24"/>
          <w:szCs w:val="24"/>
        </w:rPr>
        <w:fldChar w:fldCharType="separate"/>
      </w:r>
      <w:r>
        <w:rPr>
          <w:noProof/>
          <w:sz w:val="24"/>
          <w:szCs w:val="24"/>
        </w:rPr>
        <w:t>(</w:t>
      </w:r>
      <w:r w:rsidRPr="00CF2D30">
        <w:rPr>
          <w:noProof/>
          <w:sz w:val="24"/>
          <w:szCs w:val="24"/>
          <w:highlight w:val="green"/>
        </w:rPr>
        <w:t>vgl. Gupler 2022: 128</w:t>
      </w:r>
      <w:r>
        <w:rPr>
          <w:noProof/>
          <w:sz w:val="24"/>
          <w:szCs w:val="24"/>
        </w:rPr>
        <w:t>)</w:t>
      </w:r>
      <w:r>
        <w:rPr>
          <w:sz w:val="24"/>
          <w:szCs w:val="24"/>
        </w:rPr>
        <w:fldChar w:fldCharType="end"/>
      </w:r>
      <w:r>
        <w:rPr>
          <w:sz w:val="24"/>
          <w:szCs w:val="24"/>
        </w:rPr>
        <w:t>.</w:t>
      </w:r>
      <w:r w:rsidR="009E6C6D">
        <w:rPr>
          <w:sz w:val="24"/>
          <w:szCs w:val="24"/>
        </w:rPr>
        <w:t xml:space="preserve"> </w:t>
      </w:r>
      <w:r w:rsidR="009E6C6D" w:rsidRPr="00714EF9">
        <w:rPr>
          <w:sz w:val="24"/>
          <w:szCs w:val="24"/>
        </w:rPr>
        <w:t>Wiki</w:t>
      </w:r>
      <w:r w:rsidR="008E2DA9">
        <w:rPr>
          <w:sz w:val="24"/>
          <w:szCs w:val="24"/>
        </w:rPr>
        <w:t>d</w:t>
      </w:r>
      <w:r w:rsidR="009E6C6D" w:rsidRPr="00714EF9">
        <w:rPr>
          <w:sz w:val="24"/>
          <w:szCs w:val="24"/>
        </w:rPr>
        <w:t>ata ist eine freie und frei zugängliche Datenbank, die strukturierte Daten sammelt.</w:t>
      </w:r>
      <w:r w:rsidR="009E6C6D">
        <w:rPr>
          <w:sz w:val="24"/>
          <w:szCs w:val="24"/>
        </w:rPr>
        <w:t xml:space="preserve"> </w:t>
      </w:r>
      <w:r w:rsidR="00A03F08">
        <w:rPr>
          <w:sz w:val="24"/>
          <w:szCs w:val="24"/>
        </w:rPr>
        <w:t xml:space="preserve">Darüber hinaus bietet Wikidata eine emergente Ontologie, </w:t>
      </w:r>
      <w:r w:rsidR="00A03F08" w:rsidRPr="000D1A63">
        <w:rPr>
          <w:sz w:val="24"/>
          <w:szCs w:val="24"/>
        </w:rPr>
        <w:t>die aus den Beziehungen zwischen Datenobjekten entsteht</w:t>
      </w:r>
      <w:r w:rsidR="000D1A63" w:rsidRPr="000D1A63">
        <w:rPr>
          <w:sz w:val="24"/>
          <w:szCs w:val="24"/>
        </w:rPr>
        <w:t xml:space="preserve"> und so</w:t>
      </w:r>
      <w:r w:rsidR="00A03F08" w:rsidRPr="000D1A63">
        <w:rPr>
          <w:sz w:val="24"/>
          <w:szCs w:val="24"/>
        </w:rPr>
        <w:t xml:space="preserve"> eine komplexe Abbildung der Welt ermöglicht</w:t>
      </w:r>
      <w:r w:rsidR="00A03F08">
        <w:rPr>
          <w:sz w:val="24"/>
          <w:szCs w:val="24"/>
        </w:rPr>
        <w:t xml:space="preserve"> </w:t>
      </w:r>
      <w:r w:rsidR="00A03F08" w:rsidRPr="00A03F08">
        <w:rPr>
          <w:sz w:val="24"/>
          <w:szCs w:val="24"/>
          <w:highlight w:val="green"/>
        </w:rPr>
        <w:fldChar w:fldCharType="begin"/>
      </w:r>
      <w:r w:rsidR="00A03F08" w:rsidRPr="00A03F08">
        <w:rPr>
          <w:sz w:val="24"/>
          <w:szCs w:val="24"/>
          <w:highlight w:val="green"/>
        </w:rPr>
        <w:instrText xml:space="preserve"> ADDIN ZOTERO_ITEM CSL_CITATION {"citationID":"Ec2eWVLj","properties":{"formattedCitation":"(Franke-Maier et al. 2021)","plainCitation":"(Franke-Maier et al. 2021)","noteIndex":0},"citationItems":[{"id":84,"uris":["http://zotero.org/users/10358077/items/78QC3HM3"],"itemData":{"id":84,"type":"book","ISBN":"978-3-11-069159-7","language":"de","license":"http://creativecommons.org/licenses/by/4.0","note":"DOI: 10.1515/9783110691597","publisher":"De Gruyter","source":"DOI.org (Crossref)","title":"Qualität in der Inhaltserschließung","URL":"https://www.degruyter.com/document/doi/10.1515/9783110691597/html","editor":[{"family":"Franke-Maier","given":"Michael"},{"family":"Kasprzik","given":"Anna"},{"family":"Ledl","given":"Andreas"},{"family":"Schürmann","given":"Hans"}],"accessed":{"date-parts":[["2025",4,28]]},"issued":{"date-parts":[["2021",9,20]]}}}],"schema":"https://github.com/citation-style-language/schema/raw/master/csl-citation.json"} </w:instrText>
      </w:r>
      <w:r w:rsidR="00A03F08" w:rsidRPr="00A03F08">
        <w:rPr>
          <w:sz w:val="24"/>
          <w:szCs w:val="24"/>
          <w:highlight w:val="green"/>
        </w:rPr>
        <w:fldChar w:fldCharType="separate"/>
      </w:r>
      <w:r w:rsidR="00A03F08" w:rsidRPr="00A03F08">
        <w:rPr>
          <w:noProof/>
          <w:sz w:val="24"/>
          <w:szCs w:val="24"/>
          <w:highlight w:val="green"/>
        </w:rPr>
        <w:t>(vgl. Pintscher et al. 2021: 74)</w:t>
      </w:r>
      <w:r w:rsidR="00A03F08" w:rsidRPr="00A03F08">
        <w:rPr>
          <w:sz w:val="24"/>
          <w:szCs w:val="24"/>
          <w:highlight w:val="green"/>
        </w:rPr>
        <w:fldChar w:fldCharType="end"/>
      </w:r>
      <w:r w:rsidR="00A03F08">
        <w:rPr>
          <w:sz w:val="24"/>
          <w:szCs w:val="24"/>
        </w:rPr>
        <w:t xml:space="preserve">. </w:t>
      </w:r>
      <w:r w:rsidR="009E6C6D">
        <w:rPr>
          <w:sz w:val="24"/>
          <w:szCs w:val="24"/>
        </w:rPr>
        <w:t xml:space="preserve">Abbildung 4.1 gibt </w:t>
      </w:r>
      <w:r w:rsidR="007145B6">
        <w:rPr>
          <w:sz w:val="24"/>
          <w:szCs w:val="24"/>
        </w:rPr>
        <w:t>die verschiedenen Komponenten</w:t>
      </w:r>
      <w:r w:rsidR="009E6C6D">
        <w:rPr>
          <w:sz w:val="24"/>
          <w:szCs w:val="24"/>
        </w:rPr>
        <w:t xml:space="preserve"> eines Datenansatzes wieder. </w:t>
      </w:r>
    </w:p>
    <w:p w14:paraId="067243B2" w14:textId="4F9389C8" w:rsidR="00AF3DB7" w:rsidRDefault="009E6C6D" w:rsidP="005253BD">
      <w:pPr>
        <w:spacing w:after="120" w:line="360" w:lineRule="auto"/>
        <w:ind w:firstLine="567"/>
        <w:jc w:val="both"/>
        <w:rPr>
          <w:sz w:val="24"/>
          <w:szCs w:val="24"/>
        </w:rPr>
      </w:pPr>
      <w:r>
        <w:rPr>
          <w:sz w:val="24"/>
          <w:szCs w:val="24"/>
        </w:rPr>
        <w:lastRenderedPageBreak/>
        <w:t xml:space="preserve">Die </w:t>
      </w:r>
      <w:r w:rsidR="007145B6">
        <w:rPr>
          <w:sz w:val="24"/>
          <w:szCs w:val="24"/>
        </w:rPr>
        <w:t>Grundlage für die Verknüpfungen i</w:t>
      </w:r>
      <w:r>
        <w:rPr>
          <w:sz w:val="24"/>
          <w:szCs w:val="24"/>
        </w:rPr>
        <w:t xml:space="preserve">n Wikidata stellt das </w:t>
      </w:r>
      <w:r>
        <w:rPr>
          <w:i/>
          <w:iCs/>
          <w:sz w:val="24"/>
          <w:szCs w:val="24"/>
        </w:rPr>
        <w:t xml:space="preserve">Item </w:t>
      </w:r>
      <w:del w:id="31" w:author="Lia Greiberg" w:date="2025-08-30T10:14:00Z" w16du:dateUtc="2025-08-30T08:14:00Z">
        <w:r w:rsidR="007145B6" w:rsidDel="001E2848">
          <w:rPr>
            <w:sz w:val="24"/>
            <w:szCs w:val="24"/>
          </w:rPr>
          <w:delText>das</w:delText>
        </w:r>
        <w:r w:rsidDel="001E2848">
          <w:rPr>
            <w:sz w:val="24"/>
            <w:szCs w:val="24"/>
          </w:rPr>
          <w:delText xml:space="preserve"> </w:delText>
        </w:r>
      </w:del>
      <w:ins w:id="32" w:author="Lia Greiberg" w:date="2025-08-30T10:14:00Z" w16du:dateUtc="2025-08-30T08:14:00Z">
        <w:r w:rsidR="001E2848">
          <w:rPr>
            <w:sz w:val="24"/>
            <w:szCs w:val="24"/>
          </w:rPr>
          <w:t xml:space="preserve">als </w:t>
        </w:r>
      </w:ins>
      <w:r>
        <w:rPr>
          <w:sz w:val="24"/>
          <w:szCs w:val="24"/>
        </w:rPr>
        <w:t>zentrale</w:t>
      </w:r>
      <w:ins w:id="33" w:author="Lia Greiberg" w:date="2025-08-30T10:14:00Z" w16du:dateUtc="2025-08-30T08:14:00Z">
        <w:r w:rsidR="001E2848">
          <w:rPr>
            <w:sz w:val="24"/>
            <w:szCs w:val="24"/>
          </w:rPr>
          <w:t>s</w:t>
        </w:r>
      </w:ins>
      <w:r>
        <w:rPr>
          <w:sz w:val="24"/>
          <w:szCs w:val="24"/>
        </w:rPr>
        <w:t xml:space="preserve"> </w:t>
      </w:r>
      <w:r w:rsidR="007145B6">
        <w:rPr>
          <w:sz w:val="24"/>
          <w:szCs w:val="24"/>
        </w:rPr>
        <w:t>Element</w:t>
      </w:r>
      <w:r>
        <w:rPr>
          <w:sz w:val="24"/>
          <w:szCs w:val="24"/>
        </w:rPr>
        <w:t xml:space="preserve"> dar. Jedes </w:t>
      </w:r>
      <w:r w:rsidRPr="00F32143">
        <w:rPr>
          <w:i/>
          <w:iCs/>
          <w:sz w:val="24"/>
          <w:szCs w:val="24"/>
        </w:rPr>
        <w:t>Item</w:t>
      </w:r>
      <w:r>
        <w:rPr>
          <w:sz w:val="24"/>
          <w:szCs w:val="24"/>
        </w:rPr>
        <w:t xml:space="preserve"> wird </w:t>
      </w:r>
      <w:r w:rsidRPr="00714EF9">
        <w:rPr>
          <w:sz w:val="24"/>
          <w:szCs w:val="24"/>
        </w:rPr>
        <w:t xml:space="preserve">durch </w:t>
      </w:r>
      <w:r>
        <w:rPr>
          <w:sz w:val="24"/>
          <w:szCs w:val="24"/>
        </w:rPr>
        <w:t xml:space="preserve">einen </w:t>
      </w:r>
      <w:r w:rsidRPr="00F32143">
        <w:rPr>
          <w:i/>
          <w:iCs/>
          <w:sz w:val="24"/>
          <w:szCs w:val="24"/>
        </w:rPr>
        <w:t xml:space="preserve">Item-identifier </w:t>
      </w:r>
      <w:r>
        <w:rPr>
          <w:sz w:val="24"/>
          <w:szCs w:val="24"/>
        </w:rPr>
        <w:t>bezeichnet, der sich aus dem Präfi</w:t>
      </w:r>
      <w:r w:rsidR="007145B6">
        <w:rPr>
          <w:sz w:val="24"/>
          <w:szCs w:val="24"/>
        </w:rPr>
        <w:t>x</w:t>
      </w:r>
      <w:r w:rsidRPr="00714EF9">
        <w:rPr>
          <w:sz w:val="24"/>
          <w:szCs w:val="24"/>
        </w:rPr>
        <w:t xml:space="preserve"> </w:t>
      </w:r>
      <w:r w:rsidRPr="00714EF9">
        <w:rPr>
          <w:i/>
          <w:iCs/>
          <w:sz w:val="24"/>
          <w:szCs w:val="24"/>
        </w:rPr>
        <w:t>Q</w:t>
      </w:r>
      <w:r w:rsidRPr="00714EF9">
        <w:rPr>
          <w:sz w:val="24"/>
          <w:szCs w:val="24"/>
        </w:rPr>
        <w:t xml:space="preserve"> und eine</w:t>
      </w:r>
      <w:ins w:id="34" w:author="Lia Greiberg" w:date="2025-08-27T15:59:00Z" w16du:dateUtc="2025-08-27T13:59:00Z">
        <w:r w:rsidR="00EF0B59">
          <w:rPr>
            <w:sz w:val="24"/>
            <w:szCs w:val="24"/>
          </w:rPr>
          <w:t>r</w:t>
        </w:r>
      </w:ins>
      <w:r w:rsidRPr="00714EF9">
        <w:rPr>
          <w:sz w:val="24"/>
          <w:szCs w:val="24"/>
        </w:rPr>
        <w:t xml:space="preserve"> Nummer, dem sog. eindeutigen </w:t>
      </w:r>
      <w:r w:rsidRPr="001C5EF4">
        <w:rPr>
          <w:sz w:val="24"/>
          <w:szCs w:val="24"/>
        </w:rPr>
        <w:t>Bezeichner</w:t>
      </w:r>
      <w:r w:rsidRPr="00714EF9">
        <w:rPr>
          <w:sz w:val="24"/>
          <w:szCs w:val="24"/>
        </w:rPr>
        <w:t xml:space="preserve">, </w:t>
      </w:r>
      <w:r>
        <w:rPr>
          <w:sz w:val="24"/>
          <w:szCs w:val="24"/>
        </w:rPr>
        <w:t>zusammensetzt</w:t>
      </w:r>
      <w:r w:rsidRPr="00714EF9">
        <w:rPr>
          <w:sz w:val="24"/>
          <w:szCs w:val="24"/>
        </w:rPr>
        <w:t xml:space="preserve"> (vgl. </w:t>
      </w:r>
      <w:hyperlink r:id="rId15" w:history="1">
        <w:r w:rsidRPr="00714EF9">
          <w:rPr>
            <w:rStyle w:val="Hyperlink"/>
            <w:sz w:val="24"/>
            <w:szCs w:val="24"/>
          </w:rPr>
          <w:t>Wikidata:Introduction</w:t>
        </w:r>
      </w:hyperlink>
      <w:r w:rsidRPr="00714EF9">
        <w:rPr>
          <w:sz w:val="24"/>
          <w:szCs w:val="24"/>
        </w:rPr>
        <w:t>).</w:t>
      </w:r>
    </w:p>
    <w:p w14:paraId="149E7340" w14:textId="04DCF5B4" w:rsidR="00F32143" w:rsidRDefault="0011150C" w:rsidP="007145B6">
      <w:pPr>
        <w:spacing w:after="120" w:line="360" w:lineRule="auto"/>
        <w:ind w:firstLine="426"/>
        <w:jc w:val="center"/>
        <w:rPr>
          <w:sz w:val="24"/>
          <w:szCs w:val="24"/>
        </w:rPr>
      </w:pPr>
      <w:r>
        <w:rPr>
          <w:noProof/>
          <w:sz w:val="24"/>
          <w:szCs w:val="24"/>
        </w:rPr>
        <w:drawing>
          <wp:inline distT="0" distB="0" distL="0" distR="0" wp14:anchorId="2BCAAA6C" wp14:editId="3E7DDBD2">
            <wp:extent cx="5040630" cy="3506470"/>
            <wp:effectExtent l="0" t="0" r="1270" b="0"/>
            <wp:docPr id="135300157" name="Grafik 38" descr="Ein Bild, das Text, Screenshot, parall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157" name="Grafik 38" descr="Ein Bild, das Text, Screenshot, parallel, Design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630" cy="3506470"/>
                    </a:xfrm>
                    <a:prstGeom prst="rect">
                      <a:avLst/>
                    </a:prstGeom>
                  </pic:spPr>
                </pic:pic>
              </a:graphicData>
            </a:graphic>
          </wp:inline>
        </w:drawing>
      </w:r>
    </w:p>
    <w:p w14:paraId="02BC60B4" w14:textId="5CB16E4A" w:rsidR="00F32143" w:rsidRPr="003437AD" w:rsidRDefault="003437AD" w:rsidP="00F34718">
      <w:pPr>
        <w:spacing w:after="120" w:line="360" w:lineRule="auto"/>
        <w:ind w:firstLine="426"/>
        <w:jc w:val="both"/>
      </w:pPr>
      <w:r w:rsidRPr="003437AD">
        <w:t xml:space="preserve">Abb. 4.1 </w:t>
      </w:r>
      <w:r w:rsidR="009E6C6D">
        <w:t xml:space="preserve">Ein Beispiel für die Strukturelemente eines </w:t>
      </w:r>
      <w:hyperlink r:id="rId17" w:history="1">
        <w:r w:rsidR="009E6C6D">
          <w:rPr>
            <w:rStyle w:val="Hyperlink"/>
          </w:rPr>
          <w:t>Wikidata-Datensatzes</w:t>
        </w:r>
      </w:hyperlink>
    </w:p>
    <w:p w14:paraId="57D6DE3B" w14:textId="508FCC31" w:rsidR="007145B6" w:rsidRDefault="007145B6" w:rsidP="009E6C6D">
      <w:pPr>
        <w:spacing w:after="120" w:line="360" w:lineRule="auto"/>
        <w:ind w:firstLine="567"/>
        <w:jc w:val="both"/>
        <w:rPr>
          <w:sz w:val="24"/>
          <w:szCs w:val="24"/>
        </w:rPr>
      </w:pPr>
      <w:r>
        <w:rPr>
          <w:sz w:val="24"/>
          <w:szCs w:val="24"/>
        </w:rPr>
        <w:t xml:space="preserve">Labels dienen als Bezeichner und machen </w:t>
      </w:r>
      <w:del w:id="35" w:author="Lia Greiberg" w:date="2025-08-27T16:00:00Z" w16du:dateUtc="2025-08-27T14:00:00Z">
        <w:r w:rsidDel="00EF0B59">
          <w:rPr>
            <w:sz w:val="24"/>
            <w:szCs w:val="24"/>
          </w:rPr>
          <w:delText xml:space="preserve">die </w:delText>
        </w:r>
      </w:del>
      <w:r>
        <w:rPr>
          <w:sz w:val="24"/>
          <w:szCs w:val="24"/>
        </w:rPr>
        <w:t xml:space="preserve">Datenobjekte für Menschen verständlich und identifizierbar. Im Gegensatz </w:t>
      </w:r>
      <w:commentRangeStart w:id="36"/>
      <w:ins w:id="37" w:author="Lia Greiberg" w:date="2025-08-27T16:01:00Z" w16du:dateUtc="2025-08-27T14:01:00Z">
        <w:r w:rsidR="00603755">
          <w:rPr>
            <w:sz w:val="24"/>
            <w:szCs w:val="24"/>
          </w:rPr>
          <w:t xml:space="preserve">zu </w:t>
        </w:r>
        <w:r w:rsidR="00603755" w:rsidRPr="00A037B0">
          <w:rPr>
            <w:i/>
            <w:iCs/>
            <w:sz w:val="24"/>
            <w:szCs w:val="24"/>
            <w:rPrChange w:id="38" w:author="Lia Greiberg" w:date="2025-08-31T14:22:00Z" w16du:dateUtc="2025-08-31T12:22:00Z">
              <w:rPr>
                <w:sz w:val="24"/>
                <w:szCs w:val="24"/>
              </w:rPr>
            </w:rPrChange>
          </w:rPr>
          <w:t>Item</w:t>
        </w:r>
      </w:ins>
      <w:ins w:id="39" w:author="Lia Greiberg" w:date="2025-08-31T14:21:00Z" w16du:dateUtc="2025-08-31T12:21:00Z">
        <w:r w:rsidR="00A037B0" w:rsidRPr="00A037B0">
          <w:rPr>
            <w:i/>
            <w:iCs/>
            <w:sz w:val="24"/>
            <w:szCs w:val="24"/>
            <w:rPrChange w:id="40" w:author="Lia Greiberg" w:date="2025-08-31T14:22:00Z" w16du:dateUtc="2025-08-31T12:22:00Z">
              <w:rPr>
                <w:sz w:val="24"/>
                <w:szCs w:val="24"/>
              </w:rPr>
            </w:rPrChange>
          </w:rPr>
          <w:t>s</w:t>
        </w:r>
      </w:ins>
      <w:ins w:id="41" w:author="Lia Greiberg" w:date="2025-08-27T16:01:00Z" w16du:dateUtc="2025-08-27T14:01:00Z">
        <w:r w:rsidR="00603755">
          <w:rPr>
            <w:sz w:val="24"/>
            <w:szCs w:val="24"/>
          </w:rPr>
          <w:t xml:space="preserve"> </w:t>
        </w:r>
      </w:ins>
      <w:commentRangeEnd w:id="36"/>
      <w:ins w:id="42" w:author="Lia Greiberg" w:date="2025-08-27T16:02:00Z" w16du:dateUtc="2025-08-27T14:02:00Z">
        <w:r w:rsidR="00603755">
          <w:rPr>
            <w:rStyle w:val="Kommentarzeichen"/>
          </w:rPr>
          <w:commentReference w:id="36"/>
        </w:r>
      </w:ins>
      <w:r>
        <w:rPr>
          <w:sz w:val="24"/>
          <w:szCs w:val="24"/>
        </w:rPr>
        <w:t>sind Labels nicht eindeutig und können mehrfach verwendet werden. Zusätzlich können Datenobjekte eine Beschreibung sowie alternative Namen (Alias</w:t>
      </w:r>
      <w:ins w:id="43" w:author="Lia Greiberg" w:date="2025-08-31T14:24:00Z" w16du:dateUtc="2025-08-31T12:24:00Z">
        <w:r w:rsidR="00A037B0">
          <w:rPr>
            <w:sz w:val="24"/>
            <w:szCs w:val="24"/>
          </w:rPr>
          <w:t>s</w:t>
        </w:r>
      </w:ins>
      <w:r>
        <w:rPr>
          <w:sz w:val="24"/>
          <w:szCs w:val="24"/>
        </w:rPr>
        <w:t>e</w:t>
      </w:r>
      <w:del w:id="44" w:author="Lia Greiberg" w:date="2025-08-31T14:24:00Z" w16du:dateUtc="2025-08-31T12:24:00Z">
        <w:r w:rsidDel="00A037B0">
          <w:rPr>
            <w:sz w:val="24"/>
            <w:szCs w:val="24"/>
          </w:rPr>
          <w:delText>s</w:delText>
        </w:r>
      </w:del>
      <w:r>
        <w:rPr>
          <w:sz w:val="24"/>
          <w:szCs w:val="24"/>
        </w:rPr>
        <w:t xml:space="preserve">) enthalten </w:t>
      </w:r>
      <w:r w:rsidRPr="00714EF9">
        <w:rPr>
          <w:sz w:val="24"/>
          <w:szCs w:val="24"/>
        </w:rPr>
        <w:t xml:space="preserve">(vgl. </w:t>
      </w:r>
      <w:hyperlink r:id="rId18" w:history="1">
        <w:r w:rsidRPr="00714EF9">
          <w:rPr>
            <w:rStyle w:val="Hyperlink"/>
            <w:sz w:val="24"/>
            <w:szCs w:val="24"/>
          </w:rPr>
          <w:t>Wikidata:Introduction</w:t>
        </w:r>
      </w:hyperlink>
      <w:r w:rsidRPr="00714EF9">
        <w:rPr>
          <w:sz w:val="24"/>
          <w:szCs w:val="24"/>
        </w:rPr>
        <w:t>)</w:t>
      </w:r>
      <w:r>
        <w:rPr>
          <w:sz w:val="24"/>
          <w:szCs w:val="24"/>
        </w:rPr>
        <w:t xml:space="preserve">. </w:t>
      </w:r>
    </w:p>
    <w:p w14:paraId="1E107CFA" w14:textId="0C705C78" w:rsidR="006D7299" w:rsidRDefault="00782DD3" w:rsidP="006D7299">
      <w:pPr>
        <w:spacing w:after="120" w:line="360" w:lineRule="auto"/>
        <w:ind w:firstLine="426"/>
        <w:jc w:val="both"/>
        <w:rPr>
          <w:sz w:val="24"/>
          <w:szCs w:val="24"/>
        </w:rPr>
      </w:pPr>
      <w:r>
        <w:rPr>
          <w:sz w:val="24"/>
          <w:szCs w:val="24"/>
        </w:rPr>
        <w:t>Ein Trip</w:t>
      </w:r>
      <w:ins w:id="45" w:author="Lia Greiberg" w:date="2025-08-27T16:02:00Z" w16du:dateUtc="2025-08-27T14:02:00Z">
        <w:r w:rsidR="00603755">
          <w:rPr>
            <w:sz w:val="24"/>
            <w:szCs w:val="24"/>
          </w:rPr>
          <w:t>e</w:t>
        </w:r>
      </w:ins>
      <w:r>
        <w:rPr>
          <w:sz w:val="24"/>
          <w:szCs w:val="24"/>
        </w:rPr>
        <w:t>l</w:t>
      </w:r>
      <w:del w:id="46" w:author="Lia Greiberg" w:date="2025-08-27T16:02:00Z" w16du:dateUtc="2025-08-27T14:02:00Z">
        <w:r w:rsidDel="00603755">
          <w:rPr>
            <w:sz w:val="24"/>
            <w:szCs w:val="24"/>
          </w:rPr>
          <w:delText>e</w:delText>
        </w:r>
      </w:del>
      <w:r w:rsidR="00A77953" w:rsidRPr="00714EF9">
        <w:rPr>
          <w:sz w:val="24"/>
          <w:szCs w:val="24"/>
        </w:rPr>
        <w:t xml:space="preserve"> </w:t>
      </w:r>
      <w:r>
        <w:rPr>
          <w:sz w:val="24"/>
          <w:szCs w:val="24"/>
        </w:rPr>
        <w:t xml:space="preserve">in Wikidata </w:t>
      </w:r>
      <w:r w:rsidR="00A77953" w:rsidRPr="00714EF9">
        <w:rPr>
          <w:sz w:val="24"/>
          <w:szCs w:val="24"/>
        </w:rPr>
        <w:t>enth</w:t>
      </w:r>
      <w:r>
        <w:rPr>
          <w:sz w:val="24"/>
          <w:szCs w:val="24"/>
        </w:rPr>
        <w:t>ä</w:t>
      </w:r>
      <w:r w:rsidR="00A77953" w:rsidRPr="00714EF9">
        <w:rPr>
          <w:sz w:val="24"/>
          <w:szCs w:val="24"/>
        </w:rPr>
        <w:t>lt Informationen, die über sämtliche Wikimedia-Portale</w:t>
      </w:r>
      <w:ins w:id="47" w:author="Lia Greiberg" w:date="2025-08-27T16:02:00Z" w16du:dateUtc="2025-08-27T14:02:00Z">
        <w:r w:rsidR="00603755">
          <w:rPr>
            <w:sz w:val="24"/>
            <w:szCs w:val="24"/>
          </w:rPr>
          <w:t xml:space="preserve"> hinweg</w:t>
        </w:r>
      </w:ins>
      <w:r w:rsidR="00A77953" w:rsidRPr="00714EF9">
        <w:rPr>
          <w:sz w:val="24"/>
          <w:szCs w:val="24"/>
        </w:rPr>
        <w:t xml:space="preserve"> erfasst </w:t>
      </w:r>
      <w:commentRangeStart w:id="48"/>
      <w:r w:rsidR="00A77953" w:rsidRPr="00A037B0">
        <w:rPr>
          <w:sz w:val="24"/>
          <w:szCs w:val="24"/>
        </w:rPr>
        <w:t>wurden</w:t>
      </w:r>
      <w:commentRangeEnd w:id="48"/>
      <w:r w:rsidR="00A037B0">
        <w:rPr>
          <w:rStyle w:val="Kommentarzeichen"/>
        </w:rPr>
        <w:commentReference w:id="48"/>
      </w:r>
      <w:r w:rsidR="00A77953" w:rsidRPr="00714EF9">
        <w:rPr>
          <w:sz w:val="24"/>
          <w:szCs w:val="24"/>
        </w:rPr>
        <w:t xml:space="preserve">. Dies erfolgt durch die Verknüpfung einer Eigenschaft mit mindestens einem Wert. Die Aussagen können weiterentwickelt, mit Anmerkungen ergänzt oder durch zusätzliche Werte und optionale Qualifikationen erweitert sowie in einen spezifischen Kontext eingeordnet werden. </w:t>
      </w:r>
      <w:r>
        <w:rPr>
          <w:sz w:val="24"/>
          <w:szCs w:val="24"/>
        </w:rPr>
        <w:t xml:space="preserve">Ein </w:t>
      </w:r>
      <w:r w:rsidRPr="00714EF9">
        <w:rPr>
          <w:sz w:val="24"/>
          <w:szCs w:val="24"/>
        </w:rPr>
        <w:t xml:space="preserve">Datenobjekt enthält eine Aussage (Statement), die die Eigenschaften (property, </w:t>
      </w:r>
      <w:r w:rsidRPr="005A78DA">
        <w:rPr>
          <w:i/>
          <w:iCs/>
          <w:sz w:val="24"/>
          <w:szCs w:val="24"/>
        </w:rPr>
        <w:t>P</w:t>
      </w:r>
      <w:r w:rsidRPr="00714EF9">
        <w:rPr>
          <w:sz w:val="24"/>
          <w:szCs w:val="24"/>
        </w:rPr>
        <w:t>) und die dazu</w:t>
      </w:r>
      <w:del w:id="49" w:author="Lia Greiberg" w:date="2025-08-31T14:27:00Z" w16du:dateUtc="2025-08-31T12:27:00Z">
        <w:r w:rsidRPr="00714EF9" w:rsidDel="00A037B0">
          <w:rPr>
            <w:sz w:val="24"/>
            <w:szCs w:val="24"/>
          </w:rPr>
          <w:delText xml:space="preserve"> </w:delText>
        </w:r>
      </w:del>
      <w:r w:rsidRPr="00714EF9">
        <w:rPr>
          <w:sz w:val="24"/>
          <w:szCs w:val="24"/>
        </w:rPr>
        <w:t xml:space="preserve">gehörigen Werte (values, </w:t>
      </w:r>
      <w:r w:rsidRPr="005A78DA">
        <w:rPr>
          <w:i/>
          <w:iCs/>
          <w:sz w:val="24"/>
          <w:szCs w:val="24"/>
        </w:rPr>
        <w:t>V</w:t>
      </w:r>
      <w:r w:rsidRPr="00714EF9">
        <w:rPr>
          <w:sz w:val="24"/>
          <w:szCs w:val="24"/>
        </w:rPr>
        <w:t>) eines Objekts beschreibt.</w:t>
      </w:r>
      <w:r>
        <w:rPr>
          <w:sz w:val="24"/>
          <w:szCs w:val="24"/>
        </w:rPr>
        <w:t xml:space="preserve"> </w:t>
      </w:r>
      <w:commentRangeStart w:id="50"/>
      <w:r w:rsidRPr="00A037B0">
        <w:rPr>
          <w:sz w:val="24"/>
          <w:szCs w:val="24"/>
        </w:rPr>
        <w:t>Werte in Wikidata können Datenobjekte oder quantitative Werte</w:t>
      </w:r>
      <w:ins w:id="51" w:author="Lia Greiberg" w:date="2025-08-31T12:46:00Z" w16du:dateUtc="2025-08-31T10:46:00Z">
        <w:r w:rsidR="001C5EF4" w:rsidRPr="00A037B0">
          <w:rPr>
            <w:sz w:val="24"/>
            <w:szCs w:val="24"/>
          </w:rPr>
          <w:t xml:space="preserve"> sein</w:t>
        </w:r>
      </w:ins>
      <w:r w:rsidRPr="00A037B0">
        <w:rPr>
          <w:sz w:val="24"/>
          <w:szCs w:val="24"/>
        </w:rPr>
        <w:t xml:space="preserve">, </w:t>
      </w:r>
      <w:ins w:id="52" w:author="Lia Greiberg" w:date="2025-08-31T12:47:00Z" w16du:dateUtc="2025-08-31T10:47:00Z">
        <w:r w:rsidR="001C5EF4" w:rsidRPr="00A037B0">
          <w:rPr>
            <w:sz w:val="24"/>
            <w:szCs w:val="24"/>
          </w:rPr>
          <w:t xml:space="preserve">sie können aber </w:t>
        </w:r>
      </w:ins>
      <w:r w:rsidRPr="00A037B0">
        <w:rPr>
          <w:sz w:val="24"/>
          <w:szCs w:val="24"/>
        </w:rPr>
        <w:t xml:space="preserve">ebenso </w:t>
      </w:r>
      <w:del w:id="53" w:author="Lia Greiberg" w:date="2025-08-31T12:47:00Z" w16du:dateUtc="2025-08-31T10:47:00Z">
        <w:r w:rsidRPr="00A037B0" w:rsidDel="001C5EF4">
          <w:rPr>
            <w:sz w:val="24"/>
            <w:szCs w:val="24"/>
          </w:rPr>
          <w:delText xml:space="preserve">wie </w:delText>
        </w:r>
      </w:del>
      <w:r w:rsidRPr="00A037B0">
        <w:rPr>
          <w:sz w:val="24"/>
          <w:szCs w:val="24"/>
        </w:rPr>
        <w:t>unbekannt</w:t>
      </w:r>
      <w:del w:id="54" w:author="Lia Greiberg" w:date="2025-08-31T12:47:00Z" w16du:dateUtc="2025-08-31T10:47:00Z">
        <w:r w:rsidRPr="00A037B0" w:rsidDel="001C5EF4">
          <w:rPr>
            <w:sz w:val="24"/>
            <w:szCs w:val="24"/>
          </w:rPr>
          <w:delText>e</w:delText>
        </w:r>
      </w:del>
      <w:r w:rsidRPr="00A037B0">
        <w:rPr>
          <w:sz w:val="24"/>
          <w:szCs w:val="24"/>
        </w:rPr>
        <w:t xml:space="preserve"> </w:t>
      </w:r>
      <w:r w:rsidRPr="00A037B0">
        <w:rPr>
          <w:sz w:val="24"/>
          <w:szCs w:val="24"/>
        </w:rPr>
        <w:lastRenderedPageBreak/>
        <w:t xml:space="preserve">oder </w:t>
      </w:r>
      <w:del w:id="55" w:author="Lia Greiberg" w:date="2025-08-31T12:47:00Z" w16du:dateUtc="2025-08-31T10:47:00Z">
        <w:r w:rsidRPr="00A037B0" w:rsidDel="001C5EF4">
          <w:rPr>
            <w:sz w:val="24"/>
            <w:szCs w:val="24"/>
          </w:rPr>
          <w:delText xml:space="preserve">kein </w:delText>
        </w:r>
      </w:del>
      <w:ins w:id="56" w:author="Lia Greiberg" w:date="2025-08-31T12:47:00Z" w16du:dateUtc="2025-08-31T10:47:00Z">
        <w:r w:rsidR="001C5EF4" w:rsidRPr="00A037B0">
          <w:rPr>
            <w:sz w:val="24"/>
            <w:szCs w:val="24"/>
          </w:rPr>
          <w:t xml:space="preserve">ohne </w:t>
        </w:r>
      </w:ins>
      <w:r w:rsidRPr="00A037B0">
        <w:rPr>
          <w:sz w:val="24"/>
          <w:szCs w:val="24"/>
        </w:rPr>
        <w:t>Wert sein.</w:t>
      </w:r>
      <w:r>
        <w:rPr>
          <w:sz w:val="24"/>
          <w:szCs w:val="24"/>
        </w:rPr>
        <w:t xml:space="preserve"> </w:t>
      </w:r>
      <w:commentRangeEnd w:id="50"/>
      <w:r w:rsidR="001C5EF4">
        <w:rPr>
          <w:rStyle w:val="Kommentarzeichen"/>
        </w:rPr>
        <w:commentReference w:id="50"/>
      </w:r>
      <w:r w:rsidR="0001359F">
        <w:rPr>
          <w:sz w:val="24"/>
          <w:szCs w:val="24"/>
        </w:rPr>
        <w:t>Es ist auch möglich, dass ein Statement mehrere Werte für die gleiche Eigenschaft ha</w:t>
      </w:r>
      <w:ins w:id="57" w:author="Lia Greiberg" w:date="2025-08-27T16:03:00Z" w16du:dateUtc="2025-08-27T14:03:00Z">
        <w:r w:rsidR="00603755">
          <w:rPr>
            <w:sz w:val="24"/>
            <w:szCs w:val="24"/>
          </w:rPr>
          <w:t>t</w:t>
        </w:r>
      </w:ins>
      <w:del w:id="58" w:author="Lia Greiberg" w:date="2025-08-27T16:03:00Z" w16du:dateUtc="2025-08-27T14:03:00Z">
        <w:r w:rsidR="0001359F" w:rsidDel="00603755">
          <w:rPr>
            <w:sz w:val="24"/>
            <w:szCs w:val="24"/>
          </w:rPr>
          <w:delText>ben</w:delText>
        </w:r>
      </w:del>
      <w:r w:rsidR="0001359F">
        <w:rPr>
          <w:sz w:val="24"/>
          <w:szCs w:val="24"/>
        </w:rPr>
        <w:t xml:space="preserve">. Werte können durch Qualifikatoren weiter spezifiziert werden, um detaillierte Zusatzinformationen zu geben. Darüber hinaus können Statements durch Verweise auf externe Quellen ergänzt werden. </w:t>
      </w:r>
      <w:r w:rsidR="009E6C6D" w:rsidRPr="00714EF9">
        <w:rPr>
          <w:sz w:val="24"/>
          <w:szCs w:val="24"/>
        </w:rPr>
        <w:t xml:space="preserve">(vgl. </w:t>
      </w:r>
      <w:hyperlink r:id="rId19" w:history="1">
        <w:r w:rsidR="009E6C6D" w:rsidRPr="00714EF9">
          <w:rPr>
            <w:rStyle w:val="Hyperlink"/>
            <w:sz w:val="24"/>
            <w:szCs w:val="24"/>
          </w:rPr>
          <w:t>Help:Statements</w:t>
        </w:r>
      </w:hyperlink>
      <w:r w:rsidR="009E6C6D" w:rsidRPr="00714EF9">
        <w:rPr>
          <w:sz w:val="24"/>
          <w:szCs w:val="24"/>
        </w:rPr>
        <w:t xml:space="preserve">). </w:t>
      </w:r>
    </w:p>
    <w:p w14:paraId="09058EC2" w14:textId="0E92CB86" w:rsidR="006D7299" w:rsidRDefault="006D7299" w:rsidP="005253BD">
      <w:pPr>
        <w:spacing w:after="120" w:line="360" w:lineRule="auto"/>
        <w:ind w:firstLine="426"/>
        <w:jc w:val="both"/>
        <w:rPr>
          <w:sz w:val="24"/>
          <w:szCs w:val="24"/>
        </w:rPr>
      </w:pPr>
      <w:r>
        <w:rPr>
          <w:sz w:val="24"/>
          <w:szCs w:val="24"/>
        </w:rPr>
        <w:t xml:space="preserve">Die kollaborative Arbeit wird durch verschiedene Werkzeuge unterstützt: Diskussionsseiten, Versionshistorien, </w:t>
      </w:r>
      <w:r w:rsidRPr="00A03F08">
        <w:rPr>
          <w:sz w:val="24"/>
          <w:szCs w:val="24"/>
          <w:highlight w:val="green"/>
        </w:rPr>
        <w:fldChar w:fldCharType="begin"/>
      </w:r>
      <w:r w:rsidRPr="00A03F08">
        <w:rPr>
          <w:sz w:val="24"/>
          <w:szCs w:val="24"/>
          <w:highlight w:val="green"/>
        </w:rPr>
        <w:instrText xml:space="preserve"> ADDIN ZOTERO_ITEM CSL_CITATION {"citationID":"Ec2eWVLj","properties":{"formattedCitation":"(Franke-Maier et al. 2021)","plainCitation":"(Franke-Maier et al. 2021)","noteIndex":0},"citationItems":[{"id":84,"uris":["http://zotero.org/users/10358077/items/78QC3HM3"],"itemData":{"id":84,"type":"book","ISBN":"978-3-11-069159-7","language":"de","license":"http://creativecommons.org/licenses/by/4.0","note":"DOI: 10.1515/9783110691597","publisher":"De Gruyter","source":"DOI.org (Crossref)","title":"Qualität in der Inhaltserschließung","URL":"https://www.degruyter.com/document/doi/10.1515/9783110691597/html","editor":[{"family":"Franke-Maier","given":"Michael"},{"family":"Kasprzik","given":"Anna"},{"family":"Ledl","given":"Andreas"},{"family":"Schürmann","given":"Hans"}],"accessed":{"date-parts":[["2025",4,28]]},"issued":{"date-parts":[["2021",9,20]]}}}],"schema":"https://github.com/citation-style-language/schema/raw/master/csl-citation.json"} </w:instrText>
      </w:r>
      <w:r w:rsidRPr="00A03F08">
        <w:rPr>
          <w:sz w:val="24"/>
          <w:szCs w:val="24"/>
          <w:highlight w:val="green"/>
        </w:rPr>
        <w:fldChar w:fldCharType="separate"/>
      </w:r>
      <w:r w:rsidRPr="00A03F08">
        <w:rPr>
          <w:noProof/>
          <w:sz w:val="24"/>
          <w:szCs w:val="24"/>
          <w:highlight w:val="green"/>
        </w:rPr>
        <w:t>(vgl. Pintscher et al. 2021: 74)</w:t>
      </w:r>
      <w:r w:rsidRPr="00A03F08">
        <w:rPr>
          <w:sz w:val="24"/>
          <w:szCs w:val="24"/>
          <w:highlight w:val="green"/>
        </w:rPr>
        <w:fldChar w:fldCharType="end"/>
      </w:r>
      <w:r>
        <w:rPr>
          <w:sz w:val="24"/>
          <w:szCs w:val="24"/>
        </w:rPr>
        <w:t>, QuickStatements (QS) usw. QS ermöglich</w:t>
      </w:r>
      <w:ins w:id="59" w:author="Lia Greiberg" w:date="2025-08-27T16:04:00Z" w16du:dateUtc="2025-08-27T14:04:00Z">
        <w:r w:rsidR="00603755">
          <w:rPr>
            <w:sz w:val="24"/>
            <w:szCs w:val="24"/>
          </w:rPr>
          <w:t>t es</w:t>
        </w:r>
      </w:ins>
      <w:ins w:id="60" w:author="Lia Greiberg" w:date="2025-08-31T14:33:00Z" w16du:dateUtc="2025-08-31T12:33:00Z">
        <w:r w:rsidR="0014159C">
          <w:rPr>
            <w:sz w:val="24"/>
            <w:szCs w:val="24"/>
          </w:rPr>
          <w:t>,</w:t>
        </w:r>
      </w:ins>
      <w:r>
        <w:rPr>
          <w:sz w:val="24"/>
          <w:szCs w:val="24"/>
        </w:rPr>
        <w:t xml:space="preserve"> </w:t>
      </w:r>
      <w:del w:id="61" w:author="Lia Greiberg" w:date="2025-08-27T16:04:00Z" w16du:dateUtc="2025-08-27T14:04:00Z">
        <w:r w:rsidDel="00603755">
          <w:rPr>
            <w:sz w:val="24"/>
            <w:szCs w:val="24"/>
          </w:rPr>
          <w:delText xml:space="preserve">automatisch </w:delText>
        </w:r>
      </w:del>
      <w:r>
        <w:rPr>
          <w:sz w:val="24"/>
          <w:szCs w:val="24"/>
        </w:rPr>
        <w:t>Wikidata-Einträge</w:t>
      </w:r>
      <w:del w:id="62" w:author="Lia Greiberg" w:date="2025-08-31T14:33:00Z" w16du:dateUtc="2025-08-31T12:33:00Z">
        <w:r w:rsidDel="0014159C">
          <w:rPr>
            <w:sz w:val="24"/>
            <w:szCs w:val="24"/>
          </w:rPr>
          <w:delText>n</w:delText>
        </w:r>
      </w:del>
      <w:ins w:id="63" w:author="Lia Greiberg" w:date="2025-08-27T16:04:00Z" w16du:dateUtc="2025-08-27T14:04:00Z">
        <w:r w:rsidR="00603755">
          <w:rPr>
            <w:sz w:val="24"/>
            <w:szCs w:val="24"/>
          </w:rPr>
          <w:t xml:space="preserve"> automatisch</w:t>
        </w:r>
      </w:ins>
      <w:r>
        <w:rPr>
          <w:sz w:val="24"/>
          <w:szCs w:val="24"/>
        </w:rPr>
        <w:t xml:space="preserve"> zu bearbeiten. Damit können Aussagen, Bezeichnungen, Beschreibungen usw. hinzugefügt und entfernt werden. Dies kann entweder von externen Programmen oder </w:t>
      </w:r>
      <w:ins w:id="64" w:author="Lia Greiberg" w:date="2025-08-27T16:04:00Z" w16du:dateUtc="2025-08-27T14:04:00Z">
        <w:r w:rsidR="00603755">
          <w:rPr>
            <w:sz w:val="24"/>
            <w:szCs w:val="24"/>
          </w:rPr>
          <w:t xml:space="preserve">einem </w:t>
        </w:r>
      </w:ins>
      <w:r>
        <w:rPr>
          <w:sz w:val="24"/>
          <w:szCs w:val="24"/>
        </w:rPr>
        <w:t xml:space="preserve">Code durchgeführt werden (vgl. </w:t>
      </w:r>
      <w:hyperlink r:id="rId20" w:history="1">
        <w:r w:rsidRPr="006D7299">
          <w:rPr>
            <w:rStyle w:val="Hyperlink"/>
            <w:sz w:val="24"/>
            <w:szCs w:val="24"/>
          </w:rPr>
          <w:t>Help:QuickStatements</w:t>
        </w:r>
      </w:hyperlink>
      <w:r>
        <w:rPr>
          <w:sz w:val="24"/>
          <w:szCs w:val="24"/>
        </w:rPr>
        <w:t>)</w:t>
      </w:r>
      <w:r w:rsidR="005253BD">
        <w:rPr>
          <w:sz w:val="24"/>
          <w:szCs w:val="24"/>
        </w:rPr>
        <w:t>.</w:t>
      </w:r>
    </w:p>
    <w:p w14:paraId="047E7137" w14:textId="77777777" w:rsidR="000E1ED2" w:rsidRPr="00F34718" w:rsidRDefault="000E1ED2" w:rsidP="000E1ED2">
      <w:pPr>
        <w:pStyle w:val="berschrift2"/>
        <w:numPr>
          <w:ilvl w:val="0"/>
          <w:numId w:val="24"/>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Methode</w:t>
      </w:r>
    </w:p>
    <w:p w14:paraId="01C9F22C" w14:textId="379233F9" w:rsidR="000E1ED2" w:rsidRDefault="000E1ED2" w:rsidP="000E1ED2">
      <w:pPr>
        <w:spacing w:line="360" w:lineRule="auto"/>
        <w:jc w:val="both"/>
        <w:rPr>
          <w:sz w:val="24"/>
          <w:szCs w:val="24"/>
        </w:rPr>
      </w:pPr>
      <w:r>
        <w:rPr>
          <w:sz w:val="24"/>
          <w:szCs w:val="24"/>
        </w:rPr>
        <w:t>Wissensgraphen können auf unterschiedliche Art</w:t>
      </w:r>
      <w:del w:id="65" w:author="Lia Greiberg" w:date="2025-08-27T16:04:00Z" w16du:dateUtc="2025-08-27T14:04:00Z">
        <w:r w:rsidDel="00160194">
          <w:rPr>
            <w:sz w:val="24"/>
            <w:szCs w:val="24"/>
          </w:rPr>
          <w:delText>e</w:delText>
        </w:r>
      </w:del>
      <w:r>
        <w:rPr>
          <w:sz w:val="24"/>
          <w:szCs w:val="24"/>
        </w:rPr>
        <w:t xml:space="preserve"> und Weise erstellt werden. In der Praxis sind die häufigste</w:t>
      </w:r>
      <w:ins w:id="66" w:author="Lia Greiberg" w:date="2025-08-27T16:05:00Z" w16du:dateUtc="2025-08-27T14:05:00Z">
        <w:r w:rsidR="00160194">
          <w:rPr>
            <w:sz w:val="24"/>
            <w:szCs w:val="24"/>
          </w:rPr>
          <w:t>n</w:t>
        </w:r>
      </w:ins>
      <w:r>
        <w:rPr>
          <w:sz w:val="24"/>
          <w:szCs w:val="24"/>
        </w:rPr>
        <w:t xml:space="preserve"> Variante</w:t>
      </w:r>
      <w:ins w:id="67" w:author="Lia Greiberg" w:date="2025-08-27T16:05:00Z" w16du:dateUtc="2025-08-27T14:05:00Z">
        <w:r w:rsidR="00160194">
          <w:rPr>
            <w:sz w:val="24"/>
            <w:szCs w:val="24"/>
          </w:rPr>
          <w:t>n</w:t>
        </w:r>
      </w:ins>
      <w:ins w:id="68" w:author="Lia Greiberg" w:date="2025-08-31T14:34:00Z" w16du:dateUtc="2025-08-31T12:34:00Z">
        <w:r w:rsidR="0014159C">
          <w:rPr>
            <w:sz w:val="24"/>
            <w:szCs w:val="24"/>
          </w:rPr>
          <w:t xml:space="preserve"> die</w:t>
        </w:r>
      </w:ins>
      <w:del w:id="69" w:author="Lia Greiberg" w:date="2025-08-31T14:34:00Z" w16du:dateUtc="2025-08-31T12:34:00Z">
        <w:r w:rsidDel="0014159C">
          <w:rPr>
            <w:sz w:val="24"/>
            <w:szCs w:val="24"/>
          </w:rPr>
          <w:delText>:</w:delText>
        </w:r>
      </w:del>
      <w:r>
        <w:rPr>
          <w:sz w:val="24"/>
          <w:szCs w:val="24"/>
        </w:rPr>
        <w:t xml:space="preserve"> </w:t>
      </w:r>
      <w:ins w:id="70" w:author="Lia Greiberg" w:date="2025-09-09T11:02:00Z" w16du:dateUtc="2025-09-09T09:02:00Z">
        <w:r w:rsidR="005B4061">
          <w:rPr>
            <w:sz w:val="24"/>
            <w:szCs w:val="24"/>
          </w:rPr>
          <w:t xml:space="preserve"> </w:t>
        </w:r>
      </w:ins>
      <w:r>
        <w:rPr>
          <w:sz w:val="24"/>
          <w:szCs w:val="24"/>
        </w:rPr>
        <w:t>manuelle Erstellung</w:t>
      </w:r>
      <w:ins w:id="71" w:author="Lia Greiberg" w:date="2025-08-27T16:05:00Z" w16du:dateUtc="2025-08-27T14:05:00Z">
        <w:r w:rsidR="00160194">
          <w:rPr>
            <w:sz w:val="24"/>
            <w:szCs w:val="24"/>
          </w:rPr>
          <w:t xml:space="preserve"> </w:t>
        </w:r>
      </w:ins>
      <w:commentRangeStart w:id="72"/>
      <w:ins w:id="73" w:author="Lia Greiberg" w:date="2025-09-09T11:01:00Z" w16du:dateUtc="2025-09-09T09:01:00Z">
        <w:r w:rsidR="005B4061">
          <w:rPr>
            <w:sz w:val="24"/>
            <w:szCs w:val="24"/>
          </w:rPr>
          <w:t>sowie</w:t>
        </w:r>
      </w:ins>
      <w:del w:id="74" w:author="Lia Greiberg" w:date="2025-08-27T16:05:00Z" w16du:dateUtc="2025-08-27T14:05:00Z">
        <w:r w:rsidDel="00160194">
          <w:rPr>
            <w:sz w:val="24"/>
            <w:szCs w:val="24"/>
          </w:rPr>
          <w:delText>,</w:delText>
        </w:r>
      </w:del>
      <w:r>
        <w:rPr>
          <w:sz w:val="24"/>
          <w:szCs w:val="24"/>
        </w:rPr>
        <w:t xml:space="preserve"> </w:t>
      </w:r>
      <w:commentRangeEnd w:id="72"/>
      <w:r w:rsidR="005B4061">
        <w:rPr>
          <w:rStyle w:val="Kommentarzeichen"/>
        </w:rPr>
        <w:commentReference w:id="72"/>
      </w:r>
      <w:ins w:id="75" w:author="Lia Greiberg" w:date="2025-08-31T14:35:00Z" w16du:dateUtc="2025-08-31T12:35:00Z">
        <w:r w:rsidR="0014159C">
          <w:rPr>
            <w:sz w:val="24"/>
            <w:szCs w:val="24"/>
          </w:rPr>
          <w:t xml:space="preserve">die </w:t>
        </w:r>
      </w:ins>
      <w:r>
        <w:rPr>
          <w:sz w:val="24"/>
          <w:szCs w:val="24"/>
        </w:rPr>
        <w:t>Erstellung aus (</w:t>
      </w:r>
      <w:r w:rsidRPr="00B57007">
        <w:rPr>
          <w:sz w:val="24"/>
          <w:szCs w:val="24"/>
        </w:rPr>
        <w:t>semi</w:t>
      </w:r>
      <w:ins w:id="76" w:author="Lia Greiberg" w:date="2025-09-08T17:24:00Z" w16du:dateUtc="2025-09-08T15:24:00Z">
        <w:r w:rsidR="00084EB2" w:rsidRPr="00B57007">
          <w:rPr>
            <w:sz w:val="24"/>
            <w:szCs w:val="24"/>
          </w:rPr>
          <w:t>-</w:t>
        </w:r>
      </w:ins>
      <w:r w:rsidRPr="00B57007">
        <w:rPr>
          <w:sz w:val="24"/>
          <w:szCs w:val="24"/>
        </w:rPr>
        <w:t>)</w:t>
      </w:r>
      <w:del w:id="77" w:author="Lia Greiberg" w:date="2025-09-08T17:24:00Z" w16du:dateUtc="2025-09-08T15:24:00Z">
        <w:r w:rsidRPr="00B57007" w:rsidDel="00084EB2">
          <w:rPr>
            <w:sz w:val="24"/>
            <w:szCs w:val="24"/>
          </w:rPr>
          <w:delText>-</w:delText>
        </w:r>
      </w:del>
      <w:r w:rsidRPr="00B57007">
        <w:rPr>
          <w:sz w:val="24"/>
          <w:szCs w:val="24"/>
        </w:rPr>
        <w:t>strukturierten</w:t>
      </w:r>
      <w:r>
        <w:rPr>
          <w:sz w:val="24"/>
          <w:szCs w:val="24"/>
        </w:rPr>
        <w:t xml:space="preserve"> und unstrukturierten</w:t>
      </w:r>
      <w:r w:rsidRPr="00B07440">
        <w:rPr>
          <w:sz w:val="24"/>
          <w:szCs w:val="24"/>
        </w:rPr>
        <w:t xml:space="preserve"> </w:t>
      </w:r>
      <w:r>
        <w:rPr>
          <w:sz w:val="24"/>
          <w:szCs w:val="24"/>
        </w:rPr>
        <w:t xml:space="preserve">Quellen </w:t>
      </w:r>
      <w:commentRangeStart w:id="78"/>
      <w:r>
        <w:rPr>
          <w:sz w:val="24"/>
          <w:szCs w:val="24"/>
        </w:rPr>
        <w:fldChar w:fldCharType="begin"/>
      </w:r>
      <w:r>
        <w:rPr>
          <w:sz w:val="24"/>
          <w:szCs w:val="24"/>
        </w:rPr>
        <w:instrText xml:space="preserve"> ADDIN ZOTERO_ITEM CSL_CITATION {"citationID":"gic1BzeK","properties":{"formattedCitation":"(Ege/Paschke 2021)","plainCitation":"(Ege/Paschke 2021)","noteIndex":0},"citationItems":[{"id":73,"uris":["http://zotero.org/users/10358077/items/WKK3D32Z"],"itemData":{"id":73,"type":"book","event-place":"Wiesbaden","ISBN":"978-3-658-31937-3","language":"de","license":"https://www.springer.com/tdm","note":"DOI: 10.1007/978-3-658-31938-0","publisher":"Springer Fachmedien","publisher-place":"Wiesbaden","source":"DOI.org (Crossref)","title":"Semantische Datenintelligenz im Einsatz","URL":"https://link.springer.com/10.1007/978-3-658-31938-0","editor":[{"family":"Ege","given":"Börteçin"},{"family":"Paschke","given":"Adrian"}],"accessed":{"date-parts":[["2025",4,28]]},"issued":{"date-parts":[["2021"]]}}}],"schema":"https://github.com/citation-style-language/schema/raw/master/csl-citation.json"} </w:instrText>
      </w:r>
      <w:r>
        <w:rPr>
          <w:sz w:val="24"/>
          <w:szCs w:val="24"/>
        </w:rPr>
        <w:fldChar w:fldCharType="separate"/>
      </w:r>
      <w:r>
        <w:rPr>
          <w:noProof/>
          <w:sz w:val="24"/>
          <w:szCs w:val="24"/>
        </w:rPr>
        <w:t xml:space="preserve">(vgl. Heist et al. </w:t>
      </w:r>
      <w:r w:rsidRPr="00B07440">
        <w:rPr>
          <w:noProof/>
          <w:sz w:val="24"/>
          <w:szCs w:val="24"/>
          <w:highlight w:val="cyan"/>
        </w:rPr>
        <w:t>Ege/Paschke</w:t>
      </w:r>
      <w:r w:rsidRPr="00B07440">
        <w:rPr>
          <w:noProof/>
          <w:sz w:val="24"/>
          <w:szCs w:val="24"/>
        </w:rPr>
        <w:t xml:space="preserve"> 2021</w:t>
      </w:r>
      <w:r>
        <w:rPr>
          <w:noProof/>
          <w:sz w:val="24"/>
          <w:szCs w:val="24"/>
        </w:rPr>
        <w:t>: 129)</w:t>
      </w:r>
      <w:r>
        <w:rPr>
          <w:sz w:val="24"/>
          <w:szCs w:val="24"/>
        </w:rPr>
        <w:fldChar w:fldCharType="end"/>
      </w:r>
      <w:commentRangeEnd w:id="78"/>
      <w:r w:rsidR="00D02919">
        <w:rPr>
          <w:rStyle w:val="Kommentarzeichen"/>
        </w:rPr>
        <w:commentReference w:id="78"/>
      </w:r>
      <w:r>
        <w:rPr>
          <w:sz w:val="24"/>
          <w:szCs w:val="24"/>
        </w:rPr>
        <w:t xml:space="preserve">. Außerdem </w:t>
      </w:r>
      <w:del w:id="79" w:author="Lia Greiberg" w:date="2025-08-27T16:07:00Z" w16du:dateUtc="2025-08-27T14:07:00Z">
        <w:r w:rsidDel="00160194">
          <w:rPr>
            <w:sz w:val="24"/>
            <w:szCs w:val="24"/>
          </w:rPr>
          <w:delText xml:space="preserve">gewährleisten </w:delText>
        </w:r>
      </w:del>
      <w:ins w:id="80" w:author="Lia Greiberg" w:date="2025-08-27T16:07:00Z" w16du:dateUtc="2025-08-27T14:07:00Z">
        <w:r w:rsidR="00160194">
          <w:rPr>
            <w:sz w:val="24"/>
            <w:szCs w:val="24"/>
          </w:rPr>
          <w:t xml:space="preserve">haben </w:t>
        </w:r>
      </w:ins>
      <w:r>
        <w:rPr>
          <w:sz w:val="24"/>
          <w:szCs w:val="24"/>
        </w:rPr>
        <w:t xml:space="preserve">neuronale Modelle des Textverstehens wie Large Language Models (LLM) ein großes Potential für die Wissenserfassung. Bei der manuellen Erstellung von Wissensgraphen werden die Fakten und Entitäten auf Grundlage von </w:t>
      </w:r>
      <w:r w:rsidRPr="00AC5A52">
        <w:rPr>
          <w:sz w:val="24"/>
          <w:szCs w:val="24"/>
        </w:rPr>
        <w:t>Erfahrung</w:t>
      </w:r>
      <w:r>
        <w:rPr>
          <w:sz w:val="24"/>
          <w:szCs w:val="24"/>
        </w:rPr>
        <w:t xml:space="preserve"> eine</w:t>
      </w:r>
      <w:ins w:id="81" w:author="Lia Greiberg" w:date="2025-08-27T16:08:00Z" w16du:dateUtc="2025-08-27T14:08:00Z">
        <w:r w:rsidR="00A6499C">
          <w:rPr>
            <w:sz w:val="24"/>
            <w:szCs w:val="24"/>
          </w:rPr>
          <w:t>:</w:t>
        </w:r>
      </w:ins>
      <w:r>
        <w:rPr>
          <w:sz w:val="24"/>
          <w:szCs w:val="24"/>
        </w:rPr>
        <w:t xml:space="preserve">r </w:t>
      </w:r>
      <w:del w:id="82" w:author="Lia Greiberg" w:date="2025-08-27T16:08:00Z" w16du:dateUtc="2025-08-27T14:08:00Z">
        <w:r w:rsidDel="00A6499C">
          <w:rPr>
            <w:sz w:val="24"/>
            <w:szCs w:val="24"/>
          </w:rPr>
          <w:delText xml:space="preserve">oder eines </w:delText>
        </w:r>
      </w:del>
      <w:r>
        <w:rPr>
          <w:sz w:val="24"/>
          <w:szCs w:val="24"/>
        </w:rPr>
        <w:t>Expert</w:t>
      </w:r>
      <w:del w:id="83" w:author="Lia Greiberg" w:date="2025-08-27T16:07:00Z" w16du:dateUtc="2025-08-27T14:07:00Z">
        <w:r w:rsidDel="00160194">
          <w:rPr>
            <w:sz w:val="24"/>
            <w:szCs w:val="24"/>
          </w:rPr>
          <w:delText>er</w:delText>
        </w:r>
      </w:del>
      <w:r>
        <w:rPr>
          <w:sz w:val="24"/>
          <w:szCs w:val="24"/>
        </w:rPr>
        <w:t xml:space="preserve">:in definiert. Dies sichert </w:t>
      </w:r>
      <w:ins w:id="84" w:author="Lia Greiberg" w:date="2025-09-09T11:06:00Z" w16du:dateUtc="2025-09-09T09:06:00Z">
        <w:r w:rsidR="005B4061">
          <w:rPr>
            <w:sz w:val="24"/>
            <w:szCs w:val="24"/>
          </w:rPr>
          <w:t xml:space="preserve">zwar </w:t>
        </w:r>
      </w:ins>
      <w:r>
        <w:rPr>
          <w:sz w:val="24"/>
          <w:szCs w:val="24"/>
        </w:rPr>
        <w:t xml:space="preserve">die hohe Qualität des Wissens, </w:t>
      </w:r>
      <w:del w:id="85" w:author="Lia Greiberg" w:date="2025-09-08T17:15:00Z" w16du:dateUtc="2025-09-08T15:15:00Z">
        <w:r w:rsidDel="00AC5A52">
          <w:rPr>
            <w:sz w:val="24"/>
            <w:szCs w:val="24"/>
          </w:rPr>
          <w:delText xml:space="preserve">aber </w:delText>
        </w:r>
      </w:del>
      <w:del w:id="86" w:author="Lia Greiberg" w:date="2025-09-08T17:21:00Z" w16du:dateUtc="2025-09-08T15:21:00Z">
        <w:r w:rsidDel="00084EB2">
          <w:rPr>
            <w:sz w:val="24"/>
            <w:szCs w:val="24"/>
          </w:rPr>
          <w:delText xml:space="preserve">dieser Ansatz </w:delText>
        </w:r>
      </w:del>
      <w:r>
        <w:rPr>
          <w:sz w:val="24"/>
          <w:szCs w:val="24"/>
        </w:rPr>
        <w:t xml:space="preserve">ist </w:t>
      </w:r>
      <w:ins w:id="87" w:author="Lia Greiberg" w:date="2025-09-08T17:15:00Z" w16du:dateUtc="2025-09-08T15:15:00Z">
        <w:r w:rsidR="00AC5A52">
          <w:rPr>
            <w:sz w:val="24"/>
            <w:szCs w:val="24"/>
          </w:rPr>
          <w:t xml:space="preserve">jedoch </w:t>
        </w:r>
      </w:ins>
      <w:r>
        <w:rPr>
          <w:sz w:val="24"/>
          <w:szCs w:val="24"/>
        </w:rPr>
        <w:t>zeitaufwendig und arbeitsintensiv. Eine Mischform aus</w:t>
      </w:r>
      <w:ins w:id="88" w:author="Lia Greiberg" w:date="2025-08-27T16:09:00Z" w16du:dateUtc="2025-08-27T14:09:00Z">
        <w:r w:rsidR="00535284">
          <w:rPr>
            <w:sz w:val="24"/>
            <w:szCs w:val="24"/>
          </w:rPr>
          <w:t xml:space="preserve"> einem</w:t>
        </w:r>
      </w:ins>
      <w:r>
        <w:rPr>
          <w:sz w:val="24"/>
          <w:szCs w:val="24"/>
        </w:rPr>
        <w:t xml:space="preserve"> manuelle</w:t>
      </w:r>
      <w:ins w:id="89" w:author="Lia Greiberg" w:date="2025-08-27T16:09:00Z" w16du:dateUtc="2025-08-27T14:09:00Z">
        <w:r w:rsidR="00535284">
          <w:rPr>
            <w:sz w:val="24"/>
            <w:szCs w:val="24"/>
          </w:rPr>
          <w:t>n</w:t>
        </w:r>
      </w:ins>
      <w:del w:id="90" w:author="Lia Greiberg" w:date="2025-08-27T16:09:00Z" w16du:dateUtc="2025-08-27T14:09:00Z">
        <w:r w:rsidDel="00535284">
          <w:rPr>
            <w:sz w:val="24"/>
            <w:szCs w:val="24"/>
          </w:rPr>
          <w:delText>m</w:delText>
        </w:r>
      </w:del>
      <w:r>
        <w:rPr>
          <w:sz w:val="24"/>
          <w:szCs w:val="24"/>
        </w:rPr>
        <w:t xml:space="preserve"> Ansatz </w:t>
      </w:r>
      <w:r w:rsidRPr="005B4061">
        <w:rPr>
          <w:sz w:val="24"/>
          <w:szCs w:val="24"/>
        </w:rPr>
        <w:t xml:space="preserve">und </w:t>
      </w:r>
      <w:ins w:id="91" w:author="Lia Greiberg" w:date="2025-09-09T10:59:00Z" w16du:dateUtc="2025-09-09T08:59:00Z">
        <w:r w:rsidR="005B4061">
          <w:rPr>
            <w:sz w:val="24"/>
            <w:szCs w:val="24"/>
          </w:rPr>
          <w:t xml:space="preserve">dem Einsatz von </w:t>
        </w:r>
      </w:ins>
      <w:r w:rsidRPr="005B4061">
        <w:rPr>
          <w:sz w:val="24"/>
          <w:szCs w:val="24"/>
        </w:rPr>
        <w:t>KI-Modellen</w:t>
      </w:r>
      <w:r>
        <w:rPr>
          <w:sz w:val="24"/>
          <w:szCs w:val="24"/>
        </w:rPr>
        <w:t xml:space="preserve"> könnte </w:t>
      </w:r>
      <w:del w:id="92" w:author="Lia Greiberg" w:date="2025-09-09T10:57:00Z" w16du:dateUtc="2025-09-09T08:57:00Z">
        <w:r w:rsidDel="00B57007">
          <w:rPr>
            <w:sz w:val="24"/>
            <w:szCs w:val="24"/>
          </w:rPr>
          <w:delText xml:space="preserve">ein </w:delText>
        </w:r>
      </w:del>
      <w:ins w:id="93" w:author="Lia Greiberg" w:date="2025-09-09T10:57:00Z" w16du:dateUtc="2025-09-09T08:57:00Z">
        <w:r w:rsidR="00B57007">
          <w:rPr>
            <w:sz w:val="24"/>
            <w:szCs w:val="24"/>
          </w:rPr>
          <w:t xml:space="preserve">die </w:t>
        </w:r>
      </w:ins>
      <w:r>
        <w:rPr>
          <w:sz w:val="24"/>
          <w:szCs w:val="24"/>
        </w:rPr>
        <w:t>optimale</w:t>
      </w:r>
      <w:ins w:id="94" w:author="Lia Greiberg" w:date="2025-08-27T16:09:00Z" w16du:dateUtc="2025-08-27T14:09:00Z">
        <w:r w:rsidR="00535284">
          <w:rPr>
            <w:sz w:val="24"/>
            <w:szCs w:val="24"/>
          </w:rPr>
          <w:t xml:space="preserve"> </w:t>
        </w:r>
      </w:ins>
      <w:commentRangeStart w:id="95"/>
      <w:ins w:id="96" w:author="Lia Greiberg" w:date="2025-09-09T10:58:00Z" w16du:dateUtc="2025-09-09T08:58:00Z">
        <w:r w:rsidR="00B57007">
          <w:rPr>
            <w:sz w:val="24"/>
            <w:szCs w:val="24"/>
          </w:rPr>
          <w:t>Lösung</w:t>
        </w:r>
      </w:ins>
      <w:ins w:id="97" w:author="Lia Greiberg" w:date="2025-08-27T16:09:00Z" w16du:dateUtc="2025-08-27T14:09:00Z">
        <w:r w:rsidR="00535284">
          <w:rPr>
            <w:sz w:val="24"/>
            <w:szCs w:val="24"/>
          </w:rPr>
          <w:t xml:space="preserve"> </w:t>
        </w:r>
      </w:ins>
      <w:commentRangeEnd w:id="95"/>
      <w:ins w:id="98" w:author="Lia Greiberg" w:date="2025-09-09T10:59:00Z" w16du:dateUtc="2025-09-09T08:59:00Z">
        <w:r w:rsidR="005B4061">
          <w:rPr>
            <w:rStyle w:val="Kommentarzeichen"/>
          </w:rPr>
          <w:commentReference w:id="95"/>
        </w:r>
      </w:ins>
      <w:ins w:id="99" w:author="Lia Greiberg" w:date="2025-08-27T16:09:00Z" w16du:dateUtc="2025-08-27T14:09:00Z">
        <w:r w:rsidR="00535284">
          <w:rPr>
            <w:sz w:val="24"/>
            <w:szCs w:val="24"/>
          </w:rPr>
          <w:t>darstellen</w:t>
        </w:r>
      </w:ins>
      <w:del w:id="100" w:author="Lia Greiberg" w:date="2025-08-27T16:09:00Z" w16du:dateUtc="2025-08-27T14:09:00Z">
        <w:r w:rsidDel="00535284">
          <w:rPr>
            <w:sz w:val="24"/>
            <w:szCs w:val="24"/>
          </w:rPr>
          <w:delText xml:space="preserve">r Ansatz </w:delText>
        </w:r>
      </w:del>
      <w:del w:id="101" w:author="Lia Greiberg" w:date="2025-08-27T16:10:00Z" w16du:dateUtc="2025-08-27T14:10:00Z">
        <w:r w:rsidDel="00535284">
          <w:rPr>
            <w:sz w:val="24"/>
            <w:szCs w:val="24"/>
          </w:rPr>
          <w:delText>sein</w:delText>
        </w:r>
      </w:del>
      <w:r>
        <w:rPr>
          <w:sz w:val="24"/>
          <w:szCs w:val="24"/>
        </w:rPr>
        <w:t>. Mithilfe von LLM wird das Korpus nach Entitäten und Fakten durch</w:t>
      </w:r>
      <w:del w:id="102" w:author="Lia Greiberg" w:date="2025-09-08T17:22:00Z" w16du:dateUtc="2025-09-08T15:22:00Z">
        <w:r w:rsidDel="00084EB2">
          <w:rPr>
            <w:sz w:val="24"/>
            <w:szCs w:val="24"/>
          </w:rPr>
          <w:delText>ge</w:delText>
        </w:r>
      </w:del>
      <w:r>
        <w:rPr>
          <w:sz w:val="24"/>
          <w:szCs w:val="24"/>
        </w:rPr>
        <w:t>sucht, während der manuelle Ansatz zu</w:t>
      </w:r>
      <w:del w:id="103" w:author="Lia Greiberg" w:date="2025-09-08T17:22:00Z" w16du:dateUtc="2025-09-08T15:22:00Z">
        <w:r w:rsidDel="00084EB2">
          <w:rPr>
            <w:sz w:val="24"/>
            <w:szCs w:val="24"/>
          </w:rPr>
          <w:delText xml:space="preserve"> de</w:delText>
        </w:r>
      </w:del>
      <w:r>
        <w:rPr>
          <w:sz w:val="24"/>
          <w:szCs w:val="24"/>
        </w:rPr>
        <w:t>r Sicherstellung aller relevanten und qualitativ hochwertigen Informationen beiträgt. Im Vergleich zu</w:t>
      </w:r>
      <w:del w:id="104" w:author="Lia Greiberg" w:date="2025-09-09T11:07:00Z" w16du:dateUtc="2025-09-09T09:07:00Z">
        <w:r w:rsidDel="005B4061">
          <w:rPr>
            <w:sz w:val="24"/>
            <w:szCs w:val="24"/>
          </w:rPr>
          <w:delText xml:space="preserve"> de</w:delText>
        </w:r>
      </w:del>
      <w:r>
        <w:rPr>
          <w:sz w:val="24"/>
          <w:szCs w:val="24"/>
        </w:rPr>
        <w:t>m manuellen Ansatz hat ein automatisierter Ansatz mehrere Vorteile</w:t>
      </w:r>
      <w:ins w:id="105" w:author="Lia Greiberg" w:date="2025-09-08T17:22:00Z" w16du:dateUtc="2025-09-08T15:22:00Z">
        <w:r w:rsidR="00084EB2">
          <w:rPr>
            <w:sz w:val="24"/>
            <w:szCs w:val="24"/>
          </w:rPr>
          <w:t>:</w:t>
        </w:r>
      </w:ins>
      <w:del w:id="106" w:author="Lia Greiberg" w:date="2025-09-08T17:22:00Z" w16du:dateUtc="2025-09-08T15:22:00Z">
        <w:r w:rsidDel="00084EB2">
          <w:rPr>
            <w:sz w:val="24"/>
            <w:szCs w:val="24"/>
          </w:rPr>
          <w:delText>.</w:delText>
        </w:r>
      </w:del>
      <w:r>
        <w:rPr>
          <w:sz w:val="24"/>
          <w:szCs w:val="24"/>
        </w:rPr>
        <w:t xml:space="preserve"> Er ist kosteneffizient, skalierbar, flexibel und aktuell. Ein Nachteil des automatisierten Ansatzes ist</w:t>
      </w:r>
      <w:ins w:id="107" w:author="Lia Greiberg" w:date="2025-08-27T16:11:00Z" w16du:dateUtc="2025-08-27T14:11:00Z">
        <w:r w:rsidR="00BB0F6E">
          <w:rPr>
            <w:sz w:val="24"/>
            <w:szCs w:val="24"/>
          </w:rPr>
          <w:t xml:space="preserve"> hingegen</w:t>
        </w:r>
      </w:ins>
      <w:r>
        <w:rPr>
          <w:sz w:val="24"/>
          <w:szCs w:val="24"/>
        </w:rPr>
        <w:t xml:space="preserve"> die Notwendigkeit von ausreichend</w:t>
      </w:r>
      <w:del w:id="108" w:author="Lia Greiberg" w:date="2025-09-08T17:23:00Z" w16du:dateUtc="2025-09-08T15:23:00Z">
        <w:r w:rsidDel="00084EB2">
          <w:rPr>
            <w:sz w:val="24"/>
            <w:szCs w:val="24"/>
          </w:rPr>
          <w:delText>e</w:delText>
        </w:r>
      </w:del>
      <w:r>
        <w:rPr>
          <w:sz w:val="24"/>
          <w:szCs w:val="24"/>
        </w:rPr>
        <w:t xml:space="preserve"> annotierte</w:t>
      </w:r>
      <w:ins w:id="109" w:author="Lia Greiberg" w:date="2025-08-27T16:11:00Z" w16du:dateUtc="2025-08-27T14:11:00Z">
        <w:r w:rsidR="00BB0F6E">
          <w:rPr>
            <w:sz w:val="24"/>
            <w:szCs w:val="24"/>
          </w:rPr>
          <w:t>n</w:t>
        </w:r>
      </w:ins>
      <w:r>
        <w:rPr>
          <w:sz w:val="24"/>
          <w:szCs w:val="24"/>
        </w:rPr>
        <w:t xml:space="preserve"> Daten für das Modelltraining </w:t>
      </w:r>
      <w:commentRangeStart w:id="110"/>
      <w:r>
        <w:rPr>
          <w:sz w:val="24"/>
          <w:szCs w:val="24"/>
        </w:rPr>
        <w:fldChar w:fldCharType="begin"/>
      </w:r>
      <w:r>
        <w:rPr>
          <w:sz w:val="24"/>
          <w:szCs w:val="24"/>
        </w:rPr>
        <w:instrText xml:space="preserve"> ADDIN ZOTERO_ITEM CSL_CITATION {"citationID":"Pfhb7Ohk","properties":{"formattedCitation":"(Hinkelmann/Hoppe/Humm 2025)","plainCitation":"(Hinkelmann/Hoppe/Humm 2025)","dontUpdate":true,"noteIndex":0},"citationItems":[{"id":274,"uris":["http://zotero.org/users/10358077/items/YP9MQPIC"],"itemData":{"id":274,"type":"book","language":"German","note":"Accepted: 2025-03-13T10:10:21Z\nDOI: 10.1007/978-3-658-44781-6","publisher":"Springer Nature","source":"library.oapen.org","title":"Hybride KI mit Machine Learning und Knowledge Graphs: Innovative Lösungen aus der Praxis","title-short":"Hybride KI mit Machine Learning und Knowledge Graphs","URL":"https://library.oapen.org/handle/20.500.12657/99902","editor":[{"family":"Hinkelmann","given":"Knut"},{"family":"Hoppe","given":"Thomas"},{"family":"Humm","given":"Bernhard G."}],"accessed":{"date-parts":[["2025",8,11]]},"issued":{"date-parts":[["2025"]]}}}],"schema":"https://github.com/citation-style-language/schema/raw/master/csl-citation.json"} </w:instrText>
      </w:r>
      <w:r>
        <w:rPr>
          <w:sz w:val="24"/>
          <w:szCs w:val="24"/>
        </w:rPr>
        <w:fldChar w:fldCharType="separate"/>
      </w:r>
      <w:r>
        <w:rPr>
          <w:noProof/>
          <w:sz w:val="24"/>
          <w:szCs w:val="24"/>
        </w:rPr>
        <w:t>(vg</w:t>
      </w:r>
      <w:ins w:id="111" w:author="Lia Greiberg" w:date="2025-09-09T11:08:00Z" w16du:dateUtc="2025-09-09T09:08:00Z">
        <w:r w:rsidR="005B4061">
          <w:rPr>
            <w:noProof/>
            <w:sz w:val="24"/>
            <w:szCs w:val="24"/>
          </w:rPr>
          <w:t>l</w:t>
        </w:r>
      </w:ins>
      <w:r>
        <w:rPr>
          <w:noProof/>
          <w:sz w:val="24"/>
          <w:szCs w:val="24"/>
        </w:rPr>
        <w:t>. Hamann</w:t>
      </w:r>
      <w:ins w:id="112" w:author="Lia Greiberg" w:date="2025-09-11T14:30:00Z" w16du:dateUtc="2025-09-11T12:30:00Z">
        <w:r w:rsidR="00AD4F8E">
          <w:rPr>
            <w:noProof/>
            <w:sz w:val="24"/>
            <w:szCs w:val="24"/>
          </w:rPr>
          <w:t>/</w:t>
        </w:r>
      </w:ins>
      <w:del w:id="113" w:author="Lia Greiberg" w:date="2025-09-11T14:30:00Z" w16du:dateUtc="2025-09-11T12:30:00Z">
        <w:r w:rsidDel="00AD4F8E">
          <w:rPr>
            <w:noProof/>
            <w:sz w:val="24"/>
            <w:szCs w:val="24"/>
          </w:rPr>
          <w:delText xml:space="preserve"> </w:delText>
        </w:r>
      </w:del>
      <w:r w:rsidRPr="00D90AE1">
        <w:rPr>
          <w:noProof/>
          <w:sz w:val="24"/>
          <w:szCs w:val="24"/>
          <w:highlight w:val="cyan"/>
        </w:rPr>
        <w:t>Hinkelmann/Hoppe/Humm</w:t>
      </w:r>
      <w:r>
        <w:rPr>
          <w:noProof/>
          <w:sz w:val="24"/>
          <w:szCs w:val="24"/>
        </w:rPr>
        <w:t xml:space="preserve"> 2025: 68,</w:t>
      </w:r>
      <w:ins w:id="114" w:author="Lia Greiberg" w:date="2025-09-11T14:33:00Z" w16du:dateUtc="2025-09-11T12:33:00Z">
        <w:r w:rsidR="00A33525">
          <w:rPr>
            <w:noProof/>
            <w:sz w:val="24"/>
            <w:szCs w:val="24"/>
          </w:rPr>
          <w:t xml:space="preserve"> </w:t>
        </w:r>
      </w:ins>
      <w:r>
        <w:rPr>
          <w:noProof/>
          <w:sz w:val="24"/>
          <w:szCs w:val="24"/>
        </w:rPr>
        <w:t>74–75)</w:t>
      </w:r>
      <w:r>
        <w:rPr>
          <w:sz w:val="24"/>
          <w:szCs w:val="24"/>
        </w:rPr>
        <w:fldChar w:fldCharType="end"/>
      </w:r>
      <w:commentRangeEnd w:id="110"/>
      <w:r w:rsidR="00AD4F8E">
        <w:rPr>
          <w:rStyle w:val="Kommentarzeichen"/>
        </w:rPr>
        <w:commentReference w:id="110"/>
      </w:r>
      <w:r>
        <w:rPr>
          <w:sz w:val="24"/>
          <w:szCs w:val="24"/>
        </w:rPr>
        <w:t>.</w:t>
      </w:r>
      <w:commentRangeStart w:id="115"/>
      <w:r>
        <w:rPr>
          <w:sz w:val="24"/>
          <w:szCs w:val="24"/>
        </w:rPr>
        <w:t xml:space="preserve"> In der vorl</w:t>
      </w:r>
      <w:ins w:id="116" w:author="Lia Greiberg" w:date="2025-08-27T16:12:00Z" w16du:dateUtc="2025-08-27T14:12:00Z">
        <w:r w:rsidR="00BB0F6E">
          <w:rPr>
            <w:sz w:val="24"/>
            <w:szCs w:val="24"/>
          </w:rPr>
          <w:t>i</w:t>
        </w:r>
      </w:ins>
      <w:r>
        <w:rPr>
          <w:sz w:val="24"/>
          <w:szCs w:val="24"/>
        </w:rPr>
        <w:t>egenden Arbeit wird</w:t>
      </w:r>
      <w:del w:id="117" w:author="Lia Greiberg" w:date="2025-09-09T11:09:00Z" w16du:dateUtc="2025-09-09T09:09:00Z">
        <w:r w:rsidDel="00B84198">
          <w:rPr>
            <w:sz w:val="24"/>
            <w:szCs w:val="24"/>
          </w:rPr>
          <w:delText xml:space="preserve"> versucht,</w:delText>
        </w:r>
      </w:del>
      <w:r>
        <w:rPr>
          <w:sz w:val="24"/>
          <w:szCs w:val="24"/>
        </w:rPr>
        <w:t xml:space="preserve"> de</w:t>
      </w:r>
      <w:ins w:id="118" w:author="Lia Greiberg" w:date="2025-09-09T11:09:00Z" w16du:dateUtc="2025-09-09T09:09:00Z">
        <w:r w:rsidR="00B84198">
          <w:rPr>
            <w:sz w:val="24"/>
            <w:szCs w:val="24"/>
          </w:rPr>
          <w:t>r</w:t>
        </w:r>
      </w:ins>
      <w:del w:id="119" w:author="Lia Greiberg" w:date="2025-09-09T11:09:00Z" w16du:dateUtc="2025-09-09T09:09:00Z">
        <w:r w:rsidDel="00B84198">
          <w:rPr>
            <w:sz w:val="24"/>
            <w:szCs w:val="24"/>
          </w:rPr>
          <w:delText>n</w:delText>
        </w:r>
      </w:del>
      <w:r>
        <w:rPr>
          <w:sz w:val="24"/>
          <w:szCs w:val="24"/>
        </w:rPr>
        <w:t xml:space="preserve"> Prozess so weit wie möglich </w:t>
      </w:r>
      <w:del w:id="120" w:author="Lia Greiberg" w:date="2025-09-09T11:09:00Z" w16du:dateUtc="2025-09-09T09:09:00Z">
        <w:r w:rsidDel="00B84198">
          <w:rPr>
            <w:sz w:val="24"/>
            <w:szCs w:val="24"/>
          </w:rPr>
          <w:delText xml:space="preserve">zu </w:delText>
        </w:r>
      </w:del>
      <w:r>
        <w:rPr>
          <w:sz w:val="24"/>
          <w:szCs w:val="24"/>
        </w:rPr>
        <w:t>automatisier</w:t>
      </w:r>
      <w:ins w:id="121" w:author="Lia Greiberg" w:date="2025-09-09T11:09:00Z" w16du:dateUtc="2025-09-09T09:09:00Z">
        <w:r w:rsidR="00B84198">
          <w:rPr>
            <w:sz w:val="24"/>
            <w:szCs w:val="24"/>
          </w:rPr>
          <w:t>t</w:t>
        </w:r>
      </w:ins>
      <w:del w:id="122" w:author="Lia Greiberg" w:date="2025-09-09T11:09:00Z" w16du:dateUtc="2025-09-09T09:09:00Z">
        <w:r w:rsidDel="00B84198">
          <w:rPr>
            <w:sz w:val="24"/>
            <w:szCs w:val="24"/>
          </w:rPr>
          <w:delText>en</w:delText>
        </w:r>
      </w:del>
      <w:r>
        <w:rPr>
          <w:sz w:val="24"/>
          <w:szCs w:val="24"/>
        </w:rPr>
        <w:t xml:space="preserve">. </w:t>
      </w:r>
      <w:commentRangeEnd w:id="115"/>
      <w:r w:rsidR="00B84198">
        <w:rPr>
          <w:rStyle w:val="Kommentarzeichen"/>
        </w:rPr>
        <w:commentReference w:id="115"/>
      </w:r>
      <w:r>
        <w:rPr>
          <w:sz w:val="24"/>
          <w:szCs w:val="24"/>
        </w:rPr>
        <w:t xml:space="preserve">Daher wird ein hybrider Ansatz gewählt: LLMs übernehmen die Extraktion </w:t>
      </w:r>
      <w:r>
        <w:rPr>
          <w:sz w:val="24"/>
          <w:szCs w:val="24"/>
        </w:rPr>
        <w:lastRenderedPageBreak/>
        <w:t>von Entitäten und Relationen, während manuelle Eingriffe die inhaltliche Qualität sichern.</w:t>
      </w:r>
    </w:p>
    <w:p w14:paraId="3B5C3563" w14:textId="3308D471" w:rsidR="000E1ED2" w:rsidRDefault="000E1ED2" w:rsidP="000E1ED2">
      <w:pPr>
        <w:spacing w:line="360" w:lineRule="auto"/>
        <w:ind w:firstLine="567"/>
        <w:jc w:val="both"/>
        <w:rPr>
          <w:sz w:val="24"/>
          <w:szCs w:val="24"/>
        </w:rPr>
      </w:pPr>
      <w:commentRangeStart w:id="123"/>
      <w:commentRangeStart w:id="124"/>
      <w:r>
        <w:rPr>
          <w:sz w:val="24"/>
          <w:szCs w:val="24"/>
        </w:rPr>
        <w:t xml:space="preserve">Vor diesem Hintergrund </w:t>
      </w:r>
      <w:ins w:id="125" w:author="Lia Greiberg" w:date="2025-08-27T16:12:00Z" w16du:dateUtc="2025-08-27T14:12:00Z">
        <w:r w:rsidR="00A84275">
          <w:rPr>
            <w:sz w:val="24"/>
            <w:szCs w:val="24"/>
          </w:rPr>
          <w:t>erfolgt</w:t>
        </w:r>
      </w:ins>
      <w:ins w:id="126" w:author="Lia Greiberg" w:date="2025-09-09T11:28:00Z" w16du:dateUtc="2025-09-09T09:28:00Z">
        <w:r w:rsidR="0073638C">
          <w:rPr>
            <w:sz w:val="24"/>
            <w:szCs w:val="24"/>
          </w:rPr>
          <w:t>e</w:t>
        </w:r>
      </w:ins>
      <w:ins w:id="127" w:author="Lia Greiberg" w:date="2025-08-27T16:12:00Z" w16du:dateUtc="2025-08-27T14:12:00Z">
        <w:r w:rsidR="00A84275">
          <w:rPr>
            <w:sz w:val="24"/>
            <w:szCs w:val="24"/>
          </w:rPr>
          <w:t xml:space="preserve"> </w:t>
        </w:r>
      </w:ins>
      <w:r>
        <w:rPr>
          <w:sz w:val="24"/>
          <w:szCs w:val="24"/>
        </w:rPr>
        <w:t xml:space="preserve">die Umsetzung </w:t>
      </w:r>
      <w:del w:id="128" w:author="Lia Greiberg" w:date="2025-08-27T16:12:00Z" w16du:dateUtc="2025-08-27T14:12:00Z">
        <w:r w:rsidDel="00A84275">
          <w:rPr>
            <w:sz w:val="24"/>
            <w:szCs w:val="24"/>
          </w:rPr>
          <w:delText xml:space="preserve">erfolgt </w:delText>
        </w:r>
      </w:del>
      <w:r>
        <w:rPr>
          <w:sz w:val="24"/>
          <w:szCs w:val="24"/>
        </w:rPr>
        <w:t xml:space="preserve">in verschiedene Verarbeitungsschritte, die den gesamten Prozess von der Texterkennung bis zur Erstellung von Wissensgraphen abbildet. </w:t>
      </w:r>
      <w:commentRangeEnd w:id="123"/>
      <w:r w:rsidR="001D709E">
        <w:rPr>
          <w:rStyle w:val="Kommentarzeichen"/>
        </w:rPr>
        <w:commentReference w:id="123"/>
      </w:r>
      <w:r>
        <w:rPr>
          <w:sz w:val="24"/>
          <w:szCs w:val="24"/>
        </w:rPr>
        <w:t>Zunächst w</w:t>
      </w:r>
      <w:ins w:id="129" w:author="Lia Greiberg" w:date="2025-09-09T11:28:00Z" w16du:dateUtc="2025-09-09T09:28:00Z">
        <w:r w:rsidR="0073638C">
          <w:rPr>
            <w:sz w:val="24"/>
            <w:szCs w:val="24"/>
          </w:rPr>
          <w:t>u</w:t>
        </w:r>
      </w:ins>
      <w:del w:id="130" w:author="Lia Greiberg" w:date="2025-09-09T11:28:00Z" w16du:dateUtc="2025-09-09T09:28:00Z">
        <w:r w:rsidDel="0073638C">
          <w:rPr>
            <w:sz w:val="24"/>
            <w:szCs w:val="24"/>
          </w:rPr>
          <w:delText>i</w:delText>
        </w:r>
      </w:del>
      <w:r>
        <w:rPr>
          <w:sz w:val="24"/>
          <w:szCs w:val="24"/>
        </w:rPr>
        <w:t>rd</w:t>
      </w:r>
      <w:ins w:id="131" w:author="Lia Greiberg" w:date="2025-09-09T11:28:00Z" w16du:dateUtc="2025-09-09T09:28:00Z">
        <w:r w:rsidR="0073638C">
          <w:rPr>
            <w:sz w:val="24"/>
            <w:szCs w:val="24"/>
          </w:rPr>
          <w:t>e</w:t>
        </w:r>
      </w:ins>
      <w:r>
        <w:rPr>
          <w:sz w:val="24"/>
          <w:szCs w:val="24"/>
        </w:rPr>
        <w:t xml:space="preserve"> die OCR-Erkennung durchgeführt. Anschließend w</w:t>
      </w:r>
      <w:ins w:id="132" w:author="Lia Greiberg" w:date="2025-09-09T11:28:00Z" w16du:dateUtc="2025-09-09T09:28:00Z">
        <w:r w:rsidR="0073638C">
          <w:rPr>
            <w:sz w:val="24"/>
            <w:szCs w:val="24"/>
          </w:rPr>
          <w:t>u</w:t>
        </w:r>
      </w:ins>
      <w:del w:id="133" w:author="Lia Greiberg" w:date="2025-09-09T11:28:00Z" w16du:dateUtc="2025-09-09T09:28:00Z">
        <w:r w:rsidDel="0073638C">
          <w:rPr>
            <w:sz w:val="24"/>
            <w:szCs w:val="24"/>
          </w:rPr>
          <w:delText>e</w:delText>
        </w:r>
      </w:del>
      <w:r>
        <w:rPr>
          <w:sz w:val="24"/>
          <w:szCs w:val="24"/>
        </w:rPr>
        <w:t>rden die erschlossenen Texte in einem TEI-konformen Modell strukturiert. Darauf aufbauend w</w:t>
      </w:r>
      <w:ins w:id="134" w:author="Lia Greiberg" w:date="2025-09-09T11:28:00Z" w16du:dateUtc="2025-09-09T09:28:00Z">
        <w:r w:rsidR="0073638C">
          <w:rPr>
            <w:sz w:val="24"/>
            <w:szCs w:val="24"/>
          </w:rPr>
          <w:t>u</w:t>
        </w:r>
      </w:ins>
      <w:del w:id="135" w:author="Lia Greiberg" w:date="2025-09-09T11:28:00Z" w16du:dateUtc="2025-09-09T09:28:00Z">
        <w:r w:rsidDel="0073638C">
          <w:rPr>
            <w:sz w:val="24"/>
            <w:szCs w:val="24"/>
          </w:rPr>
          <w:delText>e</w:delText>
        </w:r>
      </w:del>
      <w:r>
        <w:rPr>
          <w:sz w:val="24"/>
          <w:szCs w:val="24"/>
        </w:rPr>
        <w:t>rden Verfahren der Informationsextraktion eingesetzt. Diese</w:t>
      </w:r>
      <w:ins w:id="136" w:author="Lia Greiberg" w:date="2025-08-27T16:35:00Z" w16du:dateUtc="2025-08-27T14:35:00Z">
        <w:r w:rsidR="001D709E">
          <w:rPr>
            <w:sz w:val="24"/>
            <w:szCs w:val="24"/>
          </w:rPr>
          <w:t>r</w:t>
        </w:r>
      </w:ins>
      <w:r>
        <w:rPr>
          <w:sz w:val="24"/>
          <w:szCs w:val="24"/>
        </w:rPr>
        <w:t xml:space="preserve"> Punkt beinhaltet Named Entity Recognition (NER), Relationsextraktion (RE) und </w:t>
      </w:r>
      <w:r w:rsidRPr="00EE0540">
        <w:rPr>
          <w:sz w:val="24"/>
          <w:szCs w:val="24"/>
        </w:rPr>
        <w:t>Entity Linking</w:t>
      </w:r>
      <w:r>
        <w:rPr>
          <w:sz w:val="24"/>
          <w:szCs w:val="24"/>
        </w:rPr>
        <w:t xml:space="preserve"> (EL) zur Ergänzung der erkannten Entitäten durch ein Wikidata-Datamodell. Schließlich w</w:t>
      </w:r>
      <w:ins w:id="137" w:author="Lia Greiberg" w:date="2025-09-09T11:28:00Z" w16du:dateUtc="2025-09-09T09:28:00Z">
        <w:r w:rsidR="00940A6E">
          <w:rPr>
            <w:sz w:val="24"/>
            <w:szCs w:val="24"/>
          </w:rPr>
          <w:t>u</w:t>
        </w:r>
      </w:ins>
      <w:del w:id="138" w:author="Lia Greiberg" w:date="2025-09-09T11:28:00Z" w16du:dateUtc="2025-09-09T09:28:00Z">
        <w:r w:rsidDel="00940A6E">
          <w:rPr>
            <w:sz w:val="24"/>
            <w:szCs w:val="24"/>
          </w:rPr>
          <w:delText>i</w:delText>
        </w:r>
      </w:del>
      <w:r>
        <w:rPr>
          <w:sz w:val="24"/>
          <w:szCs w:val="24"/>
        </w:rPr>
        <w:t>rd</w:t>
      </w:r>
      <w:ins w:id="139" w:author="Lia Greiberg" w:date="2025-09-09T11:28:00Z" w16du:dateUtc="2025-09-09T09:28:00Z">
        <w:r w:rsidR="00940A6E">
          <w:rPr>
            <w:sz w:val="24"/>
            <w:szCs w:val="24"/>
          </w:rPr>
          <w:t>e</w:t>
        </w:r>
      </w:ins>
      <w:r>
        <w:rPr>
          <w:sz w:val="24"/>
          <w:szCs w:val="24"/>
        </w:rPr>
        <w:t xml:space="preserve"> ein RDF-Turtle erstellt. Die Umsetzung der Implementierung erfolgte in Python. Das Skript wurde mit der Unterstützung von ChatGPT-4o und ChatGPT-5 entwickelt. Um die methodische Vorgehensweise transparent zu gestalten, wurde der vollständige Chatverlauf im Anhang 1 gespeichert. </w:t>
      </w:r>
      <w:commentRangeEnd w:id="124"/>
      <w:r w:rsidR="00940A6E">
        <w:rPr>
          <w:rStyle w:val="Kommentarzeichen"/>
        </w:rPr>
        <w:commentReference w:id="124"/>
      </w:r>
    </w:p>
    <w:p w14:paraId="5B78E1AB" w14:textId="77777777" w:rsidR="000E1ED2" w:rsidRDefault="000E1ED2" w:rsidP="007D53B5">
      <w:pPr>
        <w:pStyle w:val="berschrift2"/>
        <w:numPr>
          <w:ilvl w:val="1"/>
          <w:numId w:val="18"/>
        </w:numPr>
        <w:ind w:left="567" w:hanging="567"/>
        <w:jc w:val="both"/>
        <w:rPr>
          <w:rFonts w:ascii="Times New Roman" w:hAnsi="Times New Roman"/>
        </w:rPr>
      </w:pPr>
      <w:r>
        <w:rPr>
          <w:rFonts w:ascii="Times New Roman" w:hAnsi="Times New Roman"/>
        </w:rPr>
        <w:t>Arbeitsmaterial</w:t>
      </w:r>
    </w:p>
    <w:p w14:paraId="477651A2" w14:textId="2AA77A42" w:rsidR="000E1ED2" w:rsidRPr="00FE29BA" w:rsidRDefault="000E1ED2">
      <w:pPr>
        <w:tabs>
          <w:tab w:val="left" w:pos="7230"/>
        </w:tabs>
        <w:spacing w:line="360" w:lineRule="auto"/>
        <w:jc w:val="both"/>
        <w:rPr>
          <w:sz w:val="24"/>
          <w:szCs w:val="24"/>
        </w:rPr>
        <w:pPrChange w:id="140" w:author="Lia Greiberg" w:date="2025-08-28T09:36:00Z" w16du:dateUtc="2025-08-28T07:36:00Z">
          <w:pPr>
            <w:spacing w:line="360" w:lineRule="auto"/>
            <w:jc w:val="both"/>
          </w:pPr>
        </w:pPrChange>
      </w:pPr>
      <w:r w:rsidRPr="00FE29BA">
        <w:rPr>
          <w:sz w:val="24"/>
          <w:szCs w:val="24"/>
        </w:rPr>
        <w:t>Das Arbeitsmaterial umfasst insgesamt 20 Lebensbeschreibungen</w:t>
      </w:r>
      <w:r w:rsidRPr="00FE29BA">
        <w:rPr>
          <w:rStyle w:val="Funotenzeichen"/>
          <w:rFonts w:ascii="Times New Roman" w:hAnsi="Times New Roman"/>
          <w:sz w:val="24"/>
          <w:szCs w:val="24"/>
        </w:rPr>
        <w:footnoteReference w:id="1"/>
      </w:r>
      <w:r w:rsidRPr="00FE29BA">
        <w:rPr>
          <w:sz w:val="24"/>
          <w:szCs w:val="24"/>
        </w:rPr>
        <w:t xml:space="preserve"> aus Periodika der Herrnhuter Brüdergemeine. </w:t>
      </w:r>
      <w:r w:rsidRPr="00906D76">
        <w:rPr>
          <w:sz w:val="24"/>
          <w:szCs w:val="24"/>
        </w:rPr>
        <w:t>Die</w:t>
      </w:r>
      <w:r w:rsidRPr="00FE29BA">
        <w:rPr>
          <w:sz w:val="24"/>
          <w:szCs w:val="24"/>
        </w:rPr>
        <w:t xml:space="preserve"> </w:t>
      </w:r>
      <w:r w:rsidRPr="00FE29BA">
        <w:rPr>
          <w:i/>
          <w:iCs/>
          <w:sz w:val="24"/>
          <w:szCs w:val="24"/>
        </w:rPr>
        <w:t>Nachrichten aus der Brüdergemeine</w:t>
      </w:r>
      <w:r w:rsidRPr="00FE29BA">
        <w:rPr>
          <w:sz w:val="24"/>
          <w:szCs w:val="24"/>
        </w:rPr>
        <w:t xml:space="preserve"> (NBG) wurden zwischen 1819</w:t>
      </w:r>
      <w:del w:id="142" w:author="Lia Greiberg" w:date="2025-09-09T11:38:00Z" w16du:dateUtc="2025-09-09T09:38:00Z">
        <w:r w:rsidRPr="00FE29BA" w:rsidDel="00940A6E">
          <w:rPr>
            <w:sz w:val="24"/>
            <w:szCs w:val="24"/>
          </w:rPr>
          <w:delText>–</w:delText>
        </w:r>
      </w:del>
      <w:ins w:id="143" w:author="Lia Greiberg" w:date="2025-09-09T11:38:00Z" w16du:dateUtc="2025-09-09T09:38:00Z">
        <w:r w:rsidR="00940A6E">
          <w:rPr>
            <w:sz w:val="24"/>
            <w:szCs w:val="24"/>
          </w:rPr>
          <w:t xml:space="preserve"> </w:t>
        </w:r>
        <w:commentRangeStart w:id="144"/>
        <w:r w:rsidR="00940A6E">
          <w:rPr>
            <w:sz w:val="24"/>
            <w:szCs w:val="24"/>
          </w:rPr>
          <w:t xml:space="preserve">und </w:t>
        </w:r>
      </w:ins>
      <w:commentRangeEnd w:id="144"/>
      <w:ins w:id="145" w:author="Lia Greiberg" w:date="2025-09-09T11:39:00Z" w16du:dateUtc="2025-09-09T09:39:00Z">
        <w:r w:rsidR="00FD29CE">
          <w:rPr>
            <w:rStyle w:val="Kommentarzeichen"/>
          </w:rPr>
          <w:commentReference w:id="144"/>
        </w:r>
      </w:ins>
      <w:r w:rsidRPr="00FE29BA">
        <w:rPr>
          <w:sz w:val="24"/>
          <w:szCs w:val="24"/>
        </w:rPr>
        <w:t xml:space="preserve">1894 im Druck veröffentlicht und sind als Primärdigitalisate im digitalen Archiv der </w:t>
      </w:r>
      <w:r>
        <w:fldChar w:fldCharType="begin"/>
      </w:r>
      <w:r>
        <w:instrText>HYPERLINK "https://dai.mun.ca/digital/nachrichten/"</w:instrText>
      </w:r>
      <w:r>
        <w:fldChar w:fldCharType="separate"/>
      </w:r>
      <w:r w:rsidRPr="00FE29BA">
        <w:rPr>
          <w:rStyle w:val="Hyperlink"/>
          <w:sz w:val="24"/>
          <w:szCs w:val="24"/>
        </w:rPr>
        <w:t>Memorial University of Newfoundland</w:t>
      </w:r>
      <w:r>
        <w:fldChar w:fldCharType="end"/>
      </w:r>
      <w:r w:rsidRPr="00FE29BA">
        <w:rPr>
          <w:sz w:val="24"/>
          <w:szCs w:val="24"/>
        </w:rPr>
        <w:t xml:space="preserve"> zugänglich. </w:t>
      </w:r>
      <w:r w:rsidRPr="00CD30F5">
        <w:rPr>
          <w:sz w:val="24"/>
          <w:szCs w:val="24"/>
        </w:rPr>
        <w:t>Die</w:t>
      </w:r>
      <w:r w:rsidRPr="00FE29BA">
        <w:rPr>
          <w:sz w:val="24"/>
          <w:szCs w:val="24"/>
        </w:rPr>
        <w:t xml:space="preserve"> Auswahl des geeigneten Materials beruhte auf mehreren Prämissen: Einerseits mussten die betreffenden Personen in Südafrika leben und wirken, andererseits sollten diese Menschen in ihren Lebensläufen andere Personen erwähnen. </w:t>
      </w:r>
      <w:commentRangeStart w:id="146"/>
      <w:del w:id="147" w:author="Lia Greiberg" w:date="2025-09-09T13:05:00Z" w16du:dateUtc="2025-09-09T11:05:00Z">
        <w:r w:rsidRPr="00CD30F5" w:rsidDel="00CD30F5">
          <w:rPr>
            <w:sz w:val="24"/>
            <w:szCs w:val="24"/>
          </w:rPr>
          <w:delText>Die</w:delText>
        </w:r>
        <w:r w:rsidRPr="00FE29BA" w:rsidDel="00CD30F5">
          <w:rPr>
            <w:sz w:val="24"/>
            <w:szCs w:val="24"/>
          </w:rPr>
          <w:delText xml:space="preserve"> </w:delText>
        </w:r>
      </w:del>
      <w:ins w:id="148" w:author="Lia Greiberg" w:date="2025-09-09T13:06:00Z" w16du:dateUtc="2025-09-09T11:06:00Z">
        <w:r w:rsidR="00CD30F5">
          <w:rPr>
            <w:sz w:val="24"/>
            <w:szCs w:val="24"/>
          </w:rPr>
          <w:t>Zur</w:t>
        </w:r>
      </w:ins>
      <w:ins w:id="149" w:author="Lia Greiberg" w:date="2025-09-09T13:05:00Z" w16du:dateUtc="2025-09-09T11:05:00Z">
        <w:r w:rsidR="00CD30F5">
          <w:rPr>
            <w:sz w:val="24"/>
            <w:szCs w:val="24"/>
          </w:rPr>
          <w:t xml:space="preserve"> Erschließung der</w:t>
        </w:r>
        <w:r w:rsidR="00CD30F5" w:rsidRPr="00FE29BA">
          <w:rPr>
            <w:sz w:val="24"/>
            <w:szCs w:val="24"/>
          </w:rPr>
          <w:t xml:space="preserve"> </w:t>
        </w:r>
      </w:ins>
      <w:r w:rsidRPr="00FE29BA">
        <w:rPr>
          <w:sz w:val="24"/>
          <w:szCs w:val="24"/>
        </w:rPr>
        <w:t xml:space="preserve">Digitalisate </w:t>
      </w:r>
      <w:del w:id="150" w:author="Lia Greiberg" w:date="2025-09-09T13:05:00Z" w16du:dateUtc="2025-09-09T11:05:00Z">
        <w:r w:rsidRPr="00FE29BA" w:rsidDel="00CD30F5">
          <w:rPr>
            <w:sz w:val="24"/>
            <w:szCs w:val="24"/>
          </w:rPr>
          <w:delText xml:space="preserve">wurden </w:delText>
        </w:r>
      </w:del>
      <w:ins w:id="151" w:author="Lia Greiberg" w:date="2025-09-09T13:05:00Z" w16du:dateUtc="2025-09-09T11:05:00Z">
        <w:r w:rsidR="00CD30F5">
          <w:rPr>
            <w:sz w:val="24"/>
            <w:szCs w:val="24"/>
          </w:rPr>
          <w:t>kam</w:t>
        </w:r>
        <w:r w:rsidR="00CD30F5" w:rsidRPr="00FE29BA">
          <w:rPr>
            <w:sz w:val="24"/>
            <w:szCs w:val="24"/>
          </w:rPr>
          <w:t xml:space="preserve"> </w:t>
        </w:r>
      </w:ins>
      <w:del w:id="152" w:author="Lia Greiberg" w:date="2025-09-09T13:05:00Z" w16du:dateUtc="2025-09-09T11:05:00Z">
        <w:r w:rsidRPr="00FE29BA" w:rsidDel="00CD30F5">
          <w:rPr>
            <w:sz w:val="24"/>
            <w:szCs w:val="24"/>
          </w:rPr>
          <w:delText xml:space="preserve">mit </w:delText>
        </w:r>
      </w:del>
      <w:r w:rsidRPr="00FE29BA">
        <w:rPr>
          <w:sz w:val="24"/>
          <w:szCs w:val="24"/>
        </w:rPr>
        <w:t>Python-</w:t>
      </w:r>
      <w:r w:rsidRPr="00FE29BA">
        <w:rPr>
          <w:i/>
          <w:iCs/>
          <w:sz w:val="24"/>
          <w:szCs w:val="24"/>
        </w:rPr>
        <w:t>Tesseract</w:t>
      </w:r>
      <w:r w:rsidRPr="00FE29BA">
        <w:rPr>
          <w:sz w:val="24"/>
          <w:szCs w:val="24"/>
        </w:rPr>
        <w:t xml:space="preserve"> für </w:t>
      </w:r>
      <w:ins w:id="153" w:author="Lia Greiberg" w:date="2025-09-09T13:06:00Z" w16du:dateUtc="2025-09-09T11:06:00Z">
        <w:r w:rsidR="00CD30F5">
          <w:rPr>
            <w:sz w:val="24"/>
            <w:szCs w:val="24"/>
          </w:rPr>
          <w:t xml:space="preserve">die </w:t>
        </w:r>
      </w:ins>
      <w:r w:rsidRPr="00FE29BA">
        <w:rPr>
          <w:sz w:val="24"/>
          <w:szCs w:val="24"/>
        </w:rPr>
        <w:t xml:space="preserve">Optical Character Recognition (OCR) </w:t>
      </w:r>
      <w:del w:id="154" w:author="Lia Greiberg" w:date="2025-09-09T13:06:00Z" w16du:dateUtc="2025-09-09T11:06:00Z">
        <w:r w:rsidRPr="00FE29BA" w:rsidDel="00CD30F5">
          <w:rPr>
            <w:sz w:val="24"/>
            <w:szCs w:val="24"/>
          </w:rPr>
          <w:delText>erschlossen</w:delText>
        </w:r>
      </w:del>
      <w:ins w:id="155" w:author="Lia Greiberg" w:date="2025-09-09T13:06:00Z" w16du:dateUtc="2025-09-09T11:06:00Z">
        <w:r w:rsidR="00CD30F5">
          <w:rPr>
            <w:sz w:val="24"/>
            <w:szCs w:val="24"/>
          </w:rPr>
          <w:t>zum Einsatz</w:t>
        </w:r>
      </w:ins>
      <w:r w:rsidRPr="00FE29BA">
        <w:rPr>
          <w:sz w:val="24"/>
          <w:szCs w:val="24"/>
        </w:rPr>
        <w:t xml:space="preserve">. </w:t>
      </w:r>
      <w:bookmarkStart w:id="156" w:name="_Hlk207266316"/>
      <w:commentRangeEnd w:id="146"/>
      <w:r w:rsidR="00CD30F5">
        <w:rPr>
          <w:rStyle w:val="Kommentarzeichen"/>
        </w:rPr>
        <w:commentReference w:id="146"/>
      </w:r>
      <w:commentRangeStart w:id="157"/>
      <w:r w:rsidRPr="00FE29BA">
        <w:rPr>
          <w:sz w:val="24"/>
          <w:szCs w:val="24"/>
        </w:rPr>
        <w:t>Darüber hinaus dient eine Tabelle</w:t>
      </w:r>
      <w:ins w:id="158" w:author="Lia Greiberg" w:date="2025-08-28T09:38:00Z" w16du:dateUtc="2025-08-28T07:38:00Z">
        <w:r w:rsidR="00346CE1">
          <w:rPr>
            <w:sz w:val="24"/>
            <w:szCs w:val="24"/>
          </w:rPr>
          <w:t xml:space="preserve"> mit</w:t>
        </w:r>
      </w:ins>
      <w:r w:rsidRPr="00FE29BA">
        <w:rPr>
          <w:sz w:val="24"/>
          <w:szCs w:val="24"/>
        </w:rPr>
        <w:t xml:space="preserve"> </w:t>
      </w:r>
      <w:ins w:id="159" w:author="Lia Greiberg" w:date="2025-08-28T09:38:00Z" w16du:dateUtc="2025-08-28T07:38:00Z">
        <w:r w:rsidR="00346CE1" w:rsidRPr="00FE29BA">
          <w:rPr>
            <w:sz w:val="24"/>
            <w:szCs w:val="24"/>
          </w:rPr>
          <w:t xml:space="preserve">Personennamen sowie </w:t>
        </w:r>
      </w:ins>
      <w:ins w:id="160" w:author="Lia Greiberg" w:date="2025-08-28T09:39:00Z" w16du:dateUtc="2025-08-28T07:39:00Z">
        <w:r w:rsidR="00346CE1">
          <w:rPr>
            <w:sz w:val="24"/>
            <w:szCs w:val="24"/>
          </w:rPr>
          <w:t>den dazugehörigen</w:t>
        </w:r>
      </w:ins>
      <w:ins w:id="161" w:author="Lia Greiberg" w:date="2025-08-28T09:38:00Z" w16du:dateUtc="2025-08-28T07:38:00Z">
        <w:r w:rsidR="00346CE1" w:rsidRPr="00FE29BA">
          <w:rPr>
            <w:sz w:val="24"/>
            <w:szCs w:val="24"/>
          </w:rPr>
          <w:t xml:space="preserve"> Geburts- und Sterbeorte</w:t>
        </w:r>
      </w:ins>
      <w:ins w:id="162" w:author="Lia Greiberg" w:date="2025-08-28T09:39:00Z" w16du:dateUtc="2025-08-28T07:39:00Z">
        <w:r w:rsidR="00346CE1">
          <w:rPr>
            <w:sz w:val="24"/>
            <w:szCs w:val="24"/>
          </w:rPr>
          <w:t>n</w:t>
        </w:r>
      </w:ins>
      <w:ins w:id="163" w:author="Lia Greiberg" w:date="2025-08-28T09:38:00Z" w16du:dateUtc="2025-08-28T07:38:00Z">
        <w:r w:rsidR="00346CE1" w:rsidRPr="00FE29BA">
          <w:rPr>
            <w:sz w:val="24"/>
            <w:szCs w:val="24"/>
          </w:rPr>
          <w:t xml:space="preserve"> </w:t>
        </w:r>
      </w:ins>
      <w:r w:rsidRPr="00FE29BA">
        <w:rPr>
          <w:sz w:val="24"/>
          <w:szCs w:val="24"/>
        </w:rPr>
        <w:t>als Arbeitsmaterial</w:t>
      </w:r>
      <w:ins w:id="164" w:author="Lia Greiberg" w:date="2025-08-28T09:36:00Z" w16du:dateUtc="2025-08-28T07:36:00Z">
        <w:r w:rsidR="00346CE1">
          <w:rPr>
            <w:sz w:val="24"/>
            <w:szCs w:val="24"/>
          </w:rPr>
          <w:t xml:space="preserve">. </w:t>
        </w:r>
      </w:ins>
      <w:ins w:id="165" w:author="Lia Greiberg" w:date="2025-08-28T09:39:00Z" w16du:dateUtc="2025-08-28T07:39:00Z">
        <w:r w:rsidR="00346CE1">
          <w:rPr>
            <w:sz w:val="24"/>
            <w:szCs w:val="24"/>
          </w:rPr>
          <w:t>D</w:t>
        </w:r>
      </w:ins>
      <w:ins w:id="166" w:author="Lia Greiberg" w:date="2025-08-28T09:36:00Z" w16du:dateUtc="2025-08-28T07:36:00Z">
        <w:r w:rsidR="00346CE1">
          <w:rPr>
            <w:sz w:val="24"/>
            <w:szCs w:val="24"/>
          </w:rPr>
          <w:t>ie</w:t>
        </w:r>
      </w:ins>
      <w:ins w:id="167" w:author="Lia Greiberg" w:date="2025-08-28T09:40:00Z" w16du:dateUtc="2025-08-28T07:40:00Z">
        <w:r w:rsidR="00346CE1">
          <w:rPr>
            <w:sz w:val="24"/>
            <w:szCs w:val="24"/>
          </w:rPr>
          <w:t xml:space="preserve"> darin aufge</w:t>
        </w:r>
      </w:ins>
      <w:ins w:id="168" w:author="Lia Greiberg" w:date="2025-08-28T09:41:00Z" w16du:dateUtc="2025-08-28T07:41:00Z">
        <w:r w:rsidR="00346CE1">
          <w:rPr>
            <w:sz w:val="24"/>
            <w:szCs w:val="24"/>
          </w:rPr>
          <w:t>führten</w:t>
        </w:r>
      </w:ins>
      <w:ins w:id="169" w:author="Lia Greiberg" w:date="2025-08-28T09:36:00Z" w16du:dateUtc="2025-08-28T07:36:00Z">
        <w:r w:rsidR="00346CE1">
          <w:rPr>
            <w:sz w:val="24"/>
            <w:szCs w:val="24"/>
          </w:rPr>
          <w:t xml:space="preserve"> </w:t>
        </w:r>
      </w:ins>
      <w:del w:id="170" w:author="Lia Greiberg" w:date="2025-08-28T09:36:00Z" w16du:dateUtc="2025-08-28T07:36:00Z">
        <w:r w:rsidRPr="00FE29BA" w:rsidDel="00346CE1">
          <w:rPr>
            <w:sz w:val="24"/>
            <w:szCs w:val="24"/>
          </w:rPr>
          <w:delText>,</w:delText>
        </w:r>
      </w:del>
      <w:del w:id="171" w:author="Lia Greiberg" w:date="2025-08-28T09:38:00Z" w16du:dateUtc="2025-08-28T07:38:00Z">
        <w:r w:rsidRPr="00FE29BA" w:rsidDel="00346CE1">
          <w:rPr>
            <w:sz w:val="24"/>
            <w:szCs w:val="24"/>
          </w:rPr>
          <w:delText xml:space="preserve"> </w:delText>
        </w:r>
      </w:del>
      <w:del w:id="172" w:author="Lia Greiberg" w:date="2025-08-28T09:36:00Z" w16du:dateUtc="2025-08-28T07:36:00Z">
        <w:r w:rsidRPr="00FE29BA" w:rsidDel="00346CE1">
          <w:rPr>
            <w:sz w:val="24"/>
            <w:szCs w:val="24"/>
          </w:rPr>
          <w:delText xml:space="preserve">die </w:delText>
        </w:r>
      </w:del>
      <w:del w:id="173" w:author="Lia Greiberg" w:date="2025-08-28T09:38:00Z" w16du:dateUtc="2025-08-28T07:38:00Z">
        <w:r w:rsidRPr="00FE29BA" w:rsidDel="00346CE1">
          <w:rPr>
            <w:sz w:val="24"/>
            <w:szCs w:val="24"/>
          </w:rPr>
          <w:delText xml:space="preserve">alle Personennamen sowie deren </w:delText>
        </w:r>
      </w:del>
      <w:r w:rsidRPr="00FE29BA">
        <w:rPr>
          <w:sz w:val="24"/>
          <w:szCs w:val="24"/>
        </w:rPr>
        <w:t>Geburts- und Sterbeorte</w:t>
      </w:r>
      <w:del w:id="174" w:author="Lia Greiberg" w:date="2025-08-28T09:37:00Z" w16du:dateUtc="2025-08-28T07:37:00Z">
        <w:r w:rsidRPr="00FE29BA" w:rsidDel="00346CE1">
          <w:rPr>
            <w:sz w:val="24"/>
            <w:szCs w:val="24"/>
          </w:rPr>
          <w:delText xml:space="preserve"> enthält</w:delText>
        </w:r>
      </w:del>
      <w:ins w:id="175" w:author="Lia Greiberg" w:date="2025-08-28T09:39:00Z" w16du:dateUtc="2025-08-28T07:39:00Z">
        <w:r w:rsidR="00346CE1">
          <w:rPr>
            <w:sz w:val="24"/>
            <w:szCs w:val="24"/>
          </w:rPr>
          <w:t xml:space="preserve"> basieren</w:t>
        </w:r>
      </w:ins>
      <w:ins w:id="176" w:author="Lia Greiberg" w:date="2025-08-28T09:41:00Z" w16du:dateUtc="2025-08-28T07:41:00Z">
        <w:r w:rsidR="00346CE1">
          <w:rPr>
            <w:sz w:val="24"/>
            <w:szCs w:val="24"/>
          </w:rPr>
          <w:t xml:space="preserve"> </w:t>
        </w:r>
      </w:ins>
      <w:del w:id="177" w:author="Lia Greiberg" w:date="2025-08-28T09:38:00Z" w16du:dateUtc="2025-08-28T07:38:00Z">
        <w:r w:rsidRPr="00FE29BA" w:rsidDel="00346CE1">
          <w:rPr>
            <w:sz w:val="24"/>
            <w:szCs w:val="24"/>
          </w:rPr>
          <w:delText xml:space="preserve">, </w:delText>
        </w:r>
      </w:del>
      <w:del w:id="178" w:author="Lia Greiberg" w:date="2025-08-28T09:36:00Z" w16du:dateUtc="2025-08-28T07:36:00Z">
        <w:r w:rsidRPr="00FE29BA" w:rsidDel="00346CE1">
          <w:rPr>
            <w:sz w:val="24"/>
            <w:szCs w:val="24"/>
          </w:rPr>
          <w:delText xml:space="preserve">basierend </w:delText>
        </w:r>
      </w:del>
      <w:r w:rsidRPr="00FE29BA">
        <w:rPr>
          <w:sz w:val="24"/>
          <w:szCs w:val="24"/>
        </w:rPr>
        <w:t xml:space="preserve">auf </w:t>
      </w:r>
      <w:commentRangeStart w:id="179"/>
      <w:r w:rsidRPr="00FE29BA">
        <w:rPr>
          <w:sz w:val="24"/>
          <w:szCs w:val="24"/>
        </w:rPr>
        <w:t>NBD</w:t>
      </w:r>
      <w:commentRangeEnd w:id="179"/>
      <w:r w:rsidR="00346CE1">
        <w:rPr>
          <w:rStyle w:val="Kommentarzeichen"/>
        </w:rPr>
        <w:commentReference w:id="179"/>
      </w:r>
      <w:ins w:id="180" w:author="Lia Greiberg" w:date="2025-08-28T09:41:00Z" w16du:dateUtc="2025-08-28T07:41:00Z">
        <w:r w:rsidR="00346CE1">
          <w:rPr>
            <w:sz w:val="24"/>
            <w:szCs w:val="24"/>
          </w:rPr>
          <w:t>.</w:t>
        </w:r>
      </w:ins>
      <w:del w:id="181" w:author="Lia Greiberg" w:date="2025-08-28T09:39:00Z" w16du:dateUtc="2025-08-28T07:39:00Z">
        <w:r w:rsidRPr="00FE29BA" w:rsidDel="00346CE1">
          <w:rPr>
            <w:sz w:val="24"/>
            <w:szCs w:val="24"/>
          </w:rPr>
          <w:delText>.</w:delText>
        </w:r>
      </w:del>
      <w:r w:rsidRPr="00FE29BA">
        <w:rPr>
          <w:sz w:val="24"/>
          <w:szCs w:val="24"/>
        </w:rPr>
        <w:t xml:space="preserve"> </w:t>
      </w:r>
      <w:bookmarkEnd w:id="156"/>
      <w:commentRangeEnd w:id="157"/>
      <w:r w:rsidR="00346CE1">
        <w:rPr>
          <w:rStyle w:val="Kommentarzeichen"/>
        </w:rPr>
        <w:commentReference w:id="157"/>
      </w:r>
      <w:r w:rsidRPr="00FE29BA">
        <w:rPr>
          <w:sz w:val="24"/>
          <w:szCs w:val="24"/>
        </w:rPr>
        <w:t>Diese Tabelle wurde von der SLUB bereitgestellt.</w:t>
      </w:r>
    </w:p>
    <w:p w14:paraId="21269F00" w14:textId="77777777" w:rsidR="000E1ED2" w:rsidRDefault="000E1ED2" w:rsidP="007D53B5">
      <w:pPr>
        <w:pStyle w:val="berschrift2"/>
        <w:numPr>
          <w:ilvl w:val="1"/>
          <w:numId w:val="18"/>
        </w:numPr>
        <w:ind w:left="567" w:hanging="567"/>
        <w:jc w:val="both"/>
        <w:rPr>
          <w:rFonts w:ascii="Times New Roman" w:hAnsi="Times New Roman"/>
        </w:rPr>
      </w:pPr>
      <w:r w:rsidRPr="00F830EA">
        <w:rPr>
          <w:rFonts w:ascii="Times New Roman" w:hAnsi="Times New Roman"/>
        </w:rPr>
        <w:lastRenderedPageBreak/>
        <w:t>OCR-Erkennung</w:t>
      </w:r>
    </w:p>
    <w:p w14:paraId="61AE9319" w14:textId="77777777" w:rsidR="000E1ED2" w:rsidRDefault="000E1ED2" w:rsidP="000E1ED2">
      <w:pPr>
        <w:spacing w:line="360" w:lineRule="auto"/>
        <w:jc w:val="both"/>
        <w:rPr>
          <w:sz w:val="24"/>
          <w:szCs w:val="24"/>
        </w:rPr>
      </w:pPr>
      <w:r>
        <w:rPr>
          <w:sz w:val="24"/>
          <w:szCs w:val="24"/>
        </w:rPr>
        <w:t xml:space="preserve">Die Digitalisate wurden per Python-Bibliothek </w:t>
      </w:r>
      <w:r w:rsidRPr="004336DB">
        <w:rPr>
          <w:i/>
          <w:iCs/>
          <w:sz w:val="24"/>
          <w:szCs w:val="24"/>
        </w:rPr>
        <w:t>pytesseract</w:t>
      </w:r>
      <w:r>
        <w:rPr>
          <w:sz w:val="24"/>
          <w:szCs w:val="24"/>
        </w:rPr>
        <w:t xml:space="preserve"> erfasst. </w:t>
      </w:r>
      <w:r w:rsidRPr="005D2B0A">
        <w:rPr>
          <w:i/>
          <w:iCs/>
          <w:sz w:val="24"/>
          <w:szCs w:val="24"/>
        </w:rPr>
        <w:t>Tesseract</w:t>
      </w:r>
      <w:r>
        <w:rPr>
          <w:sz w:val="24"/>
          <w:szCs w:val="24"/>
        </w:rPr>
        <w:t xml:space="preserve"> ist eine Open-Source-OCR-Engine von Google. Sie nutzt die Sprachmodelle zu</w:t>
      </w:r>
      <w:del w:id="182" w:author="Lia Greiberg" w:date="2025-08-28T09:42:00Z" w16du:dateUtc="2025-08-28T07:42:00Z">
        <w:r w:rsidDel="00346CE1">
          <w:rPr>
            <w:sz w:val="24"/>
            <w:szCs w:val="24"/>
          </w:rPr>
          <w:delText xml:space="preserve"> de</w:delText>
        </w:r>
      </w:del>
      <w:r>
        <w:rPr>
          <w:sz w:val="24"/>
          <w:szCs w:val="24"/>
        </w:rPr>
        <w:t xml:space="preserve">r Textextraktion </w:t>
      </w:r>
      <w:r>
        <w:rPr>
          <w:sz w:val="24"/>
          <w:szCs w:val="24"/>
        </w:rPr>
        <w:fldChar w:fldCharType="begin"/>
      </w:r>
      <w:r>
        <w:rPr>
          <w:sz w:val="24"/>
          <w:szCs w:val="24"/>
        </w:rPr>
        <w:instrText xml:space="preserve"> ADDIN ZOTERO_ITEM CSL_CITATION {"citationID":"MxuvK8Vu","properties":{"formattedCitation":"(Baierer/Zumstein 2016)","plainCitation":"(Baierer/Zumstein 2016)","noteIndex":0},"citationItems":[{"id":277,"uris":["http://zotero.org/users/10358077/items/KZ4DSSZB"],"itemData":{"id":277,"type":"article-journal","abstract":"Möglichkeiten zur Verbesserung der automatischen Texterkennung (OCR) in digitalen Sammlungen insbesondere durch computerlinguistische Methoden werden beschrieben und bisherige PostOCR-Verfahren analysiert. Im Gegensatz zu diesen Möglichkeiten aus der Forschung oder aus einzelnen Projekten unterscheidet sich die momentane Anwendung von OCR in der Bibliothekspraxis wesentlich und nutzt das Potential nur teilweise aus.","container-title":"027.7 Zeitschrift für Bibliothekskultur","DOI":"10.12685/027.7-4-2-155","ISSN":"2296-0597","issue":"2","journalAbbreviation":"027.7","language":"de","page":"72-83","source":"DOI.org (Crossref)","title":"Verbesserung der OCR in digitalen Sammlungen von Bibliotheken","volume":"4","author":[{"family":"Baierer","given":"Konstantin"},{"family":"Zumstein","given":"Philipp"}],"issued":{"date-parts":[["2016",11,11]]}}}],"schema":"https://github.com/citation-style-language/schema/raw/master/csl-citation.json"} </w:instrText>
      </w:r>
      <w:r>
        <w:rPr>
          <w:sz w:val="24"/>
          <w:szCs w:val="24"/>
        </w:rPr>
        <w:fldChar w:fldCharType="separate"/>
      </w:r>
      <w:r>
        <w:rPr>
          <w:noProof/>
          <w:sz w:val="24"/>
          <w:szCs w:val="24"/>
        </w:rPr>
        <w:t>(vgl. Baierer/Zumstein 2016: 73)</w:t>
      </w:r>
      <w:r>
        <w:rPr>
          <w:sz w:val="24"/>
          <w:szCs w:val="24"/>
        </w:rPr>
        <w:fldChar w:fldCharType="end"/>
      </w:r>
      <w:r>
        <w:rPr>
          <w:sz w:val="24"/>
          <w:szCs w:val="24"/>
        </w:rPr>
        <w:t xml:space="preserve"> und unterstützt zahlreiche Bildformate (vgl. </w:t>
      </w:r>
      <w:hyperlink r:id="rId21" w:history="1">
        <w:r w:rsidRPr="00717110">
          <w:rPr>
            <w:rStyle w:val="Hyperlink"/>
            <w:sz w:val="24"/>
            <w:szCs w:val="24"/>
          </w:rPr>
          <w:t>Python-tesseract</w:t>
        </w:r>
      </w:hyperlink>
      <w:r>
        <w:rPr>
          <w:sz w:val="24"/>
          <w:szCs w:val="24"/>
        </w:rPr>
        <w:t>). Die Erkennungsqualität variiert je nach Verfahren</w:t>
      </w:r>
      <w:r>
        <w:rPr>
          <w:rStyle w:val="Funotenzeichen"/>
          <w:sz w:val="24"/>
          <w:szCs w:val="24"/>
        </w:rPr>
        <w:footnoteReference w:id="2"/>
      </w:r>
      <w:r>
        <w:rPr>
          <w:sz w:val="24"/>
          <w:szCs w:val="24"/>
        </w:rPr>
        <w:t xml:space="preserve">. </w:t>
      </w:r>
    </w:p>
    <w:p w14:paraId="014E0698" w14:textId="77777777" w:rsidR="000E1ED2" w:rsidRDefault="000E1ED2" w:rsidP="000E1ED2">
      <w:pPr>
        <w:spacing w:line="360" w:lineRule="auto"/>
        <w:jc w:val="both"/>
        <w:rPr>
          <w:sz w:val="24"/>
          <w:szCs w:val="24"/>
        </w:rPr>
      </w:pPr>
      <w:r>
        <w:rPr>
          <w:sz w:val="24"/>
          <w:szCs w:val="24"/>
        </w:rPr>
        <w:t xml:space="preserve">Um die Ergebnisse zu verbessern, wurden die Bilder zuerst vorbereitet (Abbildung 5.1). Dies erfolgt mithilfe einer Python-Bibliothek </w:t>
      </w:r>
      <w:r w:rsidRPr="006520C0">
        <w:rPr>
          <w:i/>
          <w:iCs/>
          <w:sz w:val="24"/>
          <w:szCs w:val="24"/>
        </w:rPr>
        <w:t>OpenCV</w:t>
      </w:r>
      <w:r>
        <w:rPr>
          <w:i/>
          <w:iCs/>
          <w:sz w:val="24"/>
          <w:szCs w:val="24"/>
        </w:rPr>
        <w:t xml:space="preserve"> (CV2).</w:t>
      </w:r>
    </w:p>
    <w:p w14:paraId="295FA6E6" w14:textId="77777777" w:rsidR="000E1ED2" w:rsidRDefault="000E1ED2" w:rsidP="000E1ED2">
      <w:pPr>
        <w:spacing w:before="240" w:line="360" w:lineRule="auto"/>
        <w:jc w:val="both"/>
        <w:rPr>
          <w:sz w:val="24"/>
          <w:szCs w:val="24"/>
        </w:rPr>
      </w:pPr>
      <w:r>
        <w:rPr>
          <w:noProof/>
          <w:sz w:val="24"/>
          <w:szCs w:val="24"/>
        </w:rPr>
        <w:drawing>
          <wp:inline distT="0" distB="0" distL="0" distR="0" wp14:anchorId="5A082331" wp14:editId="053AE57F">
            <wp:extent cx="5040630" cy="1071245"/>
            <wp:effectExtent l="0" t="0" r="1270" b="0"/>
            <wp:docPr id="802827814" name="Grafik 3"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7814" name="Grafik 3" descr="Ein Bild, das Text, Schrift, Screenshot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5040630" cy="1071245"/>
                    </a:xfrm>
                    <a:prstGeom prst="rect">
                      <a:avLst/>
                    </a:prstGeom>
                  </pic:spPr>
                </pic:pic>
              </a:graphicData>
            </a:graphic>
          </wp:inline>
        </w:drawing>
      </w:r>
    </w:p>
    <w:p w14:paraId="55928971" w14:textId="77777777" w:rsidR="000E1ED2" w:rsidRPr="00B118C3" w:rsidRDefault="000E1ED2" w:rsidP="000E1ED2">
      <w:pPr>
        <w:spacing w:before="240" w:line="360" w:lineRule="auto"/>
        <w:jc w:val="both"/>
      </w:pPr>
      <w:r>
        <w:t>Abb. 5.1 Screenshot des Python-Codeausschnitts zur Bildverbesserung mit der OpenCV-Bibliothek</w:t>
      </w:r>
    </w:p>
    <w:p w14:paraId="71AF88C1" w14:textId="50D884BF" w:rsidR="000E1ED2" w:rsidRPr="006B0CFC" w:rsidRDefault="000E1ED2" w:rsidP="000E1ED2">
      <w:pPr>
        <w:spacing w:before="240" w:line="360" w:lineRule="auto"/>
        <w:ind w:firstLine="567"/>
        <w:jc w:val="both"/>
        <w:rPr>
          <w:color w:val="000000"/>
          <w:sz w:val="24"/>
          <w:szCs w:val="24"/>
        </w:rPr>
      </w:pPr>
      <w:r w:rsidRPr="00A30FA1">
        <w:rPr>
          <w:sz w:val="24"/>
          <w:szCs w:val="24"/>
        </w:rPr>
        <w:t xml:space="preserve">Zunächst wurden </w:t>
      </w:r>
      <w:r>
        <w:rPr>
          <w:sz w:val="24"/>
          <w:szCs w:val="24"/>
        </w:rPr>
        <w:t>die originale</w:t>
      </w:r>
      <w:ins w:id="184" w:author="Lia Greiberg" w:date="2025-08-28T09:43:00Z" w16du:dateUtc="2025-08-28T07:43:00Z">
        <w:r w:rsidR="00346CE1">
          <w:rPr>
            <w:sz w:val="24"/>
            <w:szCs w:val="24"/>
          </w:rPr>
          <w:t>n</w:t>
        </w:r>
      </w:ins>
      <w:r w:rsidRPr="00A30FA1">
        <w:rPr>
          <w:sz w:val="24"/>
          <w:szCs w:val="24"/>
        </w:rPr>
        <w:t xml:space="preserve"> JPG-Dateien invertiert, indem die Helligkeitswerte jedes Pixels umgekehrt wurde</w:t>
      </w:r>
      <w:r>
        <w:rPr>
          <w:sz w:val="24"/>
          <w:szCs w:val="24"/>
        </w:rPr>
        <w:t>n</w:t>
      </w:r>
      <w:ins w:id="185" w:author="Lia Greiberg" w:date="2025-09-09T13:19:00Z" w16du:dateUtc="2025-09-09T11:19:00Z">
        <w:r w:rsidR="00622D5C">
          <w:rPr>
            <w:sz w:val="24"/>
            <w:szCs w:val="24"/>
          </w:rPr>
          <w:t>.</w:t>
        </w:r>
      </w:ins>
      <w:del w:id="186" w:author="Lia Greiberg" w:date="2025-09-09T13:19:00Z" w16du:dateUtc="2025-09-09T11:19:00Z">
        <w:r w:rsidRPr="00A30FA1" w:rsidDel="00622D5C">
          <w:rPr>
            <w:sz w:val="24"/>
            <w:szCs w:val="24"/>
          </w:rPr>
          <w:delText>,</w:delText>
        </w:r>
      </w:del>
      <w:r w:rsidRPr="00A30FA1">
        <w:rPr>
          <w:sz w:val="24"/>
          <w:szCs w:val="24"/>
        </w:rPr>
        <w:t xml:space="preserve"> </w:t>
      </w:r>
      <w:del w:id="187" w:author="Lia Greiberg" w:date="2025-09-09T13:19:00Z" w16du:dateUtc="2025-09-09T11:19:00Z">
        <w:r w:rsidRPr="00A30FA1" w:rsidDel="00622D5C">
          <w:rPr>
            <w:sz w:val="24"/>
            <w:szCs w:val="24"/>
          </w:rPr>
          <w:delText xml:space="preserve">sodass </w:delText>
        </w:r>
      </w:del>
      <w:ins w:id="188" w:author="Lia Greiberg" w:date="2025-09-09T13:19:00Z" w16du:dateUtc="2025-09-09T11:19:00Z">
        <w:r w:rsidR="00622D5C">
          <w:rPr>
            <w:sz w:val="24"/>
            <w:szCs w:val="24"/>
          </w:rPr>
          <w:t>Dadurch wurden</w:t>
        </w:r>
        <w:r w:rsidR="00622D5C" w:rsidRPr="00A30FA1">
          <w:rPr>
            <w:sz w:val="24"/>
            <w:szCs w:val="24"/>
          </w:rPr>
          <w:t xml:space="preserve"> </w:t>
        </w:r>
      </w:ins>
      <w:r w:rsidRPr="00A30FA1">
        <w:rPr>
          <w:sz w:val="24"/>
          <w:szCs w:val="24"/>
        </w:rPr>
        <w:t>helle Pixel dunkel und dunkle Pixel hell</w:t>
      </w:r>
      <w:del w:id="189" w:author="Lia Greiberg" w:date="2025-09-09T13:19:00Z" w16du:dateUtc="2025-09-09T11:19:00Z">
        <w:r w:rsidRPr="00A30FA1" w:rsidDel="00622D5C">
          <w:rPr>
            <w:sz w:val="24"/>
            <w:szCs w:val="24"/>
          </w:rPr>
          <w:delText xml:space="preserve"> werden</w:delText>
        </w:r>
      </w:del>
      <w:r w:rsidRPr="00A30FA1">
        <w:rPr>
          <w:sz w:val="24"/>
          <w:szCs w:val="24"/>
        </w:rPr>
        <w:t>. Dies erhöht den Kontrast zwischen dem Text und dem Hintergrund.</w:t>
      </w:r>
      <w:r>
        <w:rPr>
          <w:sz w:val="24"/>
          <w:szCs w:val="24"/>
        </w:rPr>
        <w:t xml:space="preserve"> Um verschiedene Grauabstufungen darzustellen, wurde auf die invertierten Bilder</w:t>
      </w:r>
      <w:del w:id="190" w:author="Lia Greiberg" w:date="2025-09-09T13:21:00Z" w16du:dateUtc="2025-09-09T11:21:00Z">
        <w:r w:rsidDel="00622D5C">
          <w:rPr>
            <w:sz w:val="24"/>
            <w:szCs w:val="24"/>
          </w:rPr>
          <w:delText>n</w:delText>
        </w:r>
      </w:del>
      <w:r>
        <w:rPr>
          <w:sz w:val="24"/>
          <w:szCs w:val="24"/>
        </w:rPr>
        <w:t xml:space="preserve"> Grayscaling angewendet. Dieser Schritt reduziert die Komplexität des Bildes und erleichtert die Extraktion, da es den Fokus auf die Helligkeitswerte legt. </w:t>
      </w:r>
      <w:commentRangeStart w:id="191"/>
      <w:r>
        <w:rPr>
          <w:sz w:val="24"/>
          <w:szCs w:val="24"/>
        </w:rPr>
        <w:t xml:space="preserve">Ein Computer kann normalerweise bis zu 256 Graustufen darstellen </w:t>
      </w:r>
      <w:r>
        <w:rPr>
          <w:sz w:val="24"/>
          <w:szCs w:val="24"/>
        </w:rPr>
        <w:fldChar w:fldCharType="begin"/>
      </w:r>
      <w:r>
        <w:rPr>
          <w:sz w:val="24"/>
          <w:szCs w:val="24"/>
        </w:rPr>
        <w:instrText xml:space="preserve"> ADDIN ZOTERO_ITEM CSL_CITATION {"citationID":"xXtTx5bK","properties":{"formattedCitation":"(Rawat/Sharma/Gusain 2021, S. 2590)","plainCitation":"(Rawat/Sharma/Gusain 2021, S. 2590)","dontUpdate":true,"noteIndex":0},"citationItems":[{"id":280,"uris":["http://zotero.org/users/10358077/items/2A2KF8KK"],"itemData":{"id":280,"type":"article-journal","abstract":"A huge amount of information exists in the form of textbooks, paper documents, newspapers, and other physical forms, that is required to be digitized for its effective access and long-time availability. Optical Character Recognition (OCR) is an effective way to digitize the text. In this study, we have used Google’s Tesseract as the OCR tool. The focus of our study is to improve Tesseract’s accuracy on machine-printed Garhwali documents by using image pre-processing techniques including Super-Resolution (SR), different binarization methods (Otsu and adaptive thresholding), skew correction, morphological operations, and ImageMagick methods. To improve the Tesseract results, we used the three proposed approaches – two approaches differed by the binarization method (Otsu and adaptive thresholding), and the third approach used ImageMagick methods for pre-processing. For evaluation purposes, we created a dataset by capturing images from a sample of five Garhwali textbooks using two mobile cameras with different resolutions; two books were captured by a highresolution camera and the other three were captured through a lowresolution camera. Our experiments showed good results in specific cases, for high-resolution images, 88.13% accuracy was achieved for Otsu thresholding without applying the Super-Resolution and for lowresolution images, 87.44% accuracy was achieved for ImageMagick with Super-Resolution.","container-title":"ICTACT Journal on Image and Video Processing","DOI":"10.21917/ijivp.2021.0366","ISSN":"09769099, 09769102","issue":"2","journalAbbreviation":"IJIVP","language":"en","page":"2588-2594","source":"DOI.org (Crossref)","title":"ANALYSIS OF IMAGE PREPROCESSING TECHNIQUES TO IMPROVE OCR OF GARHWALI TEXT OBTAINED USING THE HINDI TESSERACT MODEL","volume":"12","author":[{"family":"Rawat","given":"Sukhbindra Singh"},{"family":"Sharma","given":"Ashutosh"},{"family":"Gusain","given":"Rachana"}],"issued":{"date-parts":[["2021",11,1]]}},"locator":"2590"}],"schema":"https://github.com/citation-style-language/schema/raw/master/csl-citation.json"} </w:instrText>
      </w:r>
      <w:r>
        <w:rPr>
          <w:sz w:val="24"/>
          <w:szCs w:val="24"/>
        </w:rPr>
        <w:fldChar w:fldCharType="separate"/>
      </w:r>
      <w:r>
        <w:rPr>
          <w:noProof/>
          <w:sz w:val="24"/>
          <w:szCs w:val="24"/>
        </w:rPr>
        <w:t>(vgl. Rawat/</w:t>
      </w:r>
      <w:del w:id="192" w:author="Lia Greiberg" w:date="2025-08-28T09:45:00Z" w16du:dateUtc="2025-08-28T07:45:00Z">
        <w:r w:rsidDel="00F54DD9">
          <w:rPr>
            <w:noProof/>
            <w:sz w:val="24"/>
            <w:szCs w:val="24"/>
          </w:rPr>
          <w:delText xml:space="preserve"> </w:delText>
        </w:r>
      </w:del>
      <w:r>
        <w:rPr>
          <w:noProof/>
          <w:sz w:val="24"/>
          <w:szCs w:val="24"/>
        </w:rPr>
        <w:t>Sharma/</w:t>
      </w:r>
      <w:del w:id="193" w:author="Lia Greiberg" w:date="2025-08-28T09:45:00Z" w16du:dateUtc="2025-08-28T07:45:00Z">
        <w:r w:rsidDel="00F54DD9">
          <w:rPr>
            <w:noProof/>
            <w:sz w:val="24"/>
            <w:szCs w:val="24"/>
          </w:rPr>
          <w:delText xml:space="preserve"> </w:delText>
        </w:r>
      </w:del>
      <w:r>
        <w:rPr>
          <w:noProof/>
          <w:sz w:val="24"/>
          <w:szCs w:val="24"/>
        </w:rPr>
        <w:t>Gusain 2021: 2590)</w:t>
      </w:r>
      <w:r>
        <w:rPr>
          <w:sz w:val="24"/>
          <w:szCs w:val="24"/>
        </w:rPr>
        <w:fldChar w:fldCharType="end"/>
      </w:r>
      <w:r>
        <w:rPr>
          <w:sz w:val="24"/>
          <w:szCs w:val="24"/>
        </w:rPr>
        <w:t xml:space="preserve">. </w:t>
      </w:r>
      <w:commentRangeEnd w:id="191"/>
      <w:r w:rsidR="00F54DD9">
        <w:rPr>
          <w:rStyle w:val="Kommentarzeichen"/>
        </w:rPr>
        <w:commentReference w:id="191"/>
      </w:r>
      <w:r>
        <w:rPr>
          <w:sz w:val="24"/>
          <w:szCs w:val="24"/>
        </w:rPr>
        <w:t>Anschließend wurde das Graustufenbild in ein binäres Bild umgewandelt. D</w:t>
      </w:r>
      <w:ins w:id="194" w:author="Lia Greiberg" w:date="2025-08-28T09:47:00Z" w16du:dateUtc="2025-08-28T07:47:00Z">
        <w:r w:rsidR="00F54DD9">
          <w:rPr>
            <w:sz w:val="24"/>
            <w:szCs w:val="24"/>
          </w:rPr>
          <w:t>ie</w:t>
        </w:r>
      </w:ins>
      <w:del w:id="195" w:author="Lia Greiberg" w:date="2025-08-28T09:47:00Z" w16du:dateUtc="2025-08-28T07:47:00Z">
        <w:r w:rsidDel="00F54DD9">
          <w:rPr>
            <w:sz w:val="24"/>
            <w:szCs w:val="24"/>
          </w:rPr>
          <w:delText>er</w:delText>
        </w:r>
      </w:del>
      <w:r>
        <w:rPr>
          <w:sz w:val="24"/>
          <w:szCs w:val="24"/>
        </w:rPr>
        <w:t xml:space="preserve"> Binarisierung erfolgt durch </w:t>
      </w:r>
      <w:ins w:id="196" w:author="Lia Greiberg" w:date="2025-09-09T13:44:00Z" w16du:dateUtc="2025-09-09T11:44:00Z">
        <w:r w:rsidR="007963E4">
          <w:rPr>
            <w:sz w:val="24"/>
            <w:szCs w:val="24"/>
          </w:rPr>
          <w:t xml:space="preserve">die </w:t>
        </w:r>
      </w:ins>
      <w:r>
        <w:rPr>
          <w:sz w:val="24"/>
          <w:szCs w:val="24"/>
        </w:rPr>
        <w:t xml:space="preserve">Festlegung eines Schwellenwerts. So kann ein hoher Wert bspw. Zeichenstriche entfernen, während ein zu niedriger Wert zu unscharfen Randbereichen führen kann (vgl. </w:t>
      </w:r>
      <w:r>
        <w:rPr>
          <w:sz w:val="24"/>
          <w:szCs w:val="24"/>
        </w:rPr>
        <w:fldChar w:fldCharType="begin"/>
      </w:r>
      <w:r>
        <w:rPr>
          <w:sz w:val="24"/>
          <w:szCs w:val="24"/>
        </w:rPr>
        <w:instrText xml:space="preserve"> ADDIN ZOTERO_ITEM CSL_CITATION {"citationID":"aquwMJUD","properties":{"formattedCitation":"(Rawat/Sharma/Gusain 2021, S. 2590)","plainCitation":"(Rawat/Sharma/Gusain 2021, S. 2590)","dontUpdate":true,"noteIndex":0},"citationItems":[{"id":280,"uris":["http://zotero.org/users/10358077/items/2A2KF8KK"],"itemData":{"id":280,"type":"article-journal","abstract":"A huge amount of information exists in the form of textbooks, paper documents, newspapers, and other physical forms, that is required to be digitized for its effective access and long-time availability. Optical Character Recognition (OCR) is an effective way to digitize the text. In this study, we have used Google’s Tesseract as the OCR tool. The focus of our study is to improve Tesseract’s accuracy on machine-printed Garhwali documents by using image pre-processing techniques including Super-Resolution (SR), different binarization methods (Otsu and adaptive thresholding), skew correction, morphological operations, and ImageMagick methods. To improve the Tesseract results, we used the three proposed approaches – two approaches differed by the binarization method (Otsu and adaptive thresholding), and the third approach used ImageMagick methods for pre-processing. For evaluation purposes, we created a dataset by capturing images from a sample of five Garhwali textbooks using two mobile cameras with different resolutions; two books were captured by a highresolution camera and the other three were captured through a lowresolution camera. Our experiments showed good results in specific cases, for high-resolution images, 88.13% accuracy was achieved for Otsu thresholding without applying the Super-Resolution and for lowresolution images, 87.44% accuracy was achieved for ImageMagick with Super-Resolution.","container-title":"ICTACT Journal on Image and Video Processing","DOI":"10.21917/ijivp.2021.0366","ISSN":"09769099, 09769102","issue":"2","journalAbbreviation":"IJIVP","language":"en","page":"2588-2594","source":"DOI.org (Crossref)","title":"ANALYSIS OF IMAGE PREPROCESSING TECHNIQUES TO IMPROVE OCR OF GARHWALI TEXT OBTAINED USING THE HINDI TESSERACT MODEL","volume":"12","author":[{"family":"Rawat","given":"Sukhbindra Singh"},{"family":"Sharma","given":"Ashutosh"},{"family":"Gusain","given":"Rachana"}],"issued":{"date-parts":[["2021",11,1]]}},"locator":"2590"}],"schema":"https://github.com/citation-style-language/schema/raw/master/csl-citation.json"} </w:instrText>
      </w:r>
      <w:r>
        <w:rPr>
          <w:sz w:val="24"/>
          <w:szCs w:val="24"/>
        </w:rPr>
        <w:fldChar w:fldCharType="separate"/>
      </w:r>
      <w:r>
        <w:rPr>
          <w:noProof/>
          <w:sz w:val="24"/>
          <w:szCs w:val="24"/>
        </w:rPr>
        <w:t>ebd.</w:t>
      </w:r>
      <w:del w:id="197" w:author="Lia Greiberg" w:date="2025-09-09T13:41:00Z" w16du:dateUtc="2025-09-09T11:41:00Z">
        <w:r w:rsidDel="007963E4">
          <w:rPr>
            <w:noProof/>
            <w:sz w:val="24"/>
            <w:szCs w:val="24"/>
          </w:rPr>
          <w:delText>: 2590</w:delText>
        </w:r>
      </w:del>
      <w:r>
        <w:rPr>
          <w:noProof/>
          <w:sz w:val="24"/>
          <w:szCs w:val="24"/>
        </w:rPr>
        <w:t>)</w:t>
      </w:r>
      <w:r>
        <w:rPr>
          <w:sz w:val="24"/>
          <w:szCs w:val="24"/>
        </w:rPr>
        <w:fldChar w:fldCharType="end"/>
      </w:r>
      <w:r>
        <w:rPr>
          <w:sz w:val="24"/>
          <w:szCs w:val="24"/>
        </w:rPr>
        <w:t xml:space="preserve">. Die </w:t>
      </w:r>
      <w:hyperlink r:id="rId23" w:history="1">
        <w:r w:rsidRPr="00B118C3">
          <w:rPr>
            <w:rStyle w:val="Hyperlink"/>
            <w:sz w:val="24"/>
            <w:szCs w:val="24"/>
          </w:rPr>
          <w:t>CV2</w:t>
        </w:r>
      </w:hyperlink>
      <w:r>
        <w:rPr>
          <w:sz w:val="24"/>
          <w:szCs w:val="24"/>
        </w:rPr>
        <w:t xml:space="preserve">-Bibliothek bietet verschiedene Typen von Binarisierungsmethoden zur Auswahl. Nach verschiedenen Erprobungen mit unterschiedlichen Einstellungen wurde der am besten passenden Schwellenwert ermittelt und </w:t>
      </w:r>
      <w:ins w:id="198" w:author="Lia Greiberg" w:date="2025-08-28T09:47:00Z" w16du:dateUtc="2025-08-28T07:47:00Z">
        <w:r w:rsidR="00F54DD9">
          <w:rPr>
            <w:sz w:val="24"/>
            <w:szCs w:val="24"/>
          </w:rPr>
          <w:t xml:space="preserve">es wurde sich </w:t>
        </w:r>
      </w:ins>
      <w:r>
        <w:rPr>
          <w:sz w:val="24"/>
          <w:szCs w:val="24"/>
        </w:rPr>
        <w:t xml:space="preserve">für die </w:t>
      </w:r>
      <w:r>
        <w:rPr>
          <w:rStyle w:val="HTMLCode"/>
          <w:color w:val="000000"/>
        </w:rPr>
        <w:t>THRESH_BINARY</w:t>
      </w:r>
      <w:r>
        <w:rPr>
          <w:sz w:val="24"/>
          <w:szCs w:val="24"/>
        </w:rPr>
        <w:t xml:space="preserve">-Methode </w:t>
      </w:r>
      <w:ins w:id="199" w:author="Lia Greiberg" w:date="2025-08-28T09:47:00Z" w16du:dateUtc="2025-08-28T07:47:00Z">
        <w:r w:rsidR="00F54DD9">
          <w:rPr>
            <w:sz w:val="24"/>
            <w:szCs w:val="24"/>
          </w:rPr>
          <w:t>e</w:t>
        </w:r>
      </w:ins>
      <w:del w:id="200" w:author="Lia Greiberg" w:date="2025-08-28T09:47:00Z" w16du:dateUtc="2025-08-28T07:47:00Z">
        <w:r w:rsidDel="00F54DD9">
          <w:rPr>
            <w:sz w:val="24"/>
            <w:szCs w:val="24"/>
          </w:rPr>
          <w:delText>E</w:delText>
        </w:r>
      </w:del>
      <w:r>
        <w:rPr>
          <w:sz w:val="24"/>
          <w:szCs w:val="24"/>
        </w:rPr>
        <w:t xml:space="preserve">ntschieden. </w:t>
      </w:r>
      <w:commentRangeStart w:id="201"/>
      <w:r w:rsidRPr="007963E4">
        <w:rPr>
          <w:sz w:val="24"/>
          <w:szCs w:val="24"/>
        </w:rPr>
        <w:t xml:space="preserve">Bei dieser Methode wurden </w:t>
      </w:r>
      <w:r w:rsidRPr="007963E4">
        <w:rPr>
          <w:color w:val="000000"/>
          <w:sz w:val="24"/>
          <w:szCs w:val="24"/>
        </w:rPr>
        <w:t xml:space="preserve">alle Pixel mit einer Helligkeit über 120 auf </w:t>
      </w:r>
      <w:ins w:id="202" w:author="Lia Greiberg" w:date="2025-09-09T13:47:00Z" w16du:dateUtc="2025-09-09T11:47:00Z">
        <w:r w:rsidR="00A73458">
          <w:rPr>
            <w:color w:val="000000"/>
            <w:sz w:val="24"/>
            <w:szCs w:val="24"/>
          </w:rPr>
          <w:t xml:space="preserve">den Wert </w:t>
        </w:r>
      </w:ins>
      <w:ins w:id="203" w:author="Lia Greiberg" w:date="2025-09-09T13:50:00Z" w16du:dateUtc="2025-09-09T11:50:00Z">
        <w:r w:rsidR="00A73458">
          <w:rPr>
            <w:color w:val="000000"/>
            <w:sz w:val="24"/>
            <w:szCs w:val="24"/>
          </w:rPr>
          <w:t>W</w:t>
        </w:r>
      </w:ins>
      <w:del w:id="204" w:author="Lia Greiberg" w:date="2025-09-09T13:50:00Z" w16du:dateUtc="2025-09-09T11:50:00Z">
        <w:r w:rsidRPr="007963E4" w:rsidDel="00A73458">
          <w:rPr>
            <w:color w:val="000000"/>
            <w:sz w:val="24"/>
            <w:szCs w:val="24"/>
          </w:rPr>
          <w:delText>w</w:delText>
        </w:r>
      </w:del>
      <w:r w:rsidRPr="007963E4">
        <w:rPr>
          <w:color w:val="000000"/>
          <w:sz w:val="24"/>
          <w:szCs w:val="24"/>
        </w:rPr>
        <w:t xml:space="preserve">eiß 255 gesetzt, während Pixel mit </w:t>
      </w:r>
      <w:r w:rsidRPr="007963E4">
        <w:rPr>
          <w:color w:val="000000"/>
          <w:sz w:val="24"/>
          <w:szCs w:val="24"/>
        </w:rPr>
        <w:lastRenderedPageBreak/>
        <w:t>niedriger Helligkeit</w:t>
      </w:r>
      <w:ins w:id="205" w:author="Lia Greiberg" w:date="2025-09-09T13:47:00Z" w16du:dateUtc="2025-09-09T11:47:00Z">
        <w:r w:rsidR="00A73458">
          <w:rPr>
            <w:color w:val="000000"/>
            <w:sz w:val="24"/>
            <w:szCs w:val="24"/>
          </w:rPr>
          <w:t xml:space="preserve"> den Wert</w:t>
        </w:r>
      </w:ins>
      <w:r w:rsidRPr="007963E4">
        <w:rPr>
          <w:color w:val="000000"/>
          <w:sz w:val="24"/>
          <w:szCs w:val="24"/>
        </w:rPr>
        <w:t xml:space="preserve"> </w:t>
      </w:r>
      <w:ins w:id="206" w:author="Lia Greiberg" w:date="2025-09-09T13:50:00Z" w16du:dateUtc="2025-09-09T11:50:00Z">
        <w:r w:rsidR="00A73458">
          <w:rPr>
            <w:color w:val="000000"/>
            <w:sz w:val="24"/>
            <w:szCs w:val="24"/>
          </w:rPr>
          <w:t>S</w:t>
        </w:r>
      </w:ins>
      <w:del w:id="207" w:author="Lia Greiberg" w:date="2025-09-09T13:50:00Z" w16du:dateUtc="2025-09-09T11:50:00Z">
        <w:r w:rsidRPr="007963E4" w:rsidDel="00A73458">
          <w:rPr>
            <w:color w:val="000000"/>
            <w:sz w:val="24"/>
            <w:szCs w:val="24"/>
          </w:rPr>
          <w:delText>s</w:delText>
        </w:r>
      </w:del>
      <w:r w:rsidRPr="007963E4">
        <w:rPr>
          <w:color w:val="000000"/>
          <w:sz w:val="24"/>
          <w:szCs w:val="24"/>
        </w:rPr>
        <w:t xml:space="preserve">chwarz 0 </w:t>
      </w:r>
      <w:del w:id="208" w:author="Lia Greiberg" w:date="2025-09-09T13:51:00Z" w16du:dateUtc="2025-09-09T11:51:00Z">
        <w:r w:rsidRPr="007963E4" w:rsidDel="00A73458">
          <w:rPr>
            <w:color w:val="000000"/>
            <w:sz w:val="24"/>
            <w:szCs w:val="24"/>
          </w:rPr>
          <w:delText>wurden</w:delText>
        </w:r>
      </w:del>
      <w:ins w:id="209" w:author="Lia Greiberg" w:date="2025-09-09T13:51:00Z" w16du:dateUtc="2025-09-09T11:51:00Z">
        <w:r w:rsidR="00A73458">
          <w:rPr>
            <w:color w:val="000000"/>
            <w:sz w:val="24"/>
            <w:szCs w:val="24"/>
          </w:rPr>
          <w:t>bekamen</w:t>
        </w:r>
      </w:ins>
      <w:r w:rsidRPr="007963E4">
        <w:rPr>
          <w:color w:val="000000"/>
          <w:sz w:val="24"/>
          <w:szCs w:val="24"/>
        </w:rPr>
        <w:t>.</w:t>
      </w:r>
      <w:r w:rsidRPr="00B118C3">
        <w:rPr>
          <w:color w:val="000000"/>
          <w:sz w:val="24"/>
          <w:szCs w:val="24"/>
        </w:rPr>
        <w:t xml:space="preserve"> </w:t>
      </w:r>
      <w:commentRangeEnd w:id="201"/>
      <w:r w:rsidR="007963E4">
        <w:rPr>
          <w:rStyle w:val="Kommentarzeichen"/>
        </w:rPr>
        <w:commentReference w:id="201"/>
      </w:r>
      <w:r w:rsidRPr="00B118C3">
        <w:rPr>
          <w:color w:val="000000"/>
          <w:sz w:val="24"/>
          <w:szCs w:val="24"/>
        </w:rPr>
        <w:t xml:space="preserve">Diese </w:t>
      </w:r>
      <w:r>
        <w:rPr>
          <w:color w:val="000000"/>
          <w:sz w:val="24"/>
          <w:szCs w:val="24"/>
        </w:rPr>
        <w:t>Einstellungen erwiesen sich bei allen Bildern als unterschiedlich wirksam, liefer</w:t>
      </w:r>
      <w:ins w:id="210" w:author="Lia Greiberg" w:date="2025-08-28T09:48:00Z" w16du:dateUtc="2025-08-28T07:48:00Z">
        <w:r w:rsidR="00F54DD9">
          <w:rPr>
            <w:color w:val="000000"/>
            <w:sz w:val="24"/>
            <w:szCs w:val="24"/>
          </w:rPr>
          <w:t>t</w:t>
        </w:r>
      </w:ins>
      <w:ins w:id="211" w:author="Lia Greiberg" w:date="2025-09-09T14:03:00Z" w16du:dateUtc="2025-09-09T12:03:00Z">
        <w:r w:rsidR="00DA4E74">
          <w:rPr>
            <w:color w:val="000000"/>
            <w:sz w:val="24"/>
            <w:szCs w:val="24"/>
          </w:rPr>
          <w:t>en</w:t>
        </w:r>
      </w:ins>
      <w:del w:id="212" w:author="Lia Greiberg" w:date="2025-08-28T09:48:00Z" w16du:dateUtc="2025-08-28T07:48:00Z">
        <w:r w:rsidDel="00F54DD9">
          <w:rPr>
            <w:color w:val="000000"/>
            <w:sz w:val="24"/>
            <w:szCs w:val="24"/>
          </w:rPr>
          <w:delText>n</w:delText>
        </w:r>
      </w:del>
      <w:r>
        <w:rPr>
          <w:color w:val="000000"/>
          <w:sz w:val="24"/>
          <w:szCs w:val="24"/>
        </w:rPr>
        <w:t xml:space="preserve"> jedoch </w:t>
      </w:r>
      <w:ins w:id="213" w:author="Lia Greiberg" w:date="2025-08-28T09:48:00Z" w16du:dateUtc="2025-08-28T07:48:00Z">
        <w:r w:rsidR="00F54DD9" w:rsidRPr="00DA4E74">
          <w:rPr>
            <w:color w:val="000000"/>
            <w:sz w:val="24"/>
            <w:szCs w:val="24"/>
          </w:rPr>
          <w:t>insgesamt</w:t>
        </w:r>
        <w:r w:rsidR="00F54DD9">
          <w:rPr>
            <w:color w:val="000000"/>
            <w:sz w:val="24"/>
            <w:szCs w:val="24"/>
          </w:rPr>
          <w:t xml:space="preserve"> </w:t>
        </w:r>
      </w:ins>
      <w:r>
        <w:rPr>
          <w:color w:val="000000"/>
          <w:sz w:val="24"/>
          <w:szCs w:val="24"/>
        </w:rPr>
        <w:t>gute Resultate. Zum Schluss wurde der Kontrast verstärk</w:t>
      </w:r>
      <w:ins w:id="214" w:author="Lia Greiberg" w:date="2025-09-09T14:04:00Z" w16du:dateUtc="2025-09-09T12:04:00Z">
        <w:r w:rsidR="00DA4E74">
          <w:rPr>
            <w:color w:val="000000"/>
            <w:sz w:val="24"/>
            <w:szCs w:val="24"/>
          </w:rPr>
          <w:t>t</w:t>
        </w:r>
      </w:ins>
      <w:ins w:id="215" w:author="Lia Greiberg" w:date="2025-08-28T09:48:00Z" w16du:dateUtc="2025-08-28T07:48:00Z">
        <w:r w:rsidR="00F54DD9">
          <w:rPr>
            <w:color w:val="000000"/>
            <w:sz w:val="24"/>
            <w:szCs w:val="24"/>
          </w:rPr>
          <w:t>, wo</w:t>
        </w:r>
      </w:ins>
      <w:del w:id="216" w:author="Lia Greiberg" w:date="2025-08-28T09:48:00Z" w16du:dateUtc="2025-08-28T07:48:00Z">
        <w:r w:rsidDel="00F54DD9">
          <w:rPr>
            <w:color w:val="000000"/>
            <w:sz w:val="24"/>
            <w:szCs w:val="24"/>
          </w:rPr>
          <w:delText xml:space="preserve"> und da</w:delText>
        </w:r>
      </w:del>
      <w:r>
        <w:rPr>
          <w:color w:val="000000"/>
          <w:sz w:val="24"/>
          <w:szCs w:val="24"/>
        </w:rPr>
        <w:t xml:space="preserve">durch </w:t>
      </w:r>
      <w:del w:id="217" w:author="Lia Greiberg" w:date="2025-08-28T09:48:00Z" w16du:dateUtc="2025-08-28T07:48:00Z">
        <w:r w:rsidDel="00F54DD9">
          <w:rPr>
            <w:color w:val="000000"/>
            <w:sz w:val="24"/>
            <w:szCs w:val="24"/>
          </w:rPr>
          <w:delText xml:space="preserve">wurde </w:delText>
        </w:r>
      </w:del>
      <w:ins w:id="218" w:author="Lia Greiberg" w:date="2025-08-28T09:48:00Z" w16du:dateUtc="2025-08-28T07:48:00Z">
        <w:r w:rsidR="00F54DD9">
          <w:rPr>
            <w:color w:val="000000"/>
            <w:sz w:val="24"/>
            <w:szCs w:val="24"/>
          </w:rPr>
          <w:t xml:space="preserve">der </w:t>
        </w:r>
      </w:ins>
      <w:r>
        <w:rPr>
          <w:color w:val="000000"/>
          <w:sz w:val="24"/>
          <w:szCs w:val="24"/>
        </w:rPr>
        <w:t xml:space="preserve">Text deutlicher hervorgehoben </w:t>
      </w:r>
      <w:ins w:id="219" w:author="Lia Greiberg" w:date="2025-08-28T09:49:00Z" w16du:dateUtc="2025-08-28T07:49:00Z">
        <w:r w:rsidR="00F54DD9">
          <w:rPr>
            <w:color w:val="000000"/>
            <w:sz w:val="24"/>
            <w:szCs w:val="24"/>
          </w:rPr>
          <w:t xml:space="preserve">wurde </w:t>
        </w:r>
      </w:ins>
      <w:r>
        <w:rPr>
          <w:color w:val="000000"/>
          <w:sz w:val="24"/>
          <w:szCs w:val="24"/>
        </w:rPr>
        <w:t xml:space="preserve">(vgl. </w:t>
      </w:r>
      <w:hyperlink r:id="rId24" w:anchor="ggaa9e58d2860d4afa658ef70a9b1115576a147222a96556ebc1d948b372bcd7ac59" w:history="1">
        <w:r w:rsidRPr="00A401D2">
          <w:rPr>
            <w:rStyle w:val="Hyperlink"/>
            <w:sz w:val="24"/>
            <w:szCs w:val="24"/>
          </w:rPr>
          <w:t>OpenCV</w:t>
        </w:r>
      </w:hyperlink>
      <w:r>
        <w:rPr>
          <w:color w:val="000000"/>
          <w:sz w:val="24"/>
          <w:szCs w:val="24"/>
        </w:rPr>
        <w:t xml:space="preserve">). </w:t>
      </w:r>
      <w:r>
        <w:rPr>
          <w:sz w:val="24"/>
          <w:szCs w:val="24"/>
        </w:rPr>
        <w:t>Die Abbildung 5.2 (a–d) veranschaulicht den Prozess der Vorverarbeitung bis</w:t>
      </w:r>
      <w:ins w:id="220" w:author="Lia Greiberg" w:date="2025-09-09T14:06:00Z" w16du:dateUtc="2025-09-09T12:06:00Z">
        <w:r w:rsidR="00DA4E74">
          <w:rPr>
            <w:sz w:val="24"/>
            <w:szCs w:val="24"/>
          </w:rPr>
          <w:t xml:space="preserve"> zur</w:t>
        </w:r>
      </w:ins>
      <w:r>
        <w:rPr>
          <w:sz w:val="24"/>
          <w:szCs w:val="24"/>
        </w:rPr>
        <w:t xml:space="preserve"> OCR und zeig</w:t>
      </w:r>
      <w:ins w:id="221" w:author="Lia Greiberg" w:date="2025-08-28T09:49:00Z" w16du:dateUtc="2025-08-28T07:49:00Z">
        <w:r w:rsidR="00F54DD9">
          <w:rPr>
            <w:sz w:val="24"/>
            <w:szCs w:val="24"/>
          </w:rPr>
          <w:t>t</w:t>
        </w:r>
      </w:ins>
      <w:del w:id="222" w:author="Lia Greiberg" w:date="2025-08-28T09:49:00Z" w16du:dateUtc="2025-08-28T07:49:00Z">
        <w:r w:rsidDel="00F54DD9">
          <w:rPr>
            <w:sz w:val="24"/>
            <w:szCs w:val="24"/>
          </w:rPr>
          <w:delText>en</w:delText>
        </w:r>
      </w:del>
      <w:r>
        <w:rPr>
          <w:sz w:val="24"/>
          <w:szCs w:val="24"/>
        </w:rPr>
        <w:t xml:space="preserve"> die Wirkung der einzelnen Schritte auf das Ausgan</w:t>
      </w:r>
      <w:ins w:id="223" w:author="Lia Greiberg" w:date="2025-08-28T09:51:00Z" w16du:dateUtc="2025-08-28T07:51:00Z">
        <w:r w:rsidR="00F54DD9">
          <w:rPr>
            <w:sz w:val="24"/>
            <w:szCs w:val="24"/>
          </w:rPr>
          <w:t>g</w:t>
        </w:r>
      </w:ins>
      <w:r>
        <w:rPr>
          <w:sz w:val="24"/>
          <w:szCs w:val="24"/>
        </w:rPr>
        <w:t xml:space="preserve">smaterial. </w:t>
      </w:r>
    </w:p>
    <w:p w14:paraId="761E4E65" w14:textId="77777777" w:rsidR="000E1ED2" w:rsidRDefault="000E1ED2" w:rsidP="000E1ED2">
      <w:pPr>
        <w:spacing w:before="240" w:line="360" w:lineRule="auto"/>
        <w:jc w:val="both"/>
        <w:rPr>
          <w:sz w:val="24"/>
          <w:szCs w:val="24"/>
        </w:rPr>
      </w:pPr>
      <w:r>
        <w:rPr>
          <w:noProof/>
          <w:sz w:val="24"/>
          <w:szCs w:val="24"/>
        </w:rPr>
        <w:drawing>
          <wp:inline distT="0" distB="0" distL="0" distR="0" wp14:anchorId="3F82F2AF" wp14:editId="1DA4EA3C">
            <wp:extent cx="1193712" cy="2167890"/>
            <wp:effectExtent l="0" t="0" r="635" b="3810"/>
            <wp:docPr id="472292914" name="Grafik 3" descr="Ein Bild, das Text, Papier, Dokument, Brie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92914" name="Grafik 3" descr="Ein Bild, das Text, Papier, Dokument, Brief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46280" cy="2263358"/>
                    </a:xfrm>
                    <a:prstGeom prst="rect">
                      <a:avLst/>
                    </a:prstGeom>
                  </pic:spPr>
                </pic:pic>
              </a:graphicData>
            </a:graphic>
          </wp:inline>
        </w:drawing>
      </w:r>
      <w:r>
        <w:rPr>
          <w:noProof/>
          <w:sz w:val="24"/>
          <w:szCs w:val="24"/>
        </w:rPr>
        <w:drawing>
          <wp:inline distT="0" distB="0" distL="0" distR="0" wp14:anchorId="5ABABE49" wp14:editId="4922E317">
            <wp:extent cx="1185866" cy="2166090"/>
            <wp:effectExtent l="0" t="0" r="0" b="5715"/>
            <wp:docPr id="1405834259" name="Grafik 4" descr="Ein Bild, das Text, Handschrift, Karte Menü,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34259" name="Grafik 4" descr="Ein Bild, das Text, Handschrift, Karte Menü, Screenshot enthält.&#10;&#10;KI-generierte Inhalte können fehlerhaft sei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11884" cy="2213614"/>
                    </a:xfrm>
                    <a:prstGeom prst="rect">
                      <a:avLst/>
                    </a:prstGeom>
                  </pic:spPr>
                </pic:pic>
              </a:graphicData>
            </a:graphic>
          </wp:inline>
        </w:drawing>
      </w:r>
      <w:r>
        <w:rPr>
          <w:noProof/>
          <w:sz w:val="24"/>
          <w:szCs w:val="24"/>
        </w:rPr>
        <w:drawing>
          <wp:inline distT="0" distB="0" distL="0" distR="0" wp14:anchorId="5A6ECAC3" wp14:editId="676579C6">
            <wp:extent cx="1204547" cy="2168872"/>
            <wp:effectExtent l="0" t="0" r="2540" b="3175"/>
            <wp:docPr id="1630696584" name="Grafik 7" descr="Ein Bild, das Text, Screenshot, Schrift, Schwarz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6584" name="Grafik 7" descr="Ein Bild, das Text, Screenshot, Schrift, Schwarzweiß enthält.&#10;&#10;KI-generierte Inhalte können fehlerhaft sei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75703" cy="2296993"/>
                    </a:xfrm>
                    <a:prstGeom prst="rect">
                      <a:avLst/>
                    </a:prstGeom>
                  </pic:spPr>
                </pic:pic>
              </a:graphicData>
            </a:graphic>
          </wp:inline>
        </w:drawing>
      </w:r>
      <w:r>
        <w:rPr>
          <w:noProof/>
          <w:sz w:val="24"/>
          <w:szCs w:val="24"/>
        </w:rPr>
        <w:drawing>
          <wp:inline distT="0" distB="0" distL="0" distR="0" wp14:anchorId="3AFD8017" wp14:editId="2A27C00F">
            <wp:extent cx="1314450" cy="1826895"/>
            <wp:effectExtent l="0" t="0" r="6350" b="1905"/>
            <wp:docPr id="8219025" name="Grafik 6"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025" name="Grafik 6" descr="Ein Bild, das Text, Screenshot, Schrift, Zahl enthält.&#10;&#10;KI-generierte Inhalte können fehlerhaft sei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24029" cy="1840208"/>
                    </a:xfrm>
                    <a:prstGeom prst="rect">
                      <a:avLst/>
                    </a:prstGeom>
                  </pic:spPr>
                </pic:pic>
              </a:graphicData>
            </a:graphic>
          </wp:inline>
        </w:drawing>
      </w:r>
    </w:p>
    <w:p w14:paraId="03B26352" w14:textId="07279247" w:rsidR="000E1ED2" w:rsidRDefault="000E1ED2" w:rsidP="000E1ED2">
      <w:pPr>
        <w:pStyle w:val="Listenabsatz"/>
        <w:numPr>
          <w:ilvl w:val="0"/>
          <w:numId w:val="33"/>
        </w:numPr>
        <w:spacing w:line="360" w:lineRule="auto"/>
        <w:ind w:left="284" w:hanging="284"/>
        <w:jc w:val="both"/>
      </w:pPr>
      <w:del w:id="224" w:author="Lia Greiberg" w:date="2025-09-09T14:07:00Z" w16du:dateUtc="2025-09-09T12:07:00Z">
        <w:r w:rsidDel="00DA4E74">
          <w:delText xml:space="preserve"> </w:delText>
        </w:r>
      </w:del>
      <w:r>
        <w:t xml:space="preserve">Originalscan           (b) Invertiertes Bild     </w:t>
      </w:r>
      <w:ins w:id="225" w:author="Lia Greiberg" w:date="2025-09-09T14:07:00Z" w16du:dateUtc="2025-09-09T12:07:00Z">
        <w:r w:rsidR="00217C09">
          <w:t xml:space="preserve"> </w:t>
        </w:r>
      </w:ins>
      <w:r>
        <w:t>(c)</w:t>
      </w:r>
      <w:ins w:id="226" w:author="Lia Greiberg" w:date="2025-09-09T14:07:00Z" w16du:dateUtc="2025-09-09T12:07:00Z">
        <w:r w:rsidR="00DA4E74">
          <w:t xml:space="preserve"> </w:t>
        </w:r>
      </w:ins>
      <w:r>
        <w:t>Binarisierung            (d) OCR-Ausgabe</w:t>
      </w:r>
    </w:p>
    <w:p w14:paraId="6D98E02E" w14:textId="77777777" w:rsidR="000E1ED2" w:rsidRDefault="000E1ED2" w:rsidP="000E1ED2">
      <w:pPr>
        <w:spacing w:before="240" w:line="360" w:lineRule="auto"/>
        <w:jc w:val="both"/>
        <w:rPr>
          <w:color w:val="000000"/>
          <w:sz w:val="24"/>
          <w:szCs w:val="24"/>
        </w:rPr>
      </w:pPr>
      <w:r w:rsidRPr="009709E0">
        <w:t>Abb. 5.</w:t>
      </w:r>
      <w:r>
        <w:t>2</w:t>
      </w:r>
      <w:r w:rsidRPr="009709E0">
        <w:t xml:space="preserve"> </w:t>
      </w:r>
      <w:r>
        <w:t>(a</w:t>
      </w:r>
      <w:del w:id="227" w:author="Lia Greiberg" w:date="2025-09-09T14:08:00Z" w16du:dateUtc="2025-09-09T12:08:00Z">
        <w:r w:rsidDel="00217C09">
          <w:delText xml:space="preserve"> </w:delText>
        </w:r>
      </w:del>
      <w:r>
        <w:t>–</w:t>
      </w:r>
      <w:del w:id="228" w:author="Lia Greiberg" w:date="2025-09-09T14:08:00Z" w16du:dateUtc="2025-09-09T12:08:00Z">
        <w:r w:rsidDel="00217C09">
          <w:delText xml:space="preserve"> </w:delText>
        </w:r>
      </w:del>
      <w:r>
        <w:t>d) Prozess der OCR-Vorbereitung und -Erkennung</w:t>
      </w:r>
    </w:p>
    <w:p w14:paraId="1CDD4909" w14:textId="6A441752" w:rsidR="000E1ED2" w:rsidRDefault="000E1ED2" w:rsidP="000E1ED2">
      <w:pPr>
        <w:spacing w:before="240" w:line="360" w:lineRule="auto"/>
        <w:ind w:firstLine="567"/>
        <w:jc w:val="both"/>
        <w:rPr>
          <w:sz w:val="24"/>
          <w:szCs w:val="24"/>
        </w:rPr>
      </w:pPr>
      <w:r>
        <w:rPr>
          <w:sz w:val="24"/>
          <w:szCs w:val="24"/>
        </w:rPr>
        <w:t xml:space="preserve">Danach kam </w:t>
      </w:r>
      <w:ins w:id="229" w:author="Lia Greiberg" w:date="2025-09-09T14:10:00Z" w16du:dateUtc="2025-09-09T12:10:00Z">
        <w:r w:rsidR="00404F50">
          <w:rPr>
            <w:sz w:val="24"/>
            <w:szCs w:val="24"/>
          </w:rPr>
          <w:t xml:space="preserve">die </w:t>
        </w:r>
      </w:ins>
      <w:r>
        <w:rPr>
          <w:sz w:val="24"/>
          <w:szCs w:val="24"/>
        </w:rPr>
        <w:t>OCR zum Einsatz (Abbildung 5.3). Dabei wurden zwei Sprachmodelle kombiniert: Deutsch und Fraktur.</w:t>
      </w:r>
    </w:p>
    <w:p w14:paraId="7047AF90" w14:textId="77777777" w:rsidR="000E1ED2" w:rsidRDefault="000E1ED2" w:rsidP="000E1ED2">
      <w:pPr>
        <w:spacing w:before="240" w:line="360" w:lineRule="auto"/>
        <w:jc w:val="both"/>
        <w:rPr>
          <w:sz w:val="24"/>
          <w:szCs w:val="24"/>
        </w:rPr>
      </w:pPr>
      <w:commentRangeStart w:id="230"/>
      <w:r>
        <w:rPr>
          <w:noProof/>
          <w:sz w:val="24"/>
          <w:szCs w:val="24"/>
        </w:rPr>
        <w:drawing>
          <wp:inline distT="0" distB="0" distL="0" distR="0" wp14:anchorId="51FFC0C9" wp14:editId="5B93C7D8">
            <wp:extent cx="5040630" cy="297180"/>
            <wp:effectExtent l="0" t="0" r="1270" b="0"/>
            <wp:docPr id="11356119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11960" name="Grafik 11356119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0630" cy="297180"/>
                    </a:xfrm>
                    <a:prstGeom prst="rect">
                      <a:avLst/>
                    </a:prstGeom>
                  </pic:spPr>
                </pic:pic>
              </a:graphicData>
            </a:graphic>
          </wp:inline>
        </w:drawing>
      </w:r>
      <w:commentRangeEnd w:id="230"/>
      <w:r w:rsidR="00404F50">
        <w:rPr>
          <w:rStyle w:val="Kommentarzeichen"/>
        </w:rPr>
        <w:commentReference w:id="230"/>
      </w:r>
    </w:p>
    <w:p w14:paraId="09272A97" w14:textId="77777777" w:rsidR="000E1ED2" w:rsidRPr="009709E0" w:rsidRDefault="000E1ED2" w:rsidP="000E1ED2">
      <w:pPr>
        <w:spacing w:line="360" w:lineRule="auto"/>
        <w:jc w:val="both"/>
      </w:pPr>
      <w:r w:rsidRPr="009709E0">
        <w:t>Abb. 5.</w:t>
      </w:r>
      <w:r>
        <w:t>3</w:t>
      </w:r>
      <w:r w:rsidRPr="009709E0">
        <w:t xml:space="preserve"> </w:t>
      </w:r>
      <w:r>
        <w:t>Screenshot des Python-Codeausschnitts zur OCR-Erkennung</w:t>
      </w:r>
    </w:p>
    <w:p w14:paraId="3E999F53" w14:textId="7CA699BD" w:rsidR="000E1ED2" w:rsidRDefault="000E1ED2" w:rsidP="000E1ED2">
      <w:pPr>
        <w:spacing w:before="240" w:line="360" w:lineRule="auto"/>
        <w:ind w:firstLine="567"/>
        <w:jc w:val="both"/>
        <w:rPr>
          <w:sz w:val="24"/>
          <w:szCs w:val="24"/>
        </w:rPr>
      </w:pPr>
      <w:r>
        <w:rPr>
          <w:sz w:val="24"/>
          <w:szCs w:val="24"/>
        </w:rPr>
        <w:t>Nach der OCR-Erschließung wurden OCR-Fehler analysiert, um mögliche Korrekturschritte abzuleiten. Da</w:t>
      </w:r>
      <w:ins w:id="231" w:author="Lia Greiberg" w:date="2025-09-09T14:15:00Z" w16du:dateUtc="2025-09-09T12:15:00Z">
        <w:r w:rsidR="00404F50">
          <w:rPr>
            <w:sz w:val="24"/>
            <w:szCs w:val="24"/>
          </w:rPr>
          <w:t>für</w:t>
        </w:r>
      </w:ins>
      <w:del w:id="232" w:author="Lia Greiberg" w:date="2025-09-09T14:15:00Z" w16du:dateUtc="2025-09-09T12:15:00Z">
        <w:r w:rsidDel="00404F50">
          <w:rPr>
            <w:sz w:val="24"/>
            <w:szCs w:val="24"/>
          </w:rPr>
          <w:delText>zu</w:delText>
        </w:r>
      </w:del>
      <w:r>
        <w:rPr>
          <w:sz w:val="24"/>
          <w:szCs w:val="24"/>
        </w:rPr>
        <w:t xml:space="preserve"> kam ein hybrides Verfahren zum Einsatz. Zunächst wurden wiederkehrende Fehlmuster mittels regulärer Ausdrücke (Regex) erkannt. Es wurde festgestellt, </w:t>
      </w:r>
      <w:commentRangeStart w:id="233"/>
      <w:r>
        <w:rPr>
          <w:sz w:val="24"/>
          <w:szCs w:val="24"/>
        </w:rPr>
        <w:t xml:space="preserve">dass </w:t>
      </w:r>
      <w:del w:id="234" w:author="Lia Greiberg" w:date="2025-08-28T09:53:00Z" w16du:dateUtc="2025-08-28T07:53:00Z">
        <w:r w:rsidDel="00ED5391">
          <w:rPr>
            <w:sz w:val="24"/>
            <w:szCs w:val="24"/>
          </w:rPr>
          <w:delText xml:space="preserve">der größte Teil </w:delText>
        </w:r>
      </w:del>
      <w:del w:id="235" w:author="Lia Greiberg" w:date="2025-08-28T09:52:00Z" w16du:dateUtc="2025-08-28T07:52:00Z">
        <w:r w:rsidDel="00F54DD9">
          <w:rPr>
            <w:sz w:val="24"/>
            <w:szCs w:val="24"/>
          </w:rPr>
          <w:delText xml:space="preserve">von </w:delText>
        </w:r>
      </w:del>
      <w:ins w:id="236" w:author="Lia Greiberg" w:date="2025-08-28T09:53:00Z" w16du:dateUtc="2025-08-28T07:53:00Z">
        <w:r w:rsidR="00ED5391">
          <w:rPr>
            <w:sz w:val="24"/>
            <w:szCs w:val="24"/>
          </w:rPr>
          <w:t>die meisten</w:t>
        </w:r>
      </w:ins>
      <w:ins w:id="237" w:author="Lia Greiberg" w:date="2025-08-28T09:52:00Z" w16du:dateUtc="2025-08-28T07:52:00Z">
        <w:r w:rsidR="00F54DD9">
          <w:rPr>
            <w:sz w:val="24"/>
            <w:szCs w:val="24"/>
          </w:rPr>
          <w:t xml:space="preserve"> </w:t>
        </w:r>
      </w:ins>
      <w:r>
        <w:rPr>
          <w:sz w:val="24"/>
          <w:szCs w:val="24"/>
        </w:rPr>
        <w:t>Fehler auf falsch erkannte</w:t>
      </w:r>
      <w:del w:id="238" w:author="Lia Greiberg" w:date="2025-08-28T09:54:00Z" w16du:dateUtc="2025-08-28T07:54:00Z">
        <w:r w:rsidDel="00ED5391">
          <w:rPr>
            <w:sz w:val="24"/>
            <w:szCs w:val="24"/>
          </w:rPr>
          <w:delText>n</w:delText>
        </w:r>
      </w:del>
      <w:r>
        <w:rPr>
          <w:sz w:val="24"/>
          <w:szCs w:val="24"/>
        </w:rPr>
        <w:t xml:space="preserve"> Zeichen</w:t>
      </w:r>
      <w:r w:rsidRPr="00FB0D6F">
        <w:rPr>
          <w:sz w:val="24"/>
          <w:szCs w:val="24"/>
        </w:rPr>
        <w:t xml:space="preserve"> </w:t>
      </w:r>
      <w:del w:id="239" w:author="Lia Greiberg" w:date="2025-08-28T09:53:00Z" w16du:dateUtc="2025-08-28T07:53:00Z">
        <w:r w:rsidDel="00ED5391">
          <w:rPr>
            <w:sz w:val="24"/>
            <w:szCs w:val="24"/>
          </w:rPr>
          <w:delText>liegt</w:delText>
        </w:r>
      </w:del>
      <w:ins w:id="240" w:author="Lia Greiberg" w:date="2025-08-28T09:53:00Z" w16du:dateUtc="2025-08-28T07:53:00Z">
        <w:r w:rsidR="00ED5391">
          <w:rPr>
            <w:sz w:val="24"/>
            <w:szCs w:val="24"/>
          </w:rPr>
          <w:t>zurückzuführen sind</w:t>
        </w:r>
      </w:ins>
      <w:commentRangeEnd w:id="233"/>
      <w:ins w:id="241" w:author="Lia Greiberg" w:date="2025-08-28T09:54:00Z" w16du:dateUtc="2025-08-28T07:54:00Z">
        <w:r w:rsidR="00ED5391">
          <w:rPr>
            <w:rStyle w:val="Kommentarzeichen"/>
          </w:rPr>
          <w:commentReference w:id="233"/>
        </w:r>
      </w:ins>
      <w:r>
        <w:rPr>
          <w:sz w:val="24"/>
          <w:szCs w:val="24"/>
        </w:rPr>
        <w:t>, z.</w:t>
      </w:r>
      <w:ins w:id="242" w:author="Lia Greiberg" w:date="2025-08-28T09:52:00Z" w16du:dateUtc="2025-08-28T07:52:00Z">
        <w:r w:rsidR="00F54DD9">
          <w:rPr>
            <w:sz w:val="24"/>
            <w:szCs w:val="24"/>
          </w:rPr>
          <w:t> </w:t>
        </w:r>
      </w:ins>
      <w:r>
        <w:rPr>
          <w:sz w:val="24"/>
          <w:szCs w:val="24"/>
        </w:rPr>
        <w:t xml:space="preserve">B.: </w:t>
      </w:r>
      <w:r w:rsidRPr="00FB0D6F">
        <w:rPr>
          <w:i/>
          <w:iCs/>
          <w:sz w:val="24"/>
          <w:szCs w:val="24"/>
        </w:rPr>
        <w:t>ic), auc), nad</w:t>
      </w:r>
      <w:r>
        <w:rPr>
          <w:i/>
          <w:iCs/>
          <w:sz w:val="24"/>
          <w:szCs w:val="24"/>
        </w:rPr>
        <w:t xml:space="preserve">, cr, </w:t>
      </w:r>
      <w:r w:rsidRPr="00FB0D6F">
        <w:rPr>
          <w:i/>
          <w:iCs/>
          <w:sz w:val="24"/>
          <w:szCs w:val="24"/>
        </w:rPr>
        <w:t xml:space="preserve">ſc&lt;wer </w:t>
      </w:r>
      <w:r w:rsidRPr="00FB0D6F">
        <w:rPr>
          <w:sz w:val="24"/>
          <w:szCs w:val="24"/>
        </w:rPr>
        <w:t>usw.</w:t>
      </w:r>
      <w:r w:rsidRPr="00FB0D6F">
        <w:rPr>
          <w:i/>
          <w:iCs/>
          <w:sz w:val="24"/>
          <w:szCs w:val="24"/>
        </w:rPr>
        <w:t xml:space="preserve"> </w:t>
      </w:r>
      <w:r w:rsidRPr="00FB0D6F">
        <w:rPr>
          <w:sz w:val="24"/>
          <w:szCs w:val="24"/>
        </w:rPr>
        <w:t>anstatt</w:t>
      </w:r>
      <w:r w:rsidRPr="00FB0D6F">
        <w:rPr>
          <w:i/>
          <w:iCs/>
          <w:sz w:val="24"/>
          <w:szCs w:val="24"/>
        </w:rPr>
        <w:t xml:space="preserve"> ich, auch, nach</w:t>
      </w:r>
      <w:r>
        <w:rPr>
          <w:i/>
          <w:iCs/>
          <w:sz w:val="24"/>
          <w:szCs w:val="24"/>
        </w:rPr>
        <w:t xml:space="preserve">, er, </w:t>
      </w:r>
      <w:r w:rsidRPr="00FB0D6F">
        <w:rPr>
          <w:i/>
          <w:iCs/>
          <w:sz w:val="24"/>
          <w:szCs w:val="24"/>
        </w:rPr>
        <w:t>ſc</w:t>
      </w:r>
      <w:r>
        <w:rPr>
          <w:i/>
          <w:iCs/>
          <w:sz w:val="24"/>
          <w:szCs w:val="24"/>
        </w:rPr>
        <w:t>h</w:t>
      </w:r>
      <w:r w:rsidRPr="00FB0D6F">
        <w:rPr>
          <w:i/>
          <w:iCs/>
          <w:sz w:val="24"/>
          <w:szCs w:val="24"/>
        </w:rPr>
        <w:t>wer</w:t>
      </w:r>
      <w:r>
        <w:rPr>
          <w:sz w:val="24"/>
          <w:szCs w:val="24"/>
        </w:rPr>
        <w:t>. Diese Fehler wurden automatisch durch die korrekten Zeichen ersetzt. Außerdem wurden</w:t>
      </w:r>
      <w:ins w:id="243" w:author="Lia Greiberg" w:date="2025-08-28T09:55:00Z" w16du:dateUtc="2025-08-28T07:55:00Z">
        <w:r w:rsidR="00CE7546">
          <w:rPr>
            <w:sz w:val="24"/>
            <w:szCs w:val="24"/>
          </w:rPr>
          <w:t xml:space="preserve"> die</w:t>
        </w:r>
      </w:ins>
      <w:r>
        <w:rPr>
          <w:sz w:val="24"/>
          <w:szCs w:val="24"/>
        </w:rPr>
        <w:t xml:space="preserve"> Silbentrennung am Zeilenende und überflüssige Zeich</w:t>
      </w:r>
      <w:del w:id="244" w:author="Lia Greiberg" w:date="2025-09-09T14:13:00Z" w16du:dateUtc="2025-09-09T12:13:00Z">
        <w:r w:rsidDel="00404F50">
          <w:rPr>
            <w:sz w:val="24"/>
            <w:szCs w:val="24"/>
          </w:rPr>
          <w:delText>n</w:delText>
        </w:r>
      </w:del>
      <w:r>
        <w:rPr>
          <w:sz w:val="24"/>
          <w:szCs w:val="24"/>
        </w:rPr>
        <w:t>en im Text entfernt. Die Eingriffe blieben bewusst minimal-invasiv, um das erkannte Layout nicht zu beeinträchtigen. Da auf dieser Grundlage die Grundstruktur des Dokuments</w:t>
      </w:r>
      <w:ins w:id="245" w:author="Lia Greiberg" w:date="2025-08-29T17:01:00Z" w16du:dateUtc="2025-08-29T15:01:00Z">
        <w:r w:rsidR="00281415">
          <w:rPr>
            <w:sz w:val="24"/>
            <w:szCs w:val="24"/>
          </w:rPr>
          <w:t xml:space="preserve"> </w:t>
        </w:r>
        <w:commentRangeStart w:id="246"/>
        <w:r w:rsidR="00281415">
          <w:rPr>
            <w:sz w:val="24"/>
            <w:szCs w:val="24"/>
          </w:rPr>
          <w:t>sich</w:t>
        </w:r>
      </w:ins>
      <w:r>
        <w:rPr>
          <w:sz w:val="24"/>
          <w:szCs w:val="24"/>
        </w:rPr>
        <w:t xml:space="preserve"> automatisch in XML </w:t>
      </w:r>
      <w:del w:id="247" w:author="Lia Greiberg" w:date="2025-08-29T17:01:00Z" w16du:dateUtc="2025-08-29T15:01:00Z">
        <w:r w:rsidDel="00281415">
          <w:rPr>
            <w:sz w:val="24"/>
            <w:szCs w:val="24"/>
          </w:rPr>
          <w:delText xml:space="preserve">zu </w:delText>
        </w:r>
      </w:del>
      <w:r>
        <w:rPr>
          <w:sz w:val="24"/>
          <w:szCs w:val="24"/>
        </w:rPr>
        <w:t>annotieren</w:t>
      </w:r>
      <w:ins w:id="248" w:author="Lia Greiberg" w:date="2025-08-29T17:01:00Z" w16du:dateUtc="2025-08-29T15:01:00Z">
        <w:r w:rsidR="00281415">
          <w:rPr>
            <w:sz w:val="24"/>
            <w:szCs w:val="24"/>
          </w:rPr>
          <w:t xml:space="preserve"> lässt</w:t>
        </w:r>
      </w:ins>
      <w:r>
        <w:rPr>
          <w:sz w:val="24"/>
          <w:szCs w:val="24"/>
        </w:rPr>
        <w:t>.</w:t>
      </w:r>
      <w:commentRangeEnd w:id="246"/>
      <w:r w:rsidR="00281415">
        <w:rPr>
          <w:rStyle w:val="Kommentarzeichen"/>
        </w:rPr>
        <w:commentReference w:id="246"/>
      </w:r>
    </w:p>
    <w:p w14:paraId="2681FD09" w14:textId="5EF8027D" w:rsidR="000E1ED2" w:rsidRDefault="000E1ED2" w:rsidP="000E1ED2">
      <w:pPr>
        <w:spacing w:before="240" w:line="360" w:lineRule="auto"/>
        <w:ind w:firstLine="567"/>
        <w:jc w:val="both"/>
        <w:rPr>
          <w:sz w:val="24"/>
          <w:szCs w:val="24"/>
        </w:rPr>
      </w:pPr>
      <w:r>
        <w:rPr>
          <w:sz w:val="24"/>
          <w:szCs w:val="24"/>
        </w:rPr>
        <w:lastRenderedPageBreak/>
        <w:t>Trotz</w:t>
      </w:r>
      <w:del w:id="249" w:author="Lia Greiberg" w:date="2025-08-28T09:57:00Z" w16du:dateUtc="2025-08-28T07:57:00Z">
        <w:r w:rsidDel="00CE7546">
          <w:rPr>
            <w:sz w:val="24"/>
            <w:szCs w:val="24"/>
          </w:rPr>
          <w:delText>t</w:delText>
        </w:r>
      </w:del>
      <w:r>
        <w:rPr>
          <w:sz w:val="24"/>
          <w:szCs w:val="24"/>
        </w:rPr>
        <w:t xml:space="preserve"> sorgfältiger Bildvorverarbeitung traten mehrere Einschränkungen</w:t>
      </w:r>
      <w:ins w:id="250" w:author="Lia Greiberg" w:date="2025-08-28T09:56:00Z" w16du:dateUtc="2025-08-28T07:56:00Z">
        <w:r w:rsidR="00CE7546">
          <w:rPr>
            <w:sz w:val="24"/>
            <w:szCs w:val="24"/>
          </w:rPr>
          <w:t xml:space="preserve"> auf</w:t>
        </w:r>
      </w:ins>
      <w:r>
        <w:rPr>
          <w:sz w:val="24"/>
          <w:szCs w:val="24"/>
        </w:rPr>
        <w:t xml:space="preserve">. </w:t>
      </w:r>
      <w:del w:id="251" w:author="Lia Greiberg" w:date="2025-08-28T09:57:00Z" w16du:dateUtc="2025-08-28T07:57:00Z">
        <w:r w:rsidDel="00CE7546">
          <w:rPr>
            <w:sz w:val="24"/>
            <w:szCs w:val="24"/>
          </w:rPr>
          <w:delText xml:space="preserve">Die </w:delText>
        </w:r>
      </w:del>
      <w:ins w:id="252" w:author="Lia Greiberg" w:date="2025-08-28T09:57:00Z" w16du:dateUtc="2025-08-28T07:57:00Z">
        <w:r w:rsidR="00CE7546">
          <w:rPr>
            <w:sz w:val="24"/>
            <w:szCs w:val="24"/>
          </w:rPr>
          <w:t xml:space="preserve">So war die </w:t>
        </w:r>
      </w:ins>
      <w:r>
        <w:rPr>
          <w:sz w:val="24"/>
          <w:szCs w:val="24"/>
        </w:rPr>
        <w:t xml:space="preserve">Bildqualität </w:t>
      </w:r>
      <w:ins w:id="253" w:author="Lia Greiberg" w:date="2025-09-09T14:27:00Z" w16du:dateUtc="2025-09-09T12:27:00Z">
        <w:r w:rsidR="004C105F">
          <w:rPr>
            <w:sz w:val="24"/>
            <w:szCs w:val="24"/>
          </w:rPr>
          <w:t xml:space="preserve">bspw. </w:t>
        </w:r>
      </w:ins>
      <w:del w:id="254" w:author="Lia Greiberg" w:date="2025-08-28T09:57:00Z" w16du:dateUtc="2025-08-28T07:57:00Z">
        <w:r w:rsidDel="00CE7546">
          <w:rPr>
            <w:sz w:val="24"/>
            <w:szCs w:val="24"/>
          </w:rPr>
          <w:delText xml:space="preserve">war </w:delText>
        </w:r>
      </w:del>
      <w:r>
        <w:rPr>
          <w:sz w:val="24"/>
          <w:szCs w:val="24"/>
        </w:rPr>
        <w:t>heterogen</w:t>
      </w:r>
      <w:ins w:id="255" w:author="Lia Greiberg" w:date="2025-09-09T14:26:00Z" w16du:dateUtc="2025-09-09T12:26:00Z">
        <w:r w:rsidR="004C105F">
          <w:rPr>
            <w:sz w:val="24"/>
            <w:szCs w:val="24"/>
          </w:rPr>
          <w:t>:</w:t>
        </w:r>
      </w:ins>
      <w:ins w:id="256" w:author="Lia Greiberg" w:date="2025-08-28T09:56:00Z" w16du:dateUtc="2025-08-28T07:56:00Z">
        <w:r w:rsidR="00CE7546">
          <w:rPr>
            <w:sz w:val="24"/>
            <w:szCs w:val="24"/>
          </w:rPr>
          <w:t xml:space="preserve"> </w:t>
        </w:r>
      </w:ins>
      <w:del w:id="257" w:author="Lia Greiberg" w:date="2025-08-28T09:56:00Z" w16du:dateUtc="2025-08-28T07:56:00Z">
        <w:r w:rsidDel="00CE7546">
          <w:rPr>
            <w:sz w:val="24"/>
            <w:szCs w:val="24"/>
          </w:rPr>
          <w:delText>. B</w:delText>
        </w:r>
      </w:del>
      <w:del w:id="258" w:author="Lia Greiberg" w:date="2025-09-09T14:26:00Z" w16du:dateUtc="2025-09-09T12:26:00Z">
        <w:r w:rsidDel="004C105F">
          <w:rPr>
            <w:sz w:val="24"/>
            <w:szCs w:val="24"/>
          </w:rPr>
          <w:delText xml:space="preserve">spw. variierten </w:delText>
        </w:r>
      </w:del>
      <w:r>
        <w:rPr>
          <w:sz w:val="24"/>
          <w:szCs w:val="24"/>
        </w:rPr>
        <w:t xml:space="preserve">Farbstiche und Kontraste </w:t>
      </w:r>
      <w:del w:id="259" w:author="Lia Greiberg" w:date="2025-09-09T14:26:00Z" w16du:dateUtc="2025-09-09T12:26:00Z">
        <w:r w:rsidDel="004C105F">
          <w:rPr>
            <w:sz w:val="24"/>
            <w:szCs w:val="24"/>
          </w:rPr>
          <w:delText xml:space="preserve">von </w:delText>
        </w:r>
      </w:del>
      <w:r>
        <w:rPr>
          <w:sz w:val="24"/>
          <w:szCs w:val="24"/>
        </w:rPr>
        <w:t>de</w:t>
      </w:r>
      <w:ins w:id="260" w:author="Lia Greiberg" w:date="2025-09-09T14:26:00Z" w16du:dateUtc="2025-09-09T12:26:00Z">
        <w:r w:rsidR="004C105F">
          <w:rPr>
            <w:sz w:val="24"/>
            <w:szCs w:val="24"/>
          </w:rPr>
          <w:t>r</w:t>
        </w:r>
      </w:ins>
      <w:del w:id="261" w:author="Lia Greiberg" w:date="2025-09-09T14:26:00Z" w16du:dateUtc="2025-09-09T12:26:00Z">
        <w:r w:rsidDel="004C105F">
          <w:rPr>
            <w:sz w:val="24"/>
            <w:szCs w:val="24"/>
          </w:rPr>
          <w:delText>n</w:delText>
        </w:r>
      </w:del>
      <w:r>
        <w:rPr>
          <w:sz w:val="24"/>
          <w:szCs w:val="24"/>
        </w:rPr>
        <w:t xml:space="preserve"> Bilder</w:t>
      </w:r>
      <w:ins w:id="262" w:author="Lia Greiberg" w:date="2025-09-09T14:27:00Z" w16du:dateUtc="2025-09-09T12:27:00Z">
        <w:r w:rsidR="004C105F">
          <w:rPr>
            <w:sz w:val="24"/>
            <w:szCs w:val="24"/>
          </w:rPr>
          <w:t xml:space="preserve"> variierten </w:t>
        </w:r>
      </w:ins>
      <w:del w:id="263" w:author="Lia Greiberg" w:date="2025-09-09T14:27:00Z" w16du:dateUtc="2025-09-09T12:27:00Z">
        <w:r w:rsidDel="004C105F">
          <w:rPr>
            <w:sz w:val="24"/>
            <w:szCs w:val="24"/>
          </w:rPr>
          <w:delText xml:space="preserve">n </w:delText>
        </w:r>
      </w:del>
      <w:r>
        <w:rPr>
          <w:sz w:val="24"/>
          <w:szCs w:val="24"/>
        </w:rPr>
        <w:t>innerhal</w:t>
      </w:r>
      <w:ins w:id="264" w:author="Lia Greiberg" w:date="2025-08-28T09:58:00Z" w16du:dateUtc="2025-08-28T07:58:00Z">
        <w:r w:rsidR="00CE7546">
          <w:rPr>
            <w:sz w:val="24"/>
            <w:szCs w:val="24"/>
          </w:rPr>
          <w:t>b</w:t>
        </w:r>
      </w:ins>
      <w:del w:id="265" w:author="Lia Greiberg" w:date="2025-08-28T09:58:00Z" w16du:dateUtc="2025-08-28T07:58:00Z">
        <w:r w:rsidDel="00CE7546">
          <w:rPr>
            <w:sz w:val="24"/>
            <w:szCs w:val="24"/>
          </w:rPr>
          <w:delText>s</w:delText>
        </w:r>
      </w:del>
      <w:r>
        <w:rPr>
          <w:sz w:val="24"/>
          <w:szCs w:val="24"/>
        </w:rPr>
        <w:t xml:space="preserve"> desselben Bandes, sodass keine einheitliche Parametrisierung möglich war. Die Einstellungen der Bildvorverarbeitung mussten daher seitenweise angepasst werden</w:t>
      </w:r>
      <w:ins w:id="266" w:author="Lia Greiberg" w:date="2025-09-09T14:31:00Z" w16du:dateUtc="2025-09-09T12:31:00Z">
        <w:r w:rsidR="008E35B8">
          <w:rPr>
            <w:sz w:val="24"/>
            <w:szCs w:val="24"/>
          </w:rPr>
          <w:t>. Dies</w:t>
        </w:r>
      </w:ins>
      <w:del w:id="267" w:author="Lia Greiberg" w:date="2025-09-09T14:31:00Z" w16du:dateUtc="2025-09-09T12:31:00Z">
        <w:r w:rsidDel="008E35B8">
          <w:rPr>
            <w:sz w:val="24"/>
            <w:szCs w:val="24"/>
          </w:rPr>
          <w:delText>,</w:delText>
        </w:r>
      </w:del>
      <w:r>
        <w:rPr>
          <w:sz w:val="24"/>
          <w:szCs w:val="24"/>
        </w:rPr>
        <w:t xml:space="preserve"> wa</w:t>
      </w:r>
      <w:ins w:id="268" w:author="Lia Greiberg" w:date="2025-09-09T14:31:00Z" w16du:dateUtc="2025-09-09T12:31:00Z">
        <w:r w:rsidR="008E35B8">
          <w:rPr>
            <w:sz w:val="24"/>
            <w:szCs w:val="24"/>
          </w:rPr>
          <w:t>r</w:t>
        </w:r>
      </w:ins>
      <w:del w:id="269" w:author="Lia Greiberg" w:date="2025-09-09T14:31:00Z" w16du:dateUtc="2025-09-09T12:31:00Z">
        <w:r w:rsidDel="008E35B8">
          <w:rPr>
            <w:sz w:val="24"/>
            <w:szCs w:val="24"/>
          </w:rPr>
          <w:delText>s</w:delText>
        </w:r>
      </w:del>
      <w:r>
        <w:rPr>
          <w:sz w:val="24"/>
          <w:szCs w:val="24"/>
        </w:rPr>
        <w:t xml:space="preserve"> mit einem erheblichen Zeitaufwand verbunden</w:t>
      </w:r>
      <w:del w:id="270" w:author="Lia Greiberg" w:date="2025-09-09T14:31:00Z" w16du:dateUtc="2025-09-09T12:31:00Z">
        <w:r w:rsidDel="008E35B8">
          <w:rPr>
            <w:sz w:val="24"/>
            <w:szCs w:val="24"/>
          </w:rPr>
          <w:delText xml:space="preserve"> ist</w:delText>
        </w:r>
      </w:del>
      <w:r>
        <w:rPr>
          <w:sz w:val="24"/>
          <w:szCs w:val="24"/>
        </w:rPr>
        <w:t>, der im Rahmen dieser Arbeit nur begrenzt zu leisten war. Zusätzlich erschwerten Verschmutzungen und Randabschattungen die OCR. Flecken wurden bspw. als Komma oder Punkt interpretiert. Darüber hinaus wurden einzelne Ziffern verwechselt (z.</w:t>
      </w:r>
      <w:ins w:id="271" w:author="Lia Greiberg" w:date="2025-09-11T14:38:00Z" w16du:dateUtc="2025-09-11T12:38:00Z">
        <w:r w:rsidR="0059761A">
          <w:rPr>
            <w:sz w:val="24"/>
            <w:szCs w:val="24"/>
          </w:rPr>
          <w:t> </w:t>
        </w:r>
      </w:ins>
      <w:r>
        <w:rPr>
          <w:sz w:val="24"/>
          <w:szCs w:val="24"/>
        </w:rPr>
        <w:t xml:space="preserve">B. 1/I/|, 0/O). Diese Fehler mussten manuell korrigiert werden. </w:t>
      </w:r>
    </w:p>
    <w:p w14:paraId="63D4F97D" w14:textId="77777777" w:rsidR="000E1ED2" w:rsidRPr="00F830EA" w:rsidRDefault="000E1ED2" w:rsidP="001B2566">
      <w:pPr>
        <w:pStyle w:val="berschrift2"/>
        <w:numPr>
          <w:ilvl w:val="1"/>
          <w:numId w:val="18"/>
        </w:numPr>
        <w:ind w:left="284" w:hanging="284"/>
        <w:jc w:val="both"/>
        <w:rPr>
          <w:rFonts w:ascii="Times New Roman" w:hAnsi="Times New Roman"/>
        </w:rPr>
      </w:pPr>
      <w:r>
        <w:rPr>
          <w:rFonts w:ascii="Times New Roman" w:hAnsi="Times New Roman"/>
        </w:rPr>
        <w:t>TEI-</w:t>
      </w:r>
      <w:r w:rsidRPr="00F830EA">
        <w:rPr>
          <w:rFonts w:ascii="Times New Roman" w:hAnsi="Times New Roman"/>
        </w:rPr>
        <w:t>XML</w:t>
      </w:r>
      <w:r>
        <w:rPr>
          <w:rFonts w:ascii="Times New Roman" w:hAnsi="Times New Roman"/>
        </w:rPr>
        <w:t>-</w:t>
      </w:r>
      <w:del w:id="272" w:author="Lia Greiberg" w:date="2025-08-28T11:22:00Z" w16du:dateUtc="2025-08-28T09:22:00Z">
        <w:r w:rsidDel="00DC59D7">
          <w:rPr>
            <w:rFonts w:ascii="Times New Roman" w:hAnsi="Times New Roman"/>
          </w:rPr>
          <w:delText xml:space="preserve"> </w:delText>
        </w:r>
      </w:del>
      <w:r>
        <w:rPr>
          <w:rFonts w:ascii="Times New Roman" w:hAnsi="Times New Roman"/>
        </w:rPr>
        <w:t>Modellierung</w:t>
      </w:r>
    </w:p>
    <w:p w14:paraId="7C742B97" w14:textId="3718570C" w:rsidR="000E1ED2" w:rsidRDefault="000E1ED2" w:rsidP="000E1ED2">
      <w:pPr>
        <w:spacing w:line="360" w:lineRule="auto"/>
        <w:jc w:val="both"/>
        <w:rPr>
          <w:sz w:val="24"/>
          <w:szCs w:val="24"/>
        </w:rPr>
      </w:pPr>
      <w:r>
        <w:rPr>
          <w:sz w:val="24"/>
          <w:szCs w:val="24"/>
        </w:rPr>
        <w:t>Für die vorl</w:t>
      </w:r>
      <w:ins w:id="273" w:author="Lia Greiberg" w:date="2025-08-28T11:22:00Z" w16du:dateUtc="2025-08-28T09:22:00Z">
        <w:r w:rsidR="00DC59D7">
          <w:rPr>
            <w:sz w:val="24"/>
            <w:szCs w:val="24"/>
          </w:rPr>
          <w:t>i</w:t>
        </w:r>
      </w:ins>
      <w:r>
        <w:rPr>
          <w:sz w:val="24"/>
          <w:szCs w:val="24"/>
        </w:rPr>
        <w:t xml:space="preserve">egende Arbeit wurde XML </w:t>
      </w:r>
      <w:del w:id="274" w:author="Lia Greiberg" w:date="2025-09-09T15:01:00Z" w16du:dateUtc="2025-09-09T13:01:00Z">
        <w:r w:rsidDel="00144284">
          <w:rPr>
            <w:sz w:val="24"/>
            <w:szCs w:val="24"/>
          </w:rPr>
          <w:delText xml:space="preserve">nach </w:delText>
        </w:r>
      </w:del>
      <w:ins w:id="275" w:author="Lia Greiberg" w:date="2025-09-09T15:01:00Z" w16du:dateUtc="2025-09-09T13:01:00Z">
        <w:r w:rsidR="00144284">
          <w:rPr>
            <w:sz w:val="24"/>
            <w:szCs w:val="24"/>
          </w:rPr>
          <w:t xml:space="preserve">gemäß </w:t>
        </w:r>
      </w:ins>
      <w:r>
        <w:rPr>
          <w:sz w:val="24"/>
          <w:szCs w:val="24"/>
        </w:rPr>
        <w:t>den Richtlinien der TEI als semantische</w:t>
      </w:r>
      <w:del w:id="276" w:author="Lia Greiberg" w:date="2025-08-28T11:22:00Z" w16du:dateUtc="2025-08-28T09:22:00Z">
        <w:r w:rsidDel="00DC59D7">
          <w:rPr>
            <w:sz w:val="24"/>
            <w:szCs w:val="24"/>
          </w:rPr>
          <w:delText>n</w:delText>
        </w:r>
      </w:del>
      <w:r>
        <w:rPr>
          <w:sz w:val="24"/>
          <w:szCs w:val="24"/>
        </w:rPr>
        <w:t xml:space="preserve"> Ebene eingesetzt. </w:t>
      </w:r>
      <w:del w:id="277" w:author="Lia Greiberg" w:date="2025-09-09T15:01:00Z" w16du:dateUtc="2025-09-09T13:01:00Z">
        <w:r w:rsidDel="00144284">
          <w:rPr>
            <w:sz w:val="24"/>
            <w:szCs w:val="24"/>
          </w:rPr>
          <w:delText xml:space="preserve">Dabei </w:delText>
        </w:r>
      </w:del>
      <w:ins w:id="278" w:author="Lia Greiberg" w:date="2025-09-09T15:01:00Z" w16du:dateUtc="2025-09-09T13:01:00Z">
        <w:r w:rsidR="00144284">
          <w:rPr>
            <w:sz w:val="24"/>
            <w:szCs w:val="24"/>
          </w:rPr>
          <w:t xml:space="preserve">Es </w:t>
        </w:r>
      </w:ins>
      <w:r>
        <w:rPr>
          <w:sz w:val="24"/>
          <w:szCs w:val="24"/>
        </w:rPr>
        <w:t xml:space="preserve">dient </w:t>
      </w:r>
      <w:del w:id="279" w:author="Lia Greiberg" w:date="2025-09-09T15:01:00Z" w16du:dateUtc="2025-09-09T13:01:00Z">
        <w:r w:rsidDel="00144284">
          <w:rPr>
            <w:sz w:val="24"/>
            <w:szCs w:val="24"/>
          </w:rPr>
          <w:delText xml:space="preserve">es </w:delText>
        </w:r>
      </w:del>
      <w:r>
        <w:rPr>
          <w:sz w:val="24"/>
          <w:szCs w:val="24"/>
        </w:rPr>
        <w:t>zu</w:t>
      </w:r>
      <w:del w:id="280" w:author="Lia Greiberg" w:date="2025-08-28T11:22:00Z" w16du:dateUtc="2025-08-28T09:22:00Z">
        <w:r w:rsidDel="00DC59D7">
          <w:rPr>
            <w:sz w:val="24"/>
            <w:szCs w:val="24"/>
          </w:rPr>
          <w:delText xml:space="preserve"> de</w:delText>
        </w:r>
      </w:del>
      <w:r>
        <w:rPr>
          <w:sz w:val="24"/>
          <w:szCs w:val="24"/>
        </w:rPr>
        <w:t>r Erfassung der Metadaten von Primärdigitalisaten, zu</w:t>
      </w:r>
      <w:del w:id="281" w:author="Lia Greiberg" w:date="2025-08-28T11:23:00Z" w16du:dateUtc="2025-08-28T09:23:00Z">
        <w:r w:rsidDel="00DC59D7">
          <w:rPr>
            <w:sz w:val="24"/>
            <w:szCs w:val="24"/>
          </w:rPr>
          <w:delText xml:space="preserve"> de</w:delText>
        </w:r>
      </w:del>
      <w:r>
        <w:rPr>
          <w:sz w:val="24"/>
          <w:szCs w:val="24"/>
        </w:rPr>
        <w:t>r Abbildung der Textstruktur (Seitenumbrüche, Überschriften, Absätze, Sätze) und zu</w:t>
      </w:r>
      <w:del w:id="282" w:author="Lia Greiberg" w:date="2025-08-28T11:23:00Z" w16du:dateUtc="2025-08-28T09:23:00Z">
        <w:r w:rsidDel="00DC59D7">
          <w:rPr>
            <w:sz w:val="24"/>
            <w:szCs w:val="24"/>
          </w:rPr>
          <w:delText xml:space="preserve"> de</w:delText>
        </w:r>
      </w:del>
      <w:r>
        <w:rPr>
          <w:sz w:val="24"/>
          <w:szCs w:val="24"/>
        </w:rPr>
        <w:t>r inhaltlichen Annotation (Personen-, Orts-</w:t>
      </w:r>
      <w:ins w:id="283" w:author="Lia Greiberg" w:date="2025-08-28T11:24:00Z" w16du:dateUtc="2025-08-28T09:24:00Z">
        <w:r w:rsidR="006C237B">
          <w:rPr>
            <w:sz w:val="24"/>
            <w:szCs w:val="24"/>
          </w:rPr>
          <w:t xml:space="preserve"> und </w:t>
        </w:r>
      </w:ins>
      <w:del w:id="284" w:author="Lia Greiberg" w:date="2025-08-28T11:24:00Z" w16du:dateUtc="2025-08-28T09:24:00Z">
        <w:r w:rsidDel="006C237B">
          <w:rPr>
            <w:sz w:val="24"/>
            <w:szCs w:val="24"/>
          </w:rPr>
          <w:delText xml:space="preserve">, </w:delText>
        </w:r>
      </w:del>
      <w:r>
        <w:rPr>
          <w:sz w:val="24"/>
          <w:szCs w:val="24"/>
        </w:rPr>
        <w:t>Körperschaftsnamen</w:t>
      </w:r>
      <w:ins w:id="285" w:author="Lia Greiberg" w:date="2025-08-28T11:23:00Z" w16du:dateUtc="2025-08-28T09:23:00Z">
        <w:r w:rsidR="00DC59D7">
          <w:rPr>
            <w:sz w:val="24"/>
            <w:szCs w:val="24"/>
          </w:rPr>
          <w:t xml:space="preserve"> </w:t>
        </w:r>
      </w:ins>
      <w:ins w:id="286" w:author="Lia Greiberg" w:date="2025-08-28T11:24:00Z" w16du:dateUtc="2025-08-28T09:24:00Z">
        <w:r w:rsidR="006C237B">
          <w:rPr>
            <w:sz w:val="24"/>
            <w:szCs w:val="24"/>
          </w:rPr>
          <w:t>sowie</w:t>
        </w:r>
      </w:ins>
      <w:ins w:id="287" w:author="Lia Greiberg" w:date="2025-08-28T11:23:00Z" w16du:dateUtc="2025-08-28T09:23:00Z">
        <w:r w:rsidR="00DC59D7">
          <w:rPr>
            <w:sz w:val="24"/>
            <w:szCs w:val="24"/>
          </w:rPr>
          <w:t xml:space="preserve"> </w:t>
        </w:r>
      </w:ins>
      <w:del w:id="288" w:author="Lia Greiberg" w:date="2025-08-28T11:23:00Z" w16du:dateUtc="2025-08-28T09:23:00Z">
        <w:r w:rsidDel="00DC59D7">
          <w:rPr>
            <w:sz w:val="24"/>
            <w:szCs w:val="24"/>
          </w:rPr>
          <w:delText xml:space="preserve">, </w:delText>
        </w:r>
      </w:del>
      <w:r>
        <w:rPr>
          <w:sz w:val="24"/>
          <w:szCs w:val="24"/>
        </w:rPr>
        <w:t xml:space="preserve">Datumsangaben). </w:t>
      </w:r>
    </w:p>
    <w:p w14:paraId="0FB93160" w14:textId="29212A2D" w:rsidR="000E1ED2" w:rsidRDefault="000E1ED2" w:rsidP="000E1ED2">
      <w:pPr>
        <w:spacing w:line="360" w:lineRule="auto"/>
        <w:jc w:val="both"/>
        <w:rPr>
          <w:sz w:val="24"/>
          <w:szCs w:val="24"/>
        </w:rPr>
      </w:pPr>
      <w:r w:rsidRPr="00DC6C26">
        <w:rPr>
          <w:sz w:val="24"/>
          <w:szCs w:val="24"/>
        </w:rPr>
        <w:t>Zu Beginn wurden die Primärdigitalisate analysiert, um festzustellen, welche Informationen in den Annotationen erforderlich oder optional sind. Dabei wurde</w:t>
      </w:r>
      <w:r>
        <w:rPr>
          <w:sz w:val="24"/>
          <w:szCs w:val="24"/>
        </w:rPr>
        <w:t xml:space="preserve">n </w:t>
      </w:r>
      <w:ins w:id="289" w:author="Lia Greiberg" w:date="2025-08-28T11:25:00Z" w16du:dateUtc="2025-08-28T09:25:00Z">
        <w:r w:rsidR="006C237B">
          <w:rPr>
            <w:sz w:val="24"/>
            <w:szCs w:val="24"/>
          </w:rPr>
          <w:t xml:space="preserve">die </w:t>
        </w:r>
      </w:ins>
      <w:r>
        <w:rPr>
          <w:sz w:val="24"/>
          <w:szCs w:val="24"/>
        </w:rPr>
        <w:t>strukturelle</w:t>
      </w:r>
      <w:ins w:id="290" w:author="Lia Greiberg" w:date="2025-08-28T11:25:00Z" w16du:dateUtc="2025-08-28T09:25:00Z">
        <w:r w:rsidR="006C237B">
          <w:rPr>
            <w:sz w:val="24"/>
            <w:szCs w:val="24"/>
          </w:rPr>
          <w:t>n</w:t>
        </w:r>
      </w:ins>
      <w:r>
        <w:rPr>
          <w:sz w:val="24"/>
          <w:szCs w:val="24"/>
        </w:rPr>
        <w:t xml:space="preserve"> Elemente</w:t>
      </w:r>
      <w:ins w:id="291" w:author="Lia Greiberg" w:date="2025-09-09T15:06:00Z" w16du:dateUtc="2025-09-09T13:06:00Z">
        <w:r w:rsidR="00144284">
          <w:rPr>
            <w:sz w:val="24"/>
            <w:szCs w:val="24"/>
          </w:rPr>
          <w:t xml:space="preserve">, </w:t>
        </w:r>
      </w:ins>
      <w:del w:id="292" w:author="Lia Greiberg" w:date="2025-08-28T11:25:00Z" w16du:dateUtc="2025-08-28T09:25:00Z">
        <w:r w:rsidDel="006C237B">
          <w:rPr>
            <w:sz w:val="24"/>
            <w:szCs w:val="24"/>
          </w:rPr>
          <w:delText xml:space="preserve">, </w:delText>
        </w:r>
      </w:del>
      <w:r>
        <w:rPr>
          <w:sz w:val="24"/>
          <w:szCs w:val="24"/>
        </w:rPr>
        <w:t xml:space="preserve">ihre Relevanz </w:t>
      </w:r>
      <w:del w:id="293" w:author="Lia Greiberg" w:date="2025-09-09T15:05:00Z" w16du:dateUtc="2025-09-09T13:05:00Z">
        <w:r w:rsidRPr="00DC6C26" w:rsidDel="00144284">
          <w:rPr>
            <w:sz w:val="24"/>
            <w:szCs w:val="24"/>
          </w:rPr>
          <w:delText>ermittelt</w:delText>
        </w:r>
        <w:r w:rsidDel="00144284">
          <w:rPr>
            <w:sz w:val="24"/>
            <w:szCs w:val="24"/>
          </w:rPr>
          <w:delText xml:space="preserve"> </w:delText>
        </w:r>
      </w:del>
      <w:del w:id="294" w:author="Lia Greiberg" w:date="2025-08-28T11:26:00Z" w16du:dateUtc="2025-08-28T09:26:00Z">
        <w:r w:rsidRPr="006C237B" w:rsidDel="006C237B">
          <w:rPr>
            <w:sz w:val="24"/>
            <w:szCs w:val="24"/>
          </w:rPr>
          <w:delText xml:space="preserve">und </w:delText>
        </w:r>
      </w:del>
      <w:ins w:id="295" w:author="Lia Greiberg" w:date="2025-09-09T15:05:00Z" w16du:dateUtc="2025-09-09T13:05:00Z">
        <w:r w:rsidR="00144284">
          <w:rPr>
            <w:sz w:val="24"/>
            <w:szCs w:val="24"/>
          </w:rPr>
          <w:t>und</w:t>
        </w:r>
      </w:ins>
      <w:ins w:id="296" w:author="Lia Greiberg" w:date="2025-08-28T11:26:00Z" w16du:dateUtc="2025-08-28T09:26:00Z">
        <w:r w:rsidR="006C237B" w:rsidRPr="006C237B">
          <w:rPr>
            <w:sz w:val="24"/>
            <w:szCs w:val="24"/>
          </w:rPr>
          <w:t xml:space="preserve"> </w:t>
        </w:r>
      </w:ins>
      <w:ins w:id="297" w:author="Lia Greiberg" w:date="2025-09-09T15:04:00Z" w16du:dateUtc="2025-09-09T13:04:00Z">
        <w:r w:rsidR="00144284">
          <w:rPr>
            <w:sz w:val="24"/>
            <w:szCs w:val="24"/>
          </w:rPr>
          <w:t xml:space="preserve">die </w:t>
        </w:r>
      </w:ins>
      <w:del w:id="298" w:author="Lia Greiberg" w:date="2025-09-09T15:04:00Z" w16du:dateUtc="2025-09-09T13:04:00Z">
        <w:r w:rsidRPr="00144284" w:rsidDel="00144284">
          <w:rPr>
            <w:sz w:val="24"/>
            <w:szCs w:val="24"/>
          </w:rPr>
          <w:delText xml:space="preserve">in welcher </w:delText>
        </w:r>
      </w:del>
      <w:r w:rsidRPr="00144284">
        <w:rPr>
          <w:sz w:val="24"/>
          <w:szCs w:val="24"/>
        </w:rPr>
        <w:t xml:space="preserve">Form </w:t>
      </w:r>
      <w:del w:id="299" w:author="Lia Greiberg" w:date="2025-09-09T15:04:00Z" w16du:dateUtc="2025-09-09T13:04:00Z">
        <w:r w:rsidRPr="00144284" w:rsidDel="00144284">
          <w:rPr>
            <w:sz w:val="24"/>
            <w:szCs w:val="24"/>
          </w:rPr>
          <w:delText xml:space="preserve">sie </w:delText>
        </w:r>
      </w:del>
      <w:ins w:id="300" w:author="Lia Greiberg" w:date="2025-09-09T15:04:00Z" w16du:dateUtc="2025-09-09T13:04:00Z">
        <w:r w:rsidR="00144284">
          <w:rPr>
            <w:sz w:val="24"/>
            <w:szCs w:val="24"/>
          </w:rPr>
          <w:t>ihrer</w:t>
        </w:r>
        <w:r w:rsidR="00144284" w:rsidRPr="00144284">
          <w:rPr>
            <w:sz w:val="24"/>
            <w:szCs w:val="24"/>
          </w:rPr>
          <w:t xml:space="preserve"> </w:t>
        </w:r>
        <w:r w:rsidR="00144284">
          <w:rPr>
            <w:sz w:val="24"/>
            <w:szCs w:val="24"/>
          </w:rPr>
          <w:t>E</w:t>
        </w:r>
      </w:ins>
      <w:del w:id="301" w:author="Lia Greiberg" w:date="2025-09-09T15:04:00Z" w16du:dateUtc="2025-09-09T13:04:00Z">
        <w:r w:rsidRPr="00144284" w:rsidDel="00144284">
          <w:rPr>
            <w:sz w:val="24"/>
            <w:szCs w:val="24"/>
          </w:rPr>
          <w:delText>e</w:delText>
        </w:r>
      </w:del>
      <w:r w:rsidRPr="00144284">
        <w:rPr>
          <w:sz w:val="24"/>
          <w:szCs w:val="24"/>
        </w:rPr>
        <w:t>rfass</w:t>
      </w:r>
      <w:ins w:id="302" w:author="Lia Greiberg" w:date="2025-09-09T15:04:00Z" w16du:dateUtc="2025-09-09T13:04:00Z">
        <w:r w:rsidR="00144284">
          <w:rPr>
            <w:sz w:val="24"/>
            <w:szCs w:val="24"/>
          </w:rPr>
          <w:t>ung</w:t>
        </w:r>
      </w:ins>
      <w:ins w:id="303" w:author="Lia Greiberg" w:date="2025-09-09T15:05:00Z" w16du:dateUtc="2025-09-09T13:05:00Z">
        <w:r w:rsidR="00144284">
          <w:rPr>
            <w:sz w:val="24"/>
            <w:szCs w:val="24"/>
          </w:rPr>
          <w:t xml:space="preserve"> </w:t>
        </w:r>
        <w:r w:rsidR="00144284" w:rsidRPr="00DC6C26">
          <w:rPr>
            <w:sz w:val="24"/>
            <w:szCs w:val="24"/>
          </w:rPr>
          <w:t>ermittelt</w:t>
        </w:r>
      </w:ins>
      <w:del w:id="304" w:author="Lia Greiberg" w:date="2025-09-09T15:04:00Z" w16du:dateUtc="2025-09-09T13:04:00Z">
        <w:r w:rsidRPr="00144284" w:rsidDel="00144284">
          <w:rPr>
            <w:sz w:val="24"/>
            <w:szCs w:val="24"/>
          </w:rPr>
          <w:delText>t werden können</w:delText>
        </w:r>
      </w:del>
      <w:r w:rsidRPr="006C237B">
        <w:rPr>
          <w:sz w:val="24"/>
          <w:szCs w:val="24"/>
        </w:rPr>
        <w:t>.</w:t>
      </w:r>
      <w:r>
        <w:rPr>
          <w:sz w:val="24"/>
          <w:szCs w:val="24"/>
        </w:rPr>
        <w:t xml:space="preserve"> Im Fokus stand die Sicherung der Metadaten und des Layouts jedes Digitalisats. Darüber hinaus wurde geprüft, in welchem Umfang die Entitäten erfasst werden sollten. </w:t>
      </w:r>
    </w:p>
    <w:p w14:paraId="4EA7EA8B" w14:textId="6BFDB9FA" w:rsidR="000E1ED2" w:rsidRDefault="000E1ED2" w:rsidP="000E1ED2">
      <w:pPr>
        <w:spacing w:line="360" w:lineRule="auto"/>
        <w:ind w:firstLine="567"/>
        <w:jc w:val="both"/>
        <w:rPr>
          <w:sz w:val="24"/>
          <w:szCs w:val="24"/>
        </w:rPr>
      </w:pPr>
      <w:r w:rsidRPr="00DC6C26">
        <w:rPr>
          <w:sz w:val="24"/>
          <w:szCs w:val="24"/>
        </w:rPr>
        <w:t xml:space="preserve">Im nächsten Schritt wurde das Vokabular des </w:t>
      </w:r>
      <w:r w:rsidRPr="00D500C1">
        <w:rPr>
          <w:sz w:val="24"/>
          <w:szCs w:val="24"/>
        </w:rPr>
        <w:t>XML-Schemas</w:t>
      </w:r>
      <w:r w:rsidRPr="00DC6C26">
        <w:rPr>
          <w:sz w:val="24"/>
          <w:szCs w:val="24"/>
        </w:rPr>
        <w:t xml:space="preserve"> definiert. Da</w:t>
      </w:r>
      <w:ins w:id="305" w:author="Lia Greiberg" w:date="2025-09-09T15:10:00Z" w16du:dateUtc="2025-09-09T13:10:00Z">
        <w:r w:rsidR="00752838">
          <w:rPr>
            <w:sz w:val="24"/>
            <w:szCs w:val="24"/>
          </w:rPr>
          <w:t>f</w:t>
        </w:r>
      </w:ins>
      <w:del w:id="306" w:author="Lia Greiberg" w:date="2025-09-09T15:10:00Z" w16du:dateUtc="2025-09-09T13:10:00Z">
        <w:r w:rsidRPr="00DC6C26" w:rsidDel="00752838">
          <w:rPr>
            <w:sz w:val="24"/>
            <w:szCs w:val="24"/>
          </w:rPr>
          <w:delText>z</w:delText>
        </w:r>
      </w:del>
      <w:ins w:id="307" w:author="Lia Greiberg" w:date="2025-09-09T15:10:00Z" w16du:dateUtc="2025-09-09T13:10:00Z">
        <w:r w:rsidR="00752838">
          <w:rPr>
            <w:sz w:val="24"/>
            <w:szCs w:val="24"/>
          </w:rPr>
          <w:t>ür</w:t>
        </w:r>
      </w:ins>
      <w:del w:id="308" w:author="Lia Greiberg" w:date="2025-09-09T15:10:00Z" w16du:dateUtc="2025-09-09T13:10:00Z">
        <w:r w:rsidRPr="00DC6C26" w:rsidDel="00752838">
          <w:rPr>
            <w:sz w:val="24"/>
            <w:szCs w:val="24"/>
          </w:rPr>
          <w:delText>u</w:delText>
        </w:r>
      </w:del>
      <w:r w:rsidRPr="00DC6C26">
        <w:rPr>
          <w:sz w:val="24"/>
          <w:szCs w:val="24"/>
        </w:rPr>
        <w:t xml:space="preserve"> </w:t>
      </w:r>
      <w:del w:id="309" w:author="Lia Greiberg" w:date="2025-09-09T15:10:00Z" w16du:dateUtc="2025-09-09T13:10:00Z">
        <w:r w:rsidRPr="00DC6C26" w:rsidDel="00752838">
          <w:rPr>
            <w:sz w:val="24"/>
            <w:szCs w:val="24"/>
          </w:rPr>
          <w:delText xml:space="preserve">dienten </w:delText>
        </w:r>
      </w:del>
      <w:ins w:id="310" w:author="Lia Greiberg" w:date="2025-09-09T15:10:00Z" w16du:dateUtc="2025-09-09T13:10:00Z">
        <w:r w:rsidR="00752838">
          <w:rPr>
            <w:sz w:val="24"/>
            <w:szCs w:val="24"/>
          </w:rPr>
          <w:t>wurden</w:t>
        </w:r>
        <w:r w:rsidR="00752838" w:rsidRPr="00DC6C26">
          <w:rPr>
            <w:sz w:val="24"/>
            <w:szCs w:val="24"/>
          </w:rPr>
          <w:t xml:space="preserve"> </w:t>
        </w:r>
      </w:ins>
      <w:r w:rsidRPr="00DC6C26">
        <w:rPr>
          <w:sz w:val="24"/>
          <w:szCs w:val="24"/>
        </w:rPr>
        <w:t>die Richtlinien der TEI</w:t>
      </w:r>
      <w:ins w:id="311" w:author="Lia Greiberg" w:date="2025-09-09T15:10:00Z" w16du:dateUtc="2025-09-09T13:10:00Z">
        <w:r w:rsidR="00752838">
          <w:rPr>
            <w:sz w:val="24"/>
            <w:szCs w:val="24"/>
          </w:rPr>
          <w:t xml:space="preserve"> herangezogen</w:t>
        </w:r>
      </w:ins>
      <w:r w:rsidRPr="00DC6C26">
        <w:rPr>
          <w:sz w:val="24"/>
          <w:szCs w:val="24"/>
        </w:rPr>
        <w:t xml:space="preserve">, insbesondere </w:t>
      </w:r>
      <w:ins w:id="312" w:author="Lia Greiberg" w:date="2025-09-09T15:07:00Z" w16du:dateUtc="2025-09-09T13:07:00Z">
        <w:r w:rsidR="00144284">
          <w:rPr>
            <w:sz w:val="24"/>
            <w:szCs w:val="24"/>
          </w:rPr>
          <w:t xml:space="preserve">der </w:t>
        </w:r>
      </w:ins>
      <w:hyperlink r:id="rId30" w:history="1">
        <w:r w:rsidRPr="00DC6C26">
          <w:rPr>
            <w:rStyle w:val="Hyperlink"/>
            <w:sz w:val="24"/>
            <w:szCs w:val="24"/>
          </w:rPr>
          <w:t>TEI-Header</w:t>
        </w:r>
      </w:hyperlink>
      <w:r w:rsidRPr="00DC6C26">
        <w:rPr>
          <w:sz w:val="24"/>
          <w:szCs w:val="24"/>
        </w:rPr>
        <w:t xml:space="preserve"> </w:t>
      </w:r>
      <w:del w:id="313" w:author="Lia Greiberg" w:date="2025-08-28T11:29:00Z" w16du:dateUtc="2025-08-28T09:29:00Z">
        <w:r w:rsidRPr="00DC6C26" w:rsidDel="006C237B">
          <w:rPr>
            <w:sz w:val="24"/>
            <w:szCs w:val="24"/>
          </w:rPr>
          <w:delText xml:space="preserve">und </w:delText>
        </w:r>
      </w:del>
      <w:ins w:id="314" w:author="Lia Greiberg" w:date="2025-08-28T11:29:00Z" w16du:dateUtc="2025-08-28T09:29:00Z">
        <w:r w:rsidR="006C237B">
          <w:rPr>
            <w:sz w:val="24"/>
            <w:szCs w:val="24"/>
          </w:rPr>
          <w:t>sowie</w:t>
        </w:r>
        <w:r w:rsidR="006C237B" w:rsidRPr="00DC6C26">
          <w:rPr>
            <w:sz w:val="24"/>
            <w:szCs w:val="24"/>
          </w:rPr>
          <w:t xml:space="preserve"> </w:t>
        </w:r>
        <w:r w:rsidR="006C237B">
          <w:rPr>
            <w:sz w:val="24"/>
            <w:szCs w:val="24"/>
          </w:rPr>
          <w:fldChar w:fldCharType="begin"/>
        </w:r>
        <w:r w:rsidR="006C237B">
          <w:rPr>
            <w:sz w:val="24"/>
            <w:szCs w:val="24"/>
          </w:rPr>
          <w:instrText>HYPERLINK "https://www.tei-c.org/release/doc/tei-p5-doc/en/html/ND.html"</w:instrText>
        </w:r>
        <w:r w:rsidR="006C237B">
          <w:rPr>
            <w:sz w:val="24"/>
            <w:szCs w:val="24"/>
          </w:rPr>
        </w:r>
        <w:r w:rsidR="006C237B">
          <w:rPr>
            <w:sz w:val="24"/>
            <w:szCs w:val="24"/>
          </w:rPr>
          <w:fldChar w:fldCharType="separate"/>
        </w:r>
        <w:r w:rsidRPr="006C237B">
          <w:rPr>
            <w:rStyle w:val="Hyperlink"/>
            <w:sz w:val="24"/>
            <w:szCs w:val="24"/>
          </w:rPr>
          <w:t>Namen, Daten, Personen und Orte</w:t>
        </w:r>
        <w:r w:rsidR="006C237B">
          <w:rPr>
            <w:sz w:val="24"/>
            <w:szCs w:val="24"/>
          </w:rPr>
          <w:fldChar w:fldCharType="end"/>
        </w:r>
      </w:ins>
      <w:del w:id="315" w:author="Lia Greiberg" w:date="2025-08-28T11:28:00Z" w16du:dateUtc="2025-08-28T09:28:00Z">
        <w:r w:rsidRPr="006C237B" w:rsidDel="006C237B">
          <w:rPr>
            <w:rPrChange w:id="316" w:author="Lia Greiberg" w:date="2025-08-28T11:28:00Z" w16du:dateUtc="2025-08-28T09:28:00Z">
              <w:rPr>
                <w:rStyle w:val="Hyperlink"/>
                <w:sz w:val="24"/>
                <w:szCs w:val="24"/>
              </w:rPr>
            </w:rPrChange>
          </w:rPr>
          <w:delText>n</w:delText>
        </w:r>
      </w:del>
      <w:r w:rsidRPr="006C237B">
        <w:rPr>
          <w:rPrChange w:id="317" w:author="Lia Greiberg" w:date="2025-08-28T11:28:00Z" w16du:dateUtc="2025-08-28T09:28:00Z">
            <w:rPr>
              <w:rStyle w:val="Hyperlink"/>
              <w:sz w:val="24"/>
              <w:szCs w:val="24"/>
            </w:rPr>
          </w:rPrChange>
        </w:rPr>
        <w:t xml:space="preserve">. </w:t>
      </w:r>
      <w:r w:rsidRPr="00DC6C26">
        <w:rPr>
          <w:sz w:val="24"/>
          <w:szCs w:val="24"/>
        </w:rPr>
        <w:t>Um eine standardisierte und einheitliche Darstellung aller Daten in den XML-Dokumenten sicherzustellen, wurden die Datentypen festgelegt und sämtliche Elemente und Attribute definiert, die in den XML-Dateien verwendet werden. Hierbei war entscheidend, nicht nur die ausgewählten Elemente zu berücksichtigen, sondern auch die exakte Reihenfolge der Elemente genau einzuhalten. Dabei wurde</w:t>
      </w:r>
      <w:del w:id="318" w:author="Lia Greiberg" w:date="2025-09-09T15:14:00Z" w16du:dateUtc="2025-09-09T13:14:00Z">
        <w:r w:rsidRPr="00DC6C26" w:rsidDel="00752838">
          <w:rPr>
            <w:sz w:val="24"/>
            <w:szCs w:val="24"/>
          </w:rPr>
          <w:delText>n</w:delText>
        </w:r>
      </w:del>
      <w:r w:rsidRPr="00DC6C26">
        <w:rPr>
          <w:sz w:val="24"/>
          <w:szCs w:val="24"/>
        </w:rPr>
        <w:t xml:space="preserve"> </w:t>
      </w:r>
      <w:del w:id="319" w:author="Lia Greiberg" w:date="2025-09-09T15:12:00Z" w16du:dateUtc="2025-09-09T13:12:00Z">
        <w:r w:rsidRPr="00DC6C26" w:rsidDel="00752838">
          <w:rPr>
            <w:sz w:val="24"/>
            <w:szCs w:val="24"/>
          </w:rPr>
          <w:delText xml:space="preserve">die </w:delText>
        </w:r>
      </w:del>
      <w:ins w:id="320" w:author="Lia Greiberg" w:date="2025-09-09T15:12:00Z" w16du:dateUtc="2025-09-09T13:12:00Z">
        <w:r w:rsidR="00752838">
          <w:rPr>
            <w:sz w:val="24"/>
            <w:szCs w:val="24"/>
          </w:rPr>
          <w:t>zwischen</w:t>
        </w:r>
        <w:r w:rsidR="00752838" w:rsidRPr="00DC6C26">
          <w:rPr>
            <w:sz w:val="24"/>
            <w:szCs w:val="24"/>
          </w:rPr>
          <w:t xml:space="preserve"> </w:t>
        </w:r>
      </w:ins>
      <w:r w:rsidRPr="00DC6C26">
        <w:rPr>
          <w:sz w:val="24"/>
          <w:szCs w:val="24"/>
        </w:rPr>
        <w:t>Elemente</w:t>
      </w:r>
      <w:ins w:id="321" w:author="Lia Greiberg" w:date="2025-09-09T15:14:00Z" w16du:dateUtc="2025-09-09T13:14:00Z">
        <w:r w:rsidR="00752838">
          <w:rPr>
            <w:sz w:val="24"/>
            <w:szCs w:val="24"/>
          </w:rPr>
          <w:t>n</w:t>
        </w:r>
      </w:ins>
      <w:r w:rsidRPr="00DC6C26">
        <w:rPr>
          <w:sz w:val="24"/>
          <w:szCs w:val="24"/>
        </w:rPr>
        <w:t xml:space="preserve"> mit</w:t>
      </w:r>
      <w:ins w:id="322" w:author="Lia Greiberg" w:date="2025-09-09T15:12:00Z" w16du:dateUtc="2025-09-09T13:12:00Z">
        <w:r w:rsidR="00752838">
          <w:rPr>
            <w:sz w:val="24"/>
            <w:szCs w:val="24"/>
          </w:rPr>
          <w:t xml:space="preserve"> und ohne</w:t>
        </w:r>
      </w:ins>
      <w:r w:rsidRPr="00DC6C26">
        <w:rPr>
          <w:sz w:val="24"/>
          <w:szCs w:val="24"/>
        </w:rPr>
        <w:t xml:space="preserve"> festgelegte</w:t>
      </w:r>
      <w:del w:id="323" w:author="Lia Greiberg" w:date="2025-09-09T15:12:00Z" w16du:dateUtc="2025-09-09T13:12:00Z">
        <w:r w:rsidRPr="00DC6C26" w:rsidDel="00752838">
          <w:rPr>
            <w:sz w:val="24"/>
            <w:szCs w:val="24"/>
          </w:rPr>
          <w:delText>r</w:delText>
        </w:r>
      </w:del>
      <w:r w:rsidRPr="00DC6C26">
        <w:rPr>
          <w:sz w:val="24"/>
          <w:szCs w:val="24"/>
        </w:rPr>
        <w:t xml:space="preserve"> Reihenfolge </w:t>
      </w:r>
      <w:del w:id="324" w:author="Lia Greiberg" w:date="2025-09-09T15:12:00Z" w16du:dateUtc="2025-09-09T13:12:00Z">
        <w:r w:rsidRPr="00DC6C26" w:rsidDel="00752838">
          <w:rPr>
            <w:sz w:val="24"/>
            <w:szCs w:val="24"/>
          </w:rPr>
          <w:delText xml:space="preserve">und ohne </w:delText>
        </w:r>
      </w:del>
      <w:r w:rsidRPr="00DC6C26">
        <w:rPr>
          <w:sz w:val="24"/>
          <w:szCs w:val="24"/>
        </w:rPr>
        <w:t xml:space="preserve">unterschieden. Genauso wurde </w:t>
      </w:r>
      <w:del w:id="325" w:author="Lia Greiberg" w:date="2025-09-09T15:08:00Z" w16du:dateUtc="2025-09-09T13:08:00Z">
        <w:r w:rsidRPr="00DC6C26" w:rsidDel="00752838">
          <w:rPr>
            <w:sz w:val="24"/>
            <w:szCs w:val="24"/>
          </w:rPr>
          <w:delText xml:space="preserve">mit </w:delText>
        </w:r>
      </w:del>
      <w:ins w:id="326" w:author="Lia Greiberg" w:date="2025-09-09T15:08:00Z" w16du:dateUtc="2025-09-09T13:08:00Z">
        <w:r w:rsidR="00752838">
          <w:rPr>
            <w:sz w:val="24"/>
            <w:szCs w:val="24"/>
          </w:rPr>
          <w:t>bei</w:t>
        </w:r>
        <w:r w:rsidR="00752838" w:rsidRPr="00DC6C26">
          <w:rPr>
            <w:sz w:val="24"/>
            <w:szCs w:val="24"/>
          </w:rPr>
          <w:t xml:space="preserve"> </w:t>
        </w:r>
      </w:ins>
      <w:r w:rsidRPr="00DC6C26">
        <w:rPr>
          <w:sz w:val="24"/>
          <w:szCs w:val="24"/>
        </w:rPr>
        <w:t xml:space="preserve">den Attributen vorgegangen. Im Schema wurde festgelegt, ob ein Attribut </w:t>
      </w:r>
      <w:r w:rsidRPr="00DC6C26">
        <w:rPr>
          <w:sz w:val="24"/>
          <w:szCs w:val="24"/>
        </w:rPr>
        <w:lastRenderedPageBreak/>
        <w:t xml:space="preserve">obligatorisch ist und ob ein Attribut ein festgelegter Wert hat. </w:t>
      </w:r>
      <w:r w:rsidRPr="00D500C1">
        <w:rPr>
          <w:sz w:val="24"/>
          <w:szCs w:val="24"/>
        </w:rPr>
        <w:t>Schließlich wurde das Schema (</w:t>
      </w:r>
      <w:ins w:id="327" w:author="Lia Greiberg" w:date="2025-09-09T15:14:00Z" w16du:dateUtc="2025-09-09T13:14:00Z">
        <w:r w:rsidR="00752838">
          <w:rPr>
            <w:sz w:val="24"/>
            <w:szCs w:val="24"/>
          </w:rPr>
          <w:t>RNG</w:t>
        </w:r>
      </w:ins>
      <w:del w:id="328" w:author="Lia Greiberg" w:date="2025-09-09T15:14:00Z" w16du:dateUtc="2025-09-09T13:14:00Z">
        <w:r w:rsidDel="00752838">
          <w:rPr>
            <w:sz w:val="24"/>
            <w:szCs w:val="24"/>
          </w:rPr>
          <w:delText>rng</w:delText>
        </w:r>
      </w:del>
      <w:r w:rsidRPr="00D500C1">
        <w:rPr>
          <w:sz w:val="24"/>
          <w:szCs w:val="24"/>
        </w:rPr>
        <w:t>-Datei) i</w:t>
      </w:r>
      <w:ins w:id="329" w:author="Lia Greiberg" w:date="2025-09-09T15:09:00Z" w16du:dateUtc="2025-09-09T13:09:00Z">
        <w:r w:rsidR="00752838">
          <w:rPr>
            <w:sz w:val="24"/>
            <w:szCs w:val="24"/>
          </w:rPr>
          <w:t>m</w:t>
        </w:r>
      </w:ins>
      <w:del w:id="330" w:author="Lia Greiberg" w:date="2025-09-09T15:09:00Z" w16du:dateUtc="2025-09-09T13:09:00Z">
        <w:r w:rsidRPr="00D500C1" w:rsidDel="00752838">
          <w:rPr>
            <w:sz w:val="24"/>
            <w:szCs w:val="24"/>
          </w:rPr>
          <w:delText>n</w:delText>
        </w:r>
      </w:del>
      <w:r w:rsidRPr="00D500C1">
        <w:rPr>
          <w:sz w:val="24"/>
          <w:szCs w:val="24"/>
        </w:rPr>
        <w:t xml:space="preserve"> </w:t>
      </w:r>
      <w:r w:rsidRPr="00D500C1">
        <w:rPr>
          <w:i/>
          <w:iCs/>
          <w:sz w:val="24"/>
          <w:szCs w:val="24"/>
        </w:rPr>
        <w:t xml:space="preserve">Oxygen </w:t>
      </w:r>
      <w:r w:rsidRPr="00D500C1">
        <w:rPr>
          <w:sz w:val="24"/>
          <w:szCs w:val="24"/>
        </w:rPr>
        <w:t>Editor auf Basis einer vormodellierten XML-Datei erstellt</w:t>
      </w:r>
      <w:r>
        <w:rPr>
          <w:sz w:val="24"/>
          <w:szCs w:val="24"/>
        </w:rPr>
        <w:t xml:space="preserve"> und zu jedem XML-Dokument zugewiesen</w:t>
      </w:r>
      <w:r w:rsidRPr="00D500C1">
        <w:rPr>
          <w:sz w:val="24"/>
          <w:szCs w:val="24"/>
        </w:rPr>
        <w:t>.</w:t>
      </w:r>
      <w:r>
        <w:rPr>
          <w:sz w:val="24"/>
          <w:szCs w:val="24"/>
        </w:rPr>
        <w:t xml:space="preserve"> </w:t>
      </w:r>
    </w:p>
    <w:p w14:paraId="1ADDB8F4" w14:textId="2DA7ADAB" w:rsidR="000E1ED2" w:rsidRPr="00E76437" w:rsidRDefault="000E1ED2" w:rsidP="000E1ED2">
      <w:pPr>
        <w:spacing w:line="360" w:lineRule="auto"/>
        <w:ind w:firstLine="426"/>
        <w:jc w:val="both"/>
        <w:rPr>
          <w:sz w:val="24"/>
          <w:szCs w:val="24"/>
        </w:rPr>
      </w:pPr>
      <w:commentRangeStart w:id="331"/>
      <w:commentRangeStart w:id="332"/>
      <w:r w:rsidRPr="00E76437">
        <w:rPr>
          <w:sz w:val="24"/>
          <w:szCs w:val="24"/>
        </w:rPr>
        <w:t xml:space="preserve">Jedes </w:t>
      </w:r>
      <w:r w:rsidRPr="00E76437">
        <w:rPr>
          <w:color w:val="000000"/>
          <w:sz w:val="24"/>
          <w:szCs w:val="24"/>
        </w:rPr>
        <w:t xml:space="preserve">TEI-Dokument </w:t>
      </w:r>
      <w:del w:id="333" w:author="Lia Greiberg" w:date="2025-09-09T16:13:00Z" w16du:dateUtc="2025-09-09T14:13:00Z">
        <w:r w:rsidRPr="00E76437" w:rsidDel="0008547B">
          <w:rPr>
            <w:color w:val="000000"/>
            <w:sz w:val="24"/>
            <w:szCs w:val="24"/>
          </w:rPr>
          <w:delText xml:space="preserve">folgt </w:delText>
        </w:r>
      </w:del>
      <w:ins w:id="334" w:author="Lia Greiberg" w:date="2025-09-09T16:13:00Z" w16du:dateUtc="2025-09-09T14:13:00Z">
        <w:r w:rsidR="0008547B">
          <w:rPr>
            <w:color w:val="000000"/>
            <w:sz w:val="24"/>
            <w:szCs w:val="24"/>
          </w:rPr>
          <w:t>weist</w:t>
        </w:r>
        <w:r w:rsidR="0008547B" w:rsidRPr="00E76437">
          <w:rPr>
            <w:color w:val="000000"/>
            <w:sz w:val="24"/>
            <w:szCs w:val="24"/>
          </w:rPr>
          <w:t xml:space="preserve"> </w:t>
        </w:r>
      </w:ins>
      <w:r w:rsidRPr="00E76437">
        <w:rPr>
          <w:color w:val="000000"/>
          <w:sz w:val="24"/>
          <w:szCs w:val="24"/>
        </w:rPr>
        <w:t>eine</w:t>
      </w:r>
      <w:del w:id="335" w:author="Lia Greiberg" w:date="2025-09-09T16:13:00Z" w16du:dateUtc="2025-09-09T14:13:00Z">
        <w:r w:rsidRPr="00E76437" w:rsidDel="0008547B">
          <w:rPr>
            <w:color w:val="000000"/>
            <w:sz w:val="24"/>
            <w:szCs w:val="24"/>
          </w:rPr>
          <w:delText>r</w:delText>
        </w:r>
      </w:del>
      <w:r w:rsidRPr="00E76437">
        <w:rPr>
          <w:color w:val="000000"/>
          <w:sz w:val="24"/>
          <w:szCs w:val="24"/>
        </w:rPr>
        <w:t xml:space="preserve"> </w:t>
      </w:r>
      <w:del w:id="336" w:author="Lia Greiberg" w:date="2025-09-09T16:13:00Z" w16du:dateUtc="2025-09-09T14:13:00Z">
        <w:r w:rsidRPr="00E76437" w:rsidDel="0008547B">
          <w:rPr>
            <w:color w:val="000000"/>
            <w:sz w:val="24"/>
            <w:szCs w:val="24"/>
          </w:rPr>
          <w:delText xml:space="preserve">bestimmten </w:delText>
        </w:r>
      </w:del>
      <w:ins w:id="337" w:author="Lia Greiberg" w:date="2025-09-09T16:13:00Z" w16du:dateUtc="2025-09-09T14:13:00Z">
        <w:r w:rsidR="0008547B">
          <w:rPr>
            <w:color w:val="000000"/>
            <w:sz w:val="24"/>
            <w:szCs w:val="24"/>
          </w:rPr>
          <w:t>festgelegte</w:t>
        </w:r>
        <w:r w:rsidR="0008547B" w:rsidRPr="00E76437">
          <w:rPr>
            <w:color w:val="000000"/>
            <w:sz w:val="24"/>
            <w:szCs w:val="24"/>
          </w:rPr>
          <w:t xml:space="preserve"> </w:t>
        </w:r>
      </w:ins>
      <w:r w:rsidRPr="00E76437">
        <w:rPr>
          <w:color w:val="000000"/>
          <w:sz w:val="24"/>
          <w:szCs w:val="24"/>
        </w:rPr>
        <w:t>Grundstruktur</w:t>
      </w:r>
      <w:ins w:id="338" w:author="Lia Greiberg" w:date="2025-09-09T16:13:00Z" w16du:dateUtc="2025-09-09T14:13:00Z">
        <w:r w:rsidR="0008547B">
          <w:rPr>
            <w:color w:val="000000"/>
            <w:sz w:val="24"/>
            <w:szCs w:val="24"/>
          </w:rPr>
          <w:t xml:space="preserve"> auf</w:t>
        </w:r>
      </w:ins>
      <w:ins w:id="339" w:author="Lia Greiberg" w:date="2025-09-09T16:12:00Z" w16du:dateUtc="2025-09-09T14:12:00Z">
        <w:r w:rsidR="0008547B">
          <w:rPr>
            <w:color w:val="000000"/>
            <w:sz w:val="24"/>
            <w:szCs w:val="24"/>
          </w:rPr>
          <w:t xml:space="preserve">, </w:t>
        </w:r>
      </w:ins>
      <w:ins w:id="340" w:author="Lia Greiberg" w:date="2025-09-11T10:45:00Z" w16du:dateUtc="2025-09-11T08:45:00Z">
        <w:r w:rsidR="003A0AFF">
          <w:rPr>
            <w:color w:val="000000"/>
            <w:sz w:val="24"/>
            <w:szCs w:val="24"/>
          </w:rPr>
          <w:t xml:space="preserve">die </w:t>
        </w:r>
      </w:ins>
      <w:ins w:id="341" w:author="Lia Greiberg" w:date="2025-09-09T16:12:00Z" w16du:dateUtc="2025-09-09T14:12:00Z">
        <w:r w:rsidR="0008547B">
          <w:rPr>
            <w:color w:val="000000"/>
            <w:sz w:val="24"/>
            <w:szCs w:val="24"/>
          </w:rPr>
          <w:t>aus</w:t>
        </w:r>
      </w:ins>
      <w:del w:id="342" w:author="Lia Greiberg" w:date="2025-09-09T16:12:00Z" w16du:dateUtc="2025-09-09T14:12:00Z">
        <w:r w:rsidRPr="00E76437" w:rsidDel="0008547B">
          <w:rPr>
            <w:color w:val="000000"/>
            <w:sz w:val="24"/>
            <w:szCs w:val="24"/>
          </w:rPr>
          <w:delText>:</w:delText>
        </w:r>
      </w:del>
      <w:r w:rsidRPr="00E76437">
        <w:rPr>
          <w:color w:val="000000"/>
          <w:sz w:val="24"/>
          <w:szCs w:val="24"/>
        </w:rPr>
        <w:t xml:space="preserve"> </w:t>
      </w:r>
      <w:commentRangeStart w:id="343"/>
      <w:ins w:id="344" w:author="Lia Greiberg" w:date="2025-09-10T18:07:00Z" w16du:dateUtc="2025-09-10T16:07:00Z">
        <w:r w:rsidR="00896A4B">
          <w:rPr>
            <w:color w:val="000000"/>
            <w:sz w:val="24"/>
            <w:szCs w:val="24"/>
          </w:rPr>
          <w:t>zwei Teilen</w:t>
        </w:r>
      </w:ins>
      <w:commentRangeEnd w:id="343"/>
      <w:ins w:id="345" w:author="Lia Greiberg" w:date="2025-09-10T18:08:00Z" w16du:dateUtc="2025-09-10T16:08:00Z">
        <w:r w:rsidR="00896A4B">
          <w:rPr>
            <w:rStyle w:val="Kommentarzeichen"/>
          </w:rPr>
          <w:commentReference w:id="343"/>
        </w:r>
      </w:ins>
      <w:ins w:id="346" w:author="Lia Greiberg" w:date="2025-09-11T10:46:00Z" w16du:dateUtc="2025-09-11T08:46:00Z">
        <w:r w:rsidR="003A0AFF">
          <w:rPr>
            <w:color w:val="000000"/>
            <w:sz w:val="24"/>
            <w:szCs w:val="24"/>
          </w:rPr>
          <w:t xml:space="preserve"> besteht</w:t>
        </w:r>
      </w:ins>
      <w:ins w:id="347" w:author="Lia Greiberg" w:date="2025-09-10T18:08:00Z" w16du:dateUtc="2025-09-10T16:08:00Z">
        <w:r w:rsidR="00896A4B">
          <w:rPr>
            <w:color w:val="000000"/>
            <w:sz w:val="24"/>
            <w:szCs w:val="24"/>
          </w:rPr>
          <w:t xml:space="preserve">: </w:t>
        </w:r>
      </w:ins>
      <w:r w:rsidRPr="00E76437">
        <w:rPr>
          <w:color w:val="000000"/>
          <w:sz w:val="24"/>
          <w:szCs w:val="24"/>
        </w:rPr>
        <w:t xml:space="preserve">&lt;teiHeader&gt; und &lt;text&gt;. </w:t>
      </w:r>
      <w:commentRangeEnd w:id="331"/>
      <w:r w:rsidR="0008547B">
        <w:rPr>
          <w:rStyle w:val="Kommentarzeichen"/>
        </w:rPr>
        <w:commentReference w:id="331"/>
      </w:r>
      <w:r w:rsidRPr="00E76437">
        <w:rPr>
          <w:color w:val="000000"/>
          <w:sz w:val="24"/>
          <w:szCs w:val="24"/>
        </w:rPr>
        <w:t xml:space="preserve">Im ersten Teil befindet sich die Information über die physische Transkription, die über das </w:t>
      </w:r>
      <w:r w:rsidRPr="00E76437">
        <w:rPr>
          <w:color w:val="000000" w:themeColor="text1"/>
          <w:sz w:val="24"/>
          <w:szCs w:val="24"/>
        </w:rPr>
        <w:t>&lt;teiHeader&gt;-</w:t>
      </w:r>
      <w:r w:rsidRPr="00E76437">
        <w:rPr>
          <w:color w:val="000000"/>
          <w:sz w:val="24"/>
          <w:szCs w:val="24"/>
        </w:rPr>
        <w:t>Element kodiert w</w:t>
      </w:r>
      <w:ins w:id="348" w:author="Lia Greiberg" w:date="2025-09-10T18:03:00Z" w16du:dateUtc="2025-09-10T16:03:00Z">
        <w:r w:rsidR="000A63C4">
          <w:rPr>
            <w:color w:val="000000"/>
            <w:sz w:val="24"/>
            <w:szCs w:val="24"/>
          </w:rPr>
          <w:t>i</w:t>
        </w:r>
      </w:ins>
      <w:del w:id="349" w:author="Lia Greiberg" w:date="2025-09-10T18:03:00Z" w16du:dateUtc="2025-09-10T16:03:00Z">
        <w:r w:rsidRPr="00E76437" w:rsidDel="000A63C4">
          <w:rPr>
            <w:color w:val="000000"/>
            <w:sz w:val="24"/>
            <w:szCs w:val="24"/>
          </w:rPr>
          <w:delText>u</w:delText>
        </w:r>
      </w:del>
      <w:r w:rsidRPr="00E76437">
        <w:rPr>
          <w:color w:val="000000"/>
          <w:sz w:val="24"/>
          <w:szCs w:val="24"/>
        </w:rPr>
        <w:t>rd</w:t>
      </w:r>
      <w:del w:id="350" w:author="Lia Greiberg" w:date="2025-09-10T18:03:00Z" w16du:dateUtc="2025-09-10T16:03:00Z">
        <w:r w:rsidRPr="00E76437" w:rsidDel="000A63C4">
          <w:rPr>
            <w:color w:val="000000"/>
            <w:sz w:val="24"/>
            <w:szCs w:val="24"/>
          </w:rPr>
          <w:delText>e</w:delText>
        </w:r>
      </w:del>
      <w:r w:rsidRPr="00E76437">
        <w:rPr>
          <w:color w:val="000000"/>
          <w:sz w:val="24"/>
          <w:szCs w:val="24"/>
        </w:rPr>
        <w:t>. D</w:t>
      </w:r>
      <w:ins w:id="351" w:author="Lia Greiberg" w:date="2025-09-11T10:46:00Z" w16du:dateUtc="2025-09-11T08:46:00Z">
        <w:r w:rsidR="003A0AFF">
          <w:rPr>
            <w:color w:val="000000"/>
            <w:sz w:val="24"/>
            <w:szCs w:val="24"/>
          </w:rPr>
          <w:t>ie</w:t>
        </w:r>
      </w:ins>
      <w:del w:id="352" w:author="Lia Greiberg" w:date="2025-09-11T10:46:00Z" w16du:dateUtc="2025-09-11T08:46:00Z">
        <w:r w:rsidRPr="00E76437" w:rsidDel="003A0AFF">
          <w:rPr>
            <w:color w:val="000000"/>
            <w:sz w:val="24"/>
            <w:szCs w:val="24"/>
          </w:rPr>
          <w:delText>a</w:delText>
        </w:r>
      </w:del>
      <w:r w:rsidRPr="00E76437">
        <w:rPr>
          <w:color w:val="000000"/>
          <w:sz w:val="24"/>
          <w:szCs w:val="24"/>
        </w:rPr>
        <w:t>s</w:t>
      </w:r>
      <w:ins w:id="353" w:author="Lia Greiberg" w:date="2025-09-11T10:46:00Z" w16du:dateUtc="2025-09-11T08:46:00Z">
        <w:r w:rsidR="003A0AFF">
          <w:rPr>
            <w:color w:val="000000"/>
            <w:sz w:val="24"/>
            <w:szCs w:val="24"/>
          </w:rPr>
          <w:t>es</w:t>
        </w:r>
      </w:ins>
      <w:r w:rsidRPr="00E76437">
        <w:rPr>
          <w:color w:val="000000"/>
          <w:sz w:val="24"/>
          <w:szCs w:val="24"/>
        </w:rPr>
        <w:t xml:space="preserve"> Element </w:t>
      </w:r>
      <w:commentRangeStart w:id="354"/>
      <w:ins w:id="355" w:author="Lia Greiberg" w:date="2025-08-28T11:32:00Z" w16du:dateUtc="2025-08-28T09:32:00Z">
        <w:r w:rsidR="00086BDC">
          <w:rPr>
            <w:color w:val="000000"/>
            <w:sz w:val="24"/>
            <w:szCs w:val="24"/>
          </w:rPr>
          <w:t>um</w:t>
        </w:r>
      </w:ins>
      <w:r w:rsidRPr="00E76437">
        <w:rPr>
          <w:color w:val="000000"/>
          <w:sz w:val="24"/>
          <w:szCs w:val="24"/>
        </w:rPr>
        <w:t xml:space="preserve">fasst </w:t>
      </w:r>
      <w:commentRangeEnd w:id="354"/>
      <w:r w:rsidR="00086BDC">
        <w:rPr>
          <w:rStyle w:val="Kommentarzeichen"/>
        </w:rPr>
        <w:commentReference w:id="354"/>
      </w:r>
      <w:r w:rsidRPr="00E76437">
        <w:rPr>
          <w:color w:val="000000"/>
          <w:sz w:val="24"/>
          <w:szCs w:val="24"/>
        </w:rPr>
        <w:t>Metadaten zur elektronischen Ressource</w:t>
      </w:r>
      <w:del w:id="356" w:author="Lia Greiberg" w:date="2025-08-28T11:32:00Z" w16du:dateUtc="2025-08-28T09:32:00Z">
        <w:r w:rsidRPr="00E76437" w:rsidDel="00086BDC">
          <w:rPr>
            <w:color w:val="000000"/>
            <w:sz w:val="24"/>
            <w:szCs w:val="24"/>
          </w:rPr>
          <w:delText xml:space="preserve"> um</w:delText>
        </w:r>
      </w:del>
      <w:r w:rsidRPr="00E76437">
        <w:rPr>
          <w:color w:val="000000"/>
          <w:sz w:val="24"/>
          <w:szCs w:val="24"/>
        </w:rPr>
        <w:t xml:space="preserve">, wie </w:t>
      </w:r>
      <w:del w:id="357" w:author="Lia Greiberg" w:date="2025-09-10T18:21:00Z" w16du:dateUtc="2025-09-10T16:21:00Z">
        <w:r w:rsidRPr="00E76437" w:rsidDel="00C40436">
          <w:rPr>
            <w:color w:val="000000"/>
            <w:sz w:val="24"/>
            <w:szCs w:val="24"/>
          </w:rPr>
          <w:delText xml:space="preserve">die </w:delText>
        </w:r>
      </w:del>
      <w:r w:rsidRPr="00E76437">
        <w:rPr>
          <w:color w:val="000000"/>
          <w:sz w:val="24"/>
          <w:szCs w:val="24"/>
        </w:rPr>
        <w:t>Information</w:t>
      </w:r>
      <w:ins w:id="358" w:author="Lia Greiberg" w:date="2025-09-10T18:21:00Z" w16du:dateUtc="2025-09-10T16:21:00Z">
        <w:r w:rsidR="00C40436">
          <w:rPr>
            <w:color w:val="000000"/>
            <w:sz w:val="24"/>
            <w:szCs w:val="24"/>
          </w:rPr>
          <w:t>en</w:t>
        </w:r>
      </w:ins>
      <w:r w:rsidRPr="00E76437">
        <w:rPr>
          <w:color w:val="000000"/>
          <w:sz w:val="24"/>
          <w:szCs w:val="24"/>
        </w:rPr>
        <w:t xml:space="preserve"> über die Verfasser:innen der Primärquelle, </w:t>
      </w:r>
      <w:ins w:id="359" w:author="Lia Greiberg" w:date="2025-09-10T18:22:00Z" w16du:dateUtc="2025-09-10T16:22:00Z">
        <w:r w:rsidR="00C40436">
          <w:rPr>
            <w:color w:val="000000"/>
            <w:sz w:val="24"/>
            <w:szCs w:val="24"/>
          </w:rPr>
          <w:t xml:space="preserve">die </w:t>
        </w:r>
      </w:ins>
      <w:r w:rsidRPr="00E76437">
        <w:rPr>
          <w:color w:val="000000"/>
          <w:sz w:val="24"/>
          <w:szCs w:val="24"/>
        </w:rPr>
        <w:t>verantwortliche</w:t>
      </w:r>
      <w:ins w:id="360" w:author="Lia Greiberg" w:date="2025-09-10T18:22:00Z" w16du:dateUtc="2025-09-10T16:22:00Z">
        <w:r w:rsidR="00C40436">
          <w:rPr>
            <w:color w:val="000000"/>
            <w:sz w:val="24"/>
            <w:szCs w:val="24"/>
          </w:rPr>
          <w:t>n</w:t>
        </w:r>
      </w:ins>
      <w:r w:rsidRPr="00E76437">
        <w:rPr>
          <w:color w:val="000000"/>
          <w:sz w:val="24"/>
          <w:szCs w:val="24"/>
        </w:rPr>
        <w:t xml:space="preserve"> Personen usw. Der zweite Teil der XML-Datei fokussiert sich auf den Textbereich und nimmt Bezug auf die digitale Repräsentation. Dabei orientiert sich das </w:t>
      </w:r>
      <w:r w:rsidRPr="00E76437">
        <w:rPr>
          <w:color w:val="000000" w:themeColor="text1"/>
          <w:sz w:val="24"/>
          <w:szCs w:val="24"/>
        </w:rPr>
        <w:t>&lt;text&gt;-</w:t>
      </w:r>
      <w:r w:rsidRPr="00E76437">
        <w:rPr>
          <w:color w:val="000000"/>
          <w:sz w:val="24"/>
          <w:szCs w:val="24"/>
        </w:rPr>
        <w:t>Element an der Inhaltslogik des Textes.</w:t>
      </w:r>
      <w:commentRangeEnd w:id="332"/>
      <w:r w:rsidR="00D9397C">
        <w:rPr>
          <w:rStyle w:val="Kommentarzeichen"/>
        </w:rPr>
        <w:commentReference w:id="332"/>
      </w:r>
    </w:p>
    <w:p w14:paraId="470D360B" w14:textId="4EC89D72" w:rsidR="000E1ED2" w:rsidRPr="00E76437" w:rsidRDefault="000E1ED2" w:rsidP="000E1ED2">
      <w:pPr>
        <w:spacing w:before="240" w:line="360" w:lineRule="auto"/>
        <w:ind w:firstLine="567"/>
        <w:jc w:val="both"/>
        <w:rPr>
          <w:sz w:val="24"/>
          <w:szCs w:val="24"/>
        </w:rPr>
      </w:pPr>
      <w:r w:rsidRPr="00E76437">
        <w:rPr>
          <w:color w:val="000000" w:themeColor="text1"/>
          <w:sz w:val="24"/>
          <w:szCs w:val="24"/>
        </w:rPr>
        <w:t>Das oberste Element</w:t>
      </w:r>
      <w:r w:rsidRPr="00E76437">
        <w:rPr>
          <w:rStyle w:val="apple-converted-space"/>
          <w:color w:val="000000" w:themeColor="text1"/>
          <w:sz w:val="24"/>
          <w:szCs w:val="24"/>
        </w:rPr>
        <w:t xml:space="preserve"> </w:t>
      </w:r>
      <w:r w:rsidRPr="00E76437">
        <w:rPr>
          <w:color w:val="000000" w:themeColor="text1"/>
          <w:sz w:val="24"/>
          <w:szCs w:val="24"/>
        </w:rPr>
        <w:t xml:space="preserve">&lt;teiHeader&gt; enthält die Metadaten eines Digitalisats </w:t>
      </w:r>
      <w:commentRangeStart w:id="361"/>
      <w:r>
        <w:rPr>
          <w:color w:val="000000" w:themeColor="text1"/>
          <w:sz w:val="24"/>
          <w:szCs w:val="24"/>
        </w:rPr>
        <w:t>i</w:t>
      </w:r>
      <w:del w:id="362" w:author="Lia Greiberg" w:date="2025-08-28T11:34:00Z" w16du:dateUtc="2025-08-28T09:34:00Z">
        <w:r w:rsidDel="00086BDC">
          <w:rPr>
            <w:color w:val="000000" w:themeColor="text1"/>
            <w:sz w:val="24"/>
            <w:szCs w:val="24"/>
          </w:rPr>
          <w:delText>n eine</w:delText>
        </w:r>
      </w:del>
      <w:r>
        <w:rPr>
          <w:color w:val="000000" w:themeColor="text1"/>
          <w:sz w:val="24"/>
          <w:szCs w:val="24"/>
        </w:rPr>
        <w:t>m</w:t>
      </w:r>
      <w:r w:rsidRPr="00E76437">
        <w:rPr>
          <w:color w:val="000000" w:themeColor="text1"/>
          <w:sz w:val="24"/>
          <w:szCs w:val="24"/>
        </w:rPr>
        <w:t xml:space="preserve"> </w:t>
      </w:r>
      <w:commentRangeEnd w:id="361"/>
      <w:r w:rsidR="00086BDC">
        <w:rPr>
          <w:rStyle w:val="Kommentarzeichen"/>
        </w:rPr>
        <w:commentReference w:id="361"/>
      </w:r>
      <w:r w:rsidRPr="00E76437">
        <w:rPr>
          <w:color w:val="000000" w:themeColor="text1"/>
          <w:sz w:val="24"/>
          <w:szCs w:val="24"/>
        </w:rPr>
        <w:t>Hauptbereich:</w:t>
      </w:r>
      <w:r w:rsidRPr="00E76437">
        <w:rPr>
          <w:rStyle w:val="apple-converted-space"/>
          <w:color w:val="000000" w:themeColor="text1"/>
          <w:sz w:val="24"/>
          <w:szCs w:val="24"/>
        </w:rPr>
        <w:t xml:space="preserve"> </w:t>
      </w:r>
      <w:r w:rsidRPr="00E76437">
        <w:rPr>
          <w:color w:val="000000" w:themeColor="text1"/>
          <w:sz w:val="24"/>
          <w:szCs w:val="24"/>
        </w:rPr>
        <w:t>&lt;fileDesc&gt;</w:t>
      </w:r>
      <w:r w:rsidRPr="00E76437">
        <w:rPr>
          <w:rStyle w:val="apple-converted-space"/>
          <w:color w:val="000000" w:themeColor="text1"/>
          <w:sz w:val="24"/>
          <w:szCs w:val="24"/>
        </w:rPr>
        <w:t xml:space="preserve"> </w:t>
      </w:r>
      <w:r w:rsidRPr="00E76437">
        <w:rPr>
          <w:color w:val="000000" w:themeColor="text1"/>
          <w:sz w:val="24"/>
          <w:szCs w:val="24"/>
        </w:rPr>
        <w:t>(Dateibeschreibung) (Abbildung 5.3). Das</w:t>
      </w:r>
      <w:r w:rsidRPr="00E76437">
        <w:rPr>
          <w:rStyle w:val="apple-converted-space"/>
          <w:color w:val="000000" w:themeColor="text1"/>
          <w:sz w:val="24"/>
          <w:szCs w:val="24"/>
        </w:rPr>
        <w:t xml:space="preserve"> </w:t>
      </w:r>
      <w:r w:rsidRPr="00E76437">
        <w:rPr>
          <w:color w:val="000000" w:themeColor="text1"/>
          <w:sz w:val="24"/>
          <w:szCs w:val="24"/>
        </w:rPr>
        <w:t>&lt;fileDesc&gt;-Element umfasst drei obligatorische Elemente:</w:t>
      </w:r>
      <w:r w:rsidRPr="00E76437">
        <w:rPr>
          <w:rStyle w:val="apple-converted-space"/>
          <w:color w:val="000000" w:themeColor="text1"/>
          <w:sz w:val="24"/>
          <w:szCs w:val="24"/>
        </w:rPr>
        <w:t xml:space="preserve"> </w:t>
      </w:r>
      <w:r w:rsidRPr="00E76437">
        <w:rPr>
          <w:color w:val="000000" w:themeColor="text1"/>
          <w:sz w:val="24"/>
          <w:szCs w:val="24"/>
        </w:rPr>
        <w:t>&lt;titleStmt&gt;, &lt;publicationStmt&gt; und</w:t>
      </w:r>
      <w:r w:rsidRPr="00E76437">
        <w:rPr>
          <w:rStyle w:val="apple-converted-space"/>
          <w:color w:val="000000" w:themeColor="text1"/>
          <w:sz w:val="24"/>
          <w:szCs w:val="24"/>
        </w:rPr>
        <w:t xml:space="preserve"> </w:t>
      </w:r>
      <w:r w:rsidRPr="00E76437">
        <w:rPr>
          <w:color w:val="000000" w:themeColor="text1"/>
          <w:sz w:val="24"/>
          <w:szCs w:val="24"/>
        </w:rPr>
        <w:t>&lt;sourceDesc&gt;,</w:t>
      </w:r>
      <w:r w:rsidRPr="00E76437">
        <w:rPr>
          <w:rStyle w:val="apple-converted-space"/>
          <w:color w:val="000000" w:themeColor="text1"/>
          <w:sz w:val="24"/>
          <w:szCs w:val="24"/>
        </w:rPr>
        <w:t xml:space="preserve"> </w:t>
      </w:r>
      <w:r w:rsidRPr="00E76437">
        <w:rPr>
          <w:color w:val="000000" w:themeColor="text1"/>
          <w:sz w:val="24"/>
          <w:szCs w:val="24"/>
        </w:rPr>
        <w:t xml:space="preserve">in denen die Angaben zum Titel, zur Publikation und Quelle kodiert wurden. </w:t>
      </w:r>
    </w:p>
    <w:p w14:paraId="60DF0FD2" w14:textId="77777777" w:rsidR="000E1ED2" w:rsidRDefault="000E1ED2" w:rsidP="000E1ED2">
      <w:pPr>
        <w:spacing w:before="240" w:line="360" w:lineRule="auto"/>
        <w:jc w:val="both"/>
        <w:rPr>
          <w:sz w:val="24"/>
          <w:szCs w:val="24"/>
        </w:rPr>
      </w:pPr>
      <w:r>
        <w:rPr>
          <w:noProof/>
          <w:sz w:val="24"/>
          <w:szCs w:val="24"/>
        </w:rPr>
        <w:drawing>
          <wp:inline distT="0" distB="0" distL="0" distR="0" wp14:anchorId="4F6687BA" wp14:editId="2B71D7BE">
            <wp:extent cx="5453380" cy="2446395"/>
            <wp:effectExtent l="0" t="0" r="0" b="5080"/>
            <wp:docPr id="1817991932" name="Grafik 1" descr="Ein Bild, das Text, Diagramm,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91932" name="Grafik 1" descr="Ein Bild, das Text, Diagramm, Screenshot, Quittung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78642" cy="2457728"/>
                    </a:xfrm>
                    <a:prstGeom prst="rect">
                      <a:avLst/>
                    </a:prstGeom>
                  </pic:spPr>
                </pic:pic>
              </a:graphicData>
            </a:graphic>
          </wp:inline>
        </w:drawing>
      </w:r>
    </w:p>
    <w:p w14:paraId="686EE499" w14:textId="77777777" w:rsidR="000E1ED2" w:rsidRPr="00E76437" w:rsidRDefault="000E1ED2" w:rsidP="000E1ED2">
      <w:pPr>
        <w:spacing w:before="240" w:line="360" w:lineRule="auto"/>
        <w:jc w:val="both"/>
      </w:pPr>
      <w:r>
        <w:t>Abb. 5.3 Screenshot des XML-Schemas (teiHeader-Element) im Oxygen-Editor</w:t>
      </w:r>
    </w:p>
    <w:p w14:paraId="01449E59" w14:textId="520D5662" w:rsidR="000E1ED2" w:rsidRPr="004B02AF" w:rsidRDefault="000E1ED2" w:rsidP="000E1ED2">
      <w:pPr>
        <w:spacing w:before="240" w:line="360" w:lineRule="auto"/>
        <w:ind w:firstLine="567"/>
        <w:jc w:val="both"/>
        <w:rPr>
          <w:sz w:val="24"/>
          <w:szCs w:val="24"/>
        </w:rPr>
      </w:pPr>
      <w:r w:rsidRPr="004B02AF">
        <w:rPr>
          <w:color w:val="000000" w:themeColor="text1"/>
          <w:sz w:val="24"/>
          <w:szCs w:val="24"/>
        </w:rPr>
        <w:t>Das oberste</w:t>
      </w:r>
      <w:r w:rsidRPr="004B02AF">
        <w:rPr>
          <w:rStyle w:val="apple-converted-space"/>
          <w:color w:val="000000" w:themeColor="text1"/>
          <w:sz w:val="24"/>
          <w:szCs w:val="24"/>
        </w:rPr>
        <w:t xml:space="preserve"> </w:t>
      </w:r>
      <w:r w:rsidRPr="004B02AF">
        <w:rPr>
          <w:color w:val="000000" w:themeColor="text1"/>
          <w:sz w:val="24"/>
          <w:szCs w:val="24"/>
        </w:rPr>
        <w:t xml:space="preserve">&lt;text&gt;-Element umschließt den gesamten Text eines Digitalisats und enthält eine Hierarchie </w:t>
      </w:r>
      <w:del w:id="363" w:author="Lia Greiberg" w:date="2025-09-10T18:41:00Z" w16du:dateUtc="2025-09-10T16:41:00Z">
        <w:r w:rsidRPr="004B02AF" w:rsidDel="00432F94">
          <w:rPr>
            <w:color w:val="000000" w:themeColor="text1"/>
            <w:sz w:val="24"/>
            <w:szCs w:val="24"/>
          </w:rPr>
          <w:delText xml:space="preserve">von </w:delText>
        </w:r>
      </w:del>
      <w:r w:rsidRPr="004B02AF">
        <w:rPr>
          <w:color w:val="000000" w:themeColor="text1"/>
          <w:sz w:val="24"/>
          <w:szCs w:val="24"/>
        </w:rPr>
        <w:t>weitere</w:t>
      </w:r>
      <w:ins w:id="364" w:author="Lia Greiberg" w:date="2025-09-10T18:41:00Z" w16du:dateUtc="2025-09-10T16:41:00Z">
        <w:r w:rsidR="00432F94">
          <w:rPr>
            <w:color w:val="000000" w:themeColor="text1"/>
            <w:sz w:val="24"/>
            <w:szCs w:val="24"/>
          </w:rPr>
          <w:t>r</w:t>
        </w:r>
      </w:ins>
      <w:del w:id="365" w:author="Lia Greiberg" w:date="2025-09-10T18:41:00Z" w16du:dateUtc="2025-09-10T16:41:00Z">
        <w:r w:rsidRPr="004B02AF" w:rsidDel="00432F94">
          <w:rPr>
            <w:color w:val="000000" w:themeColor="text1"/>
            <w:sz w:val="24"/>
            <w:szCs w:val="24"/>
          </w:rPr>
          <w:delText>n</w:delText>
        </w:r>
      </w:del>
      <w:r w:rsidRPr="004B02AF">
        <w:rPr>
          <w:color w:val="000000" w:themeColor="text1"/>
          <w:sz w:val="24"/>
          <w:szCs w:val="24"/>
        </w:rPr>
        <w:t xml:space="preserve"> Elemente</w:t>
      </w:r>
      <w:del w:id="366" w:author="Lia Greiberg" w:date="2025-09-10T18:42:00Z" w16du:dateUtc="2025-09-10T16:42:00Z">
        <w:r w:rsidRPr="004B02AF" w:rsidDel="00432F94">
          <w:rPr>
            <w:color w:val="000000" w:themeColor="text1"/>
            <w:sz w:val="24"/>
            <w:szCs w:val="24"/>
          </w:rPr>
          <w:delText>n</w:delText>
        </w:r>
      </w:del>
      <w:r w:rsidRPr="004B02AF">
        <w:rPr>
          <w:color w:val="000000" w:themeColor="text1"/>
          <w:sz w:val="24"/>
          <w:szCs w:val="24"/>
        </w:rPr>
        <w:t xml:space="preserve"> (Abbildung 5.4). Dadurch w</w:t>
      </w:r>
      <w:ins w:id="367" w:author="Lia Greiberg" w:date="2025-09-10T18:42:00Z" w16du:dateUtc="2025-09-10T16:42:00Z">
        <w:r w:rsidR="00432F94">
          <w:rPr>
            <w:color w:val="000000" w:themeColor="text1"/>
            <w:sz w:val="24"/>
            <w:szCs w:val="24"/>
          </w:rPr>
          <w:t>e</w:t>
        </w:r>
      </w:ins>
      <w:del w:id="368" w:author="Lia Greiberg" w:date="2025-09-10T18:42:00Z" w16du:dateUtc="2025-09-10T16:42:00Z">
        <w:r w:rsidRPr="004B02AF" w:rsidDel="00432F94">
          <w:rPr>
            <w:color w:val="000000" w:themeColor="text1"/>
            <w:sz w:val="24"/>
            <w:szCs w:val="24"/>
          </w:rPr>
          <w:delText>i</w:delText>
        </w:r>
      </w:del>
      <w:r w:rsidRPr="004B02AF">
        <w:rPr>
          <w:color w:val="000000" w:themeColor="text1"/>
          <w:sz w:val="24"/>
          <w:szCs w:val="24"/>
        </w:rPr>
        <w:t>rd</w:t>
      </w:r>
      <w:ins w:id="369" w:author="Lia Greiberg" w:date="2025-09-10T18:42:00Z" w16du:dateUtc="2025-09-10T16:42:00Z">
        <w:r w:rsidR="00432F94">
          <w:rPr>
            <w:color w:val="000000" w:themeColor="text1"/>
            <w:sz w:val="24"/>
            <w:szCs w:val="24"/>
          </w:rPr>
          <w:t xml:space="preserve">en </w:t>
        </w:r>
      </w:ins>
      <w:del w:id="370" w:author="Lia Greiberg" w:date="2025-09-10T18:42:00Z" w16du:dateUtc="2025-09-10T16:42:00Z">
        <w:r w:rsidRPr="004B02AF" w:rsidDel="00432F94">
          <w:rPr>
            <w:color w:val="000000" w:themeColor="text1"/>
            <w:sz w:val="24"/>
            <w:szCs w:val="24"/>
          </w:rPr>
          <w:delText xml:space="preserve"> die </w:delText>
        </w:r>
      </w:del>
      <w:r w:rsidRPr="004B02AF">
        <w:rPr>
          <w:color w:val="000000" w:themeColor="text1"/>
          <w:sz w:val="24"/>
          <w:szCs w:val="24"/>
        </w:rPr>
        <w:t>Struktur und Semantik eines Textes definiert. Das untergeordnete</w:t>
      </w:r>
      <w:r w:rsidRPr="004B02AF">
        <w:rPr>
          <w:rStyle w:val="apple-converted-space"/>
          <w:color w:val="000000" w:themeColor="text1"/>
          <w:sz w:val="24"/>
          <w:szCs w:val="24"/>
        </w:rPr>
        <w:t xml:space="preserve"> </w:t>
      </w:r>
      <w:r w:rsidRPr="004B02AF">
        <w:rPr>
          <w:color w:val="000000" w:themeColor="text1"/>
          <w:sz w:val="24"/>
          <w:szCs w:val="24"/>
        </w:rPr>
        <w:t xml:space="preserve">&lt;body&gt;-Element enthält die eigentlichen Textabschnitte. </w:t>
      </w:r>
      <w:r w:rsidRPr="004B02AF">
        <w:rPr>
          <w:color w:val="000000"/>
          <w:sz w:val="24"/>
          <w:szCs w:val="24"/>
        </w:rPr>
        <w:t>Der Textteil einer XML-</w:t>
      </w:r>
      <w:r w:rsidRPr="004B02AF">
        <w:rPr>
          <w:color w:val="000000"/>
          <w:sz w:val="24"/>
          <w:szCs w:val="24"/>
        </w:rPr>
        <w:lastRenderedPageBreak/>
        <w:t xml:space="preserve">Datei ist relativ überschaubar, wobei </w:t>
      </w:r>
      <w:r w:rsidRPr="004B02AF">
        <w:rPr>
          <w:color w:val="000000" w:themeColor="text1"/>
          <w:sz w:val="24"/>
          <w:szCs w:val="24"/>
        </w:rPr>
        <w:t>das</w:t>
      </w:r>
      <w:r w:rsidRPr="004B02AF">
        <w:rPr>
          <w:rStyle w:val="apple-converted-space"/>
          <w:color w:val="000000" w:themeColor="text1"/>
          <w:sz w:val="24"/>
          <w:szCs w:val="24"/>
        </w:rPr>
        <w:t xml:space="preserve"> </w:t>
      </w:r>
      <w:r w:rsidRPr="004B02AF">
        <w:rPr>
          <w:color w:val="000000" w:themeColor="text1"/>
          <w:sz w:val="24"/>
          <w:szCs w:val="24"/>
        </w:rPr>
        <w:t>&lt;div&gt;-Element den gesamten Text umfasst.</w:t>
      </w:r>
    </w:p>
    <w:p w14:paraId="407B6ADD" w14:textId="77777777" w:rsidR="000E1ED2" w:rsidRDefault="000E1ED2" w:rsidP="000E1ED2">
      <w:pPr>
        <w:spacing w:before="240" w:line="360" w:lineRule="auto"/>
        <w:jc w:val="both"/>
        <w:rPr>
          <w:sz w:val="24"/>
          <w:szCs w:val="24"/>
        </w:rPr>
      </w:pPr>
      <w:r>
        <w:rPr>
          <w:noProof/>
          <w:sz w:val="24"/>
          <w:szCs w:val="24"/>
        </w:rPr>
        <w:drawing>
          <wp:inline distT="0" distB="0" distL="0" distR="0" wp14:anchorId="496E6073" wp14:editId="2A77001C">
            <wp:extent cx="5189200" cy="1530350"/>
            <wp:effectExtent l="0" t="0" r="5715" b="0"/>
            <wp:docPr id="1637380043" name="Grafik 2"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80043" name="Grafik 2" descr="Ein Bild, das Text, Screenshot enthält.&#10;&#10;KI-generierte Inhalte können fehlerhaft sein."/>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11512" cy="1536930"/>
                    </a:xfrm>
                    <a:prstGeom prst="rect">
                      <a:avLst/>
                    </a:prstGeom>
                  </pic:spPr>
                </pic:pic>
              </a:graphicData>
            </a:graphic>
          </wp:inline>
        </w:drawing>
      </w:r>
    </w:p>
    <w:p w14:paraId="59BF7268" w14:textId="77777777" w:rsidR="000E1ED2" w:rsidRDefault="000E1ED2" w:rsidP="000E1ED2">
      <w:pPr>
        <w:spacing w:before="240" w:line="360" w:lineRule="auto"/>
        <w:ind w:firstLine="567"/>
        <w:jc w:val="both"/>
      </w:pPr>
      <w:r w:rsidRPr="00E76437">
        <w:t>Abb. 5.4</w:t>
      </w:r>
      <w:r>
        <w:t xml:space="preserve"> Screenshot des XML-Schemas (text-Element) im Oxygen-Editor</w:t>
      </w:r>
    </w:p>
    <w:p w14:paraId="2094E815" w14:textId="32893346" w:rsidR="000E1ED2" w:rsidRDefault="00B439DC" w:rsidP="000E1ED2">
      <w:pPr>
        <w:spacing w:before="240" w:line="360" w:lineRule="auto"/>
        <w:ind w:firstLine="567"/>
        <w:jc w:val="both"/>
        <w:rPr>
          <w:color w:val="000000" w:themeColor="text1"/>
          <w:sz w:val="24"/>
          <w:szCs w:val="24"/>
        </w:rPr>
      </w:pPr>
      <w:ins w:id="371" w:author="Lia Greiberg" w:date="2025-08-28T12:22:00Z" w16du:dateUtc="2025-08-28T10:22:00Z">
        <w:r>
          <w:rPr>
            <w:color w:val="000000" w:themeColor="text1"/>
            <w:sz w:val="24"/>
            <w:szCs w:val="24"/>
          </w:rPr>
          <w:t xml:space="preserve">Die </w:t>
        </w:r>
      </w:ins>
      <w:r w:rsidR="000E1ED2" w:rsidRPr="00F50B38">
        <w:rPr>
          <w:color w:val="000000" w:themeColor="text1"/>
          <w:sz w:val="24"/>
          <w:szCs w:val="24"/>
        </w:rPr>
        <w:t xml:space="preserve">Seiten </w:t>
      </w:r>
      <w:r w:rsidR="000E1ED2">
        <w:rPr>
          <w:color w:val="000000" w:themeColor="text1"/>
          <w:sz w:val="24"/>
          <w:szCs w:val="24"/>
        </w:rPr>
        <w:t xml:space="preserve">wurden </w:t>
      </w:r>
      <w:r w:rsidR="000E1ED2" w:rsidRPr="00F50B38">
        <w:rPr>
          <w:color w:val="000000" w:themeColor="text1"/>
          <w:sz w:val="24"/>
          <w:szCs w:val="24"/>
        </w:rPr>
        <w:t>durch das</w:t>
      </w:r>
      <w:r w:rsidR="000E1ED2" w:rsidRPr="00F50B38">
        <w:rPr>
          <w:rStyle w:val="apple-converted-space"/>
          <w:color w:val="000000" w:themeColor="text1"/>
          <w:sz w:val="24"/>
          <w:szCs w:val="24"/>
        </w:rPr>
        <w:t xml:space="preserve"> </w:t>
      </w:r>
      <w:r w:rsidR="000E1ED2">
        <w:rPr>
          <w:rStyle w:val="apple-converted-space"/>
          <w:color w:val="000000" w:themeColor="text1"/>
          <w:sz w:val="24"/>
          <w:szCs w:val="24"/>
        </w:rPr>
        <w:t xml:space="preserve">selbstschließende </w:t>
      </w:r>
      <w:r w:rsidR="000E1ED2" w:rsidRPr="00F50B38">
        <w:rPr>
          <w:color w:val="000000" w:themeColor="text1"/>
          <w:sz w:val="24"/>
          <w:szCs w:val="24"/>
        </w:rPr>
        <w:t>&lt;</w:t>
      </w:r>
      <w:r w:rsidR="000E1ED2">
        <w:rPr>
          <w:color w:val="000000" w:themeColor="text1"/>
          <w:sz w:val="24"/>
          <w:szCs w:val="24"/>
        </w:rPr>
        <w:t>pb</w:t>
      </w:r>
      <w:r w:rsidR="000E1ED2" w:rsidRPr="00F50B38">
        <w:rPr>
          <w:color w:val="000000" w:themeColor="text1"/>
          <w:sz w:val="24"/>
          <w:szCs w:val="24"/>
        </w:rPr>
        <w:t xml:space="preserve">&gt;-Element kodiert. Seitennummern wurden als </w:t>
      </w:r>
      <w:r w:rsidR="000E1ED2">
        <w:rPr>
          <w:color w:val="000000" w:themeColor="text1"/>
          <w:sz w:val="24"/>
          <w:szCs w:val="24"/>
        </w:rPr>
        <w:t>n-</w:t>
      </w:r>
      <w:r w:rsidR="000E1ED2" w:rsidRPr="00F50B38">
        <w:rPr>
          <w:color w:val="000000" w:themeColor="text1"/>
          <w:sz w:val="24"/>
          <w:szCs w:val="24"/>
        </w:rPr>
        <w:t>Attribut zu dem</w:t>
      </w:r>
      <w:r w:rsidR="000E1ED2" w:rsidRPr="00F50B38">
        <w:rPr>
          <w:rStyle w:val="apple-converted-space"/>
          <w:color w:val="000000" w:themeColor="text1"/>
          <w:sz w:val="24"/>
          <w:szCs w:val="24"/>
        </w:rPr>
        <w:t xml:space="preserve"> </w:t>
      </w:r>
      <w:r w:rsidR="000E1ED2" w:rsidRPr="00F50B38">
        <w:rPr>
          <w:color w:val="000000" w:themeColor="text1"/>
          <w:sz w:val="24"/>
          <w:szCs w:val="24"/>
        </w:rPr>
        <w:t>&lt;p</w:t>
      </w:r>
      <w:r w:rsidR="000E1ED2">
        <w:rPr>
          <w:color w:val="000000" w:themeColor="text1"/>
          <w:sz w:val="24"/>
          <w:szCs w:val="24"/>
        </w:rPr>
        <w:t>b</w:t>
      </w:r>
      <w:r w:rsidR="000E1ED2" w:rsidRPr="00F50B38">
        <w:rPr>
          <w:color w:val="000000" w:themeColor="text1"/>
          <w:sz w:val="24"/>
          <w:szCs w:val="24"/>
        </w:rPr>
        <w:t xml:space="preserve">&gt;-Element zugewiesen. Der Titel </w:t>
      </w:r>
      <w:r w:rsidR="000E1ED2">
        <w:rPr>
          <w:color w:val="000000" w:themeColor="text1"/>
          <w:sz w:val="24"/>
          <w:szCs w:val="24"/>
        </w:rPr>
        <w:t xml:space="preserve">jeder Lebensbeschreibung </w:t>
      </w:r>
      <w:r w:rsidR="000E1ED2" w:rsidRPr="00F50B38">
        <w:rPr>
          <w:color w:val="000000" w:themeColor="text1"/>
          <w:sz w:val="24"/>
          <w:szCs w:val="24"/>
        </w:rPr>
        <w:t>wurde im</w:t>
      </w:r>
      <w:r w:rsidR="000E1ED2" w:rsidRPr="00F50B38">
        <w:rPr>
          <w:rStyle w:val="apple-converted-space"/>
          <w:color w:val="000000" w:themeColor="text1"/>
          <w:sz w:val="24"/>
          <w:szCs w:val="24"/>
        </w:rPr>
        <w:t xml:space="preserve"> </w:t>
      </w:r>
      <w:r w:rsidR="000E1ED2" w:rsidRPr="00F50B38">
        <w:rPr>
          <w:color w:val="000000" w:themeColor="text1"/>
          <w:sz w:val="24"/>
          <w:szCs w:val="24"/>
        </w:rPr>
        <w:t xml:space="preserve">&lt;head&gt;-Element eingeschlossen. </w:t>
      </w:r>
      <w:r w:rsidR="000E1ED2">
        <w:rPr>
          <w:color w:val="000000" w:themeColor="text1"/>
          <w:sz w:val="24"/>
          <w:szCs w:val="24"/>
        </w:rPr>
        <w:t xml:space="preserve">Da </w:t>
      </w:r>
      <w:ins w:id="372" w:author="Lia Greiberg" w:date="2025-09-10T18:46:00Z" w16du:dateUtc="2025-09-10T16:46:00Z">
        <w:r w:rsidR="00195AFC">
          <w:rPr>
            <w:color w:val="000000" w:themeColor="text1"/>
            <w:sz w:val="24"/>
            <w:szCs w:val="24"/>
          </w:rPr>
          <w:t xml:space="preserve">die </w:t>
        </w:r>
      </w:ins>
      <w:del w:id="373" w:author="Lia Greiberg" w:date="2025-09-10T18:46:00Z" w16du:dateUtc="2025-09-10T16:46:00Z">
        <w:r w:rsidR="000E1ED2" w:rsidDel="00195AFC">
          <w:rPr>
            <w:color w:val="000000" w:themeColor="text1"/>
            <w:sz w:val="24"/>
            <w:szCs w:val="24"/>
          </w:rPr>
          <w:delText xml:space="preserve">ein </w:delText>
        </w:r>
      </w:del>
      <w:r w:rsidR="000E1ED2">
        <w:rPr>
          <w:color w:val="000000" w:themeColor="text1"/>
          <w:sz w:val="24"/>
          <w:szCs w:val="24"/>
        </w:rPr>
        <w:t>Titel häufig Eigennamen enthalte</w:t>
      </w:r>
      <w:ins w:id="374" w:author="Lia Greiberg" w:date="2025-09-10T18:46:00Z" w16du:dateUtc="2025-09-10T16:46:00Z">
        <w:r w:rsidR="00195AFC">
          <w:rPr>
            <w:color w:val="000000" w:themeColor="text1"/>
            <w:sz w:val="24"/>
            <w:szCs w:val="24"/>
          </w:rPr>
          <w:t>n</w:t>
        </w:r>
      </w:ins>
      <w:del w:id="375" w:author="Lia Greiberg" w:date="2025-09-10T18:46:00Z" w16du:dateUtc="2025-09-10T16:46:00Z">
        <w:r w:rsidR="000E1ED2" w:rsidDel="00195AFC">
          <w:rPr>
            <w:color w:val="000000" w:themeColor="text1"/>
            <w:sz w:val="24"/>
            <w:szCs w:val="24"/>
          </w:rPr>
          <w:delText>t</w:delText>
        </w:r>
      </w:del>
      <w:r w:rsidR="000E1ED2">
        <w:rPr>
          <w:color w:val="000000" w:themeColor="text1"/>
          <w:sz w:val="24"/>
          <w:szCs w:val="24"/>
        </w:rPr>
        <w:t>, erlaubt das Schema innerhalb vo</w:t>
      </w:r>
      <w:ins w:id="376" w:author="Lia Greiberg" w:date="2025-09-10T18:50:00Z" w16du:dateUtc="2025-09-10T16:50:00Z">
        <w:r w:rsidR="00195AFC">
          <w:rPr>
            <w:color w:val="000000" w:themeColor="text1"/>
            <w:sz w:val="24"/>
            <w:szCs w:val="24"/>
          </w:rPr>
          <w:t>m</w:t>
        </w:r>
      </w:ins>
      <w:del w:id="377" w:author="Lia Greiberg" w:date="2025-09-10T18:50:00Z" w16du:dateUtc="2025-09-10T16:50:00Z">
        <w:r w:rsidR="000E1ED2" w:rsidDel="00195AFC">
          <w:rPr>
            <w:color w:val="000000" w:themeColor="text1"/>
            <w:sz w:val="24"/>
            <w:szCs w:val="24"/>
          </w:rPr>
          <w:delText>n</w:delText>
        </w:r>
      </w:del>
      <w:r w:rsidR="000E1ED2">
        <w:rPr>
          <w:color w:val="000000" w:themeColor="text1"/>
          <w:sz w:val="24"/>
          <w:szCs w:val="24"/>
        </w:rPr>
        <w:t xml:space="preserve"> &lt;head&gt;</w:t>
      </w:r>
      <w:ins w:id="378" w:author="Lia Greiberg" w:date="2025-09-10T18:50:00Z" w16du:dateUtc="2025-09-10T16:50:00Z">
        <w:r w:rsidR="00195AFC" w:rsidRPr="00F50B38">
          <w:rPr>
            <w:color w:val="000000" w:themeColor="text1"/>
            <w:sz w:val="24"/>
            <w:szCs w:val="24"/>
          </w:rPr>
          <w:t>-Element</w:t>
        </w:r>
      </w:ins>
      <w:r w:rsidR="000E1ED2">
        <w:rPr>
          <w:color w:val="000000" w:themeColor="text1"/>
          <w:sz w:val="24"/>
          <w:szCs w:val="24"/>
        </w:rPr>
        <w:t xml:space="preserve"> die Verwendung von </w:t>
      </w:r>
      <w:del w:id="379" w:author="Lia Greiberg" w:date="2025-08-28T12:22:00Z" w16du:dateUtc="2025-08-28T10:22:00Z">
        <w:r w:rsidR="000E1ED2" w:rsidDel="00B439DC">
          <w:rPr>
            <w:color w:val="000000" w:themeColor="text1"/>
            <w:sz w:val="24"/>
            <w:szCs w:val="24"/>
          </w:rPr>
          <w:delText xml:space="preserve">den </w:delText>
        </w:r>
      </w:del>
      <w:r w:rsidR="000E1ED2">
        <w:rPr>
          <w:color w:val="000000" w:themeColor="text1"/>
          <w:sz w:val="24"/>
          <w:szCs w:val="24"/>
        </w:rPr>
        <w:t>TEI-Elementen für die Auszeichnung von Entitäten (</w:t>
      </w:r>
      <w:r w:rsidR="000E1ED2" w:rsidRPr="0031701F">
        <w:rPr>
          <w:color w:val="000000" w:themeColor="text1"/>
          <w:sz w:val="24"/>
          <w:szCs w:val="24"/>
        </w:rPr>
        <w:t>&lt;persName&gt;-,</w:t>
      </w:r>
      <w:r w:rsidR="000E1ED2" w:rsidRPr="0031701F">
        <w:rPr>
          <w:rStyle w:val="apple-converted-space"/>
          <w:color w:val="000000" w:themeColor="text1"/>
          <w:sz w:val="24"/>
          <w:szCs w:val="24"/>
        </w:rPr>
        <w:t xml:space="preserve"> </w:t>
      </w:r>
      <w:r w:rsidR="000E1ED2" w:rsidRPr="0031701F">
        <w:rPr>
          <w:color w:val="000000" w:themeColor="text1"/>
          <w:sz w:val="24"/>
          <w:szCs w:val="24"/>
        </w:rPr>
        <w:t>&lt;placeName&gt;, &lt;orgName&gt;- und &lt;date&gt;-Element</w:t>
      </w:r>
      <w:r w:rsidR="000E1ED2">
        <w:rPr>
          <w:color w:val="000000" w:themeColor="text1"/>
          <w:sz w:val="24"/>
          <w:szCs w:val="24"/>
        </w:rPr>
        <w:t>e). In einigen Texten waren Kustoden vorhanden. Diese wurde</w:t>
      </w:r>
      <w:ins w:id="380" w:author="Lia Greiberg" w:date="2025-09-10T18:49:00Z" w16du:dateUtc="2025-09-10T16:49:00Z">
        <w:r w:rsidR="00195AFC">
          <w:rPr>
            <w:color w:val="000000" w:themeColor="text1"/>
            <w:sz w:val="24"/>
            <w:szCs w:val="24"/>
          </w:rPr>
          <w:t>n</w:t>
        </w:r>
      </w:ins>
      <w:r w:rsidR="000E1ED2">
        <w:rPr>
          <w:color w:val="000000" w:themeColor="text1"/>
          <w:sz w:val="24"/>
          <w:szCs w:val="24"/>
        </w:rPr>
        <w:t xml:space="preserve"> als paratextuelle Formelemente im Element </w:t>
      </w:r>
      <w:r w:rsidR="000E1ED2" w:rsidRPr="00F50B38">
        <w:rPr>
          <w:color w:val="000000" w:themeColor="text1"/>
          <w:sz w:val="24"/>
          <w:szCs w:val="24"/>
        </w:rPr>
        <w:t>&lt;fw</w:t>
      </w:r>
      <w:r w:rsidR="000E1ED2">
        <w:rPr>
          <w:color w:val="000000" w:themeColor="text1"/>
          <w:sz w:val="24"/>
          <w:szCs w:val="24"/>
        </w:rPr>
        <w:t>&gt; ausgezeichnet</w:t>
      </w:r>
      <w:r w:rsidR="000E1ED2" w:rsidRPr="00F50B38">
        <w:rPr>
          <w:color w:val="000000" w:themeColor="text1"/>
          <w:sz w:val="24"/>
          <w:szCs w:val="24"/>
        </w:rPr>
        <w:t>.</w:t>
      </w:r>
      <w:r w:rsidR="000E1ED2">
        <w:rPr>
          <w:color w:val="000000" w:themeColor="text1"/>
          <w:sz w:val="24"/>
          <w:szCs w:val="24"/>
        </w:rPr>
        <w:t xml:space="preserve"> Darüber hinaus wurde jeder Absatz in einem &lt;p&gt;-Element kodiert, indem die Absatzgrenzen aus dem OCR-Text </w:t>
      </w:r>
      <w:r w:rsidR="000E1ED2" w:rsidRPr="00E919DD">
        <w:rPr>
          <w:color w:val="000000"/>
          <w:sz w:val="24"/>
          <w:szCs w:val="24"/>
        </w:rPr>
        <w:t>(</w:t>
      </w:r>
      <w:r w:rsidR="000E1ED2" w:rsidRPr="00E919DD">
        <w:rPr>
          <w:rStyle w:val="HTMLCode"/>
          <w:rFonts w:ascii="Times New Roman" w:hAnsi="Times New Roman" w:cs="Times New Roman"/>
          <w:color w:val="000000"/>
          <w:sz w:val="24"/>
          <w:szCs w:val="24"/>
        </w:rPr>
        <w:t>\n\n</w:t>
      </w:r>
      <w:r w:rsidR="000E1ED2" w:rsidRPr="00E919DD">
        <w:rPr>
          <w:color w:val="000000"/>
          <w:sz w:val="24"/>
          <w:szCs w:val="24"/>
        </w:rPr>
        <w:t>)</w:t>
      </w:r>
      <w:r w:rsidR="000E1ED2">
        <w:rPr>
          <w:color w:val="000000" w:themeColor="text1"/>
          <w:sz w:val="24"/>
          <w:szCs w:val="24"/>
        </w:rPr>
        <w:t xml:space="preserve"> abgeleitet wurden.</w:t>
      </w:r>
    </w:p>
    <w:p w14:paraId="0B98417A" w14:textId="18E274E8" w:rsidR="000E1ED2" w:rsidRDefault="000E1ED2" w:rsidP="000E1ED2">
      <w:pPr>
        <w:spacing w:before="240" w:line="360" w:lineRule="auto"/>
        <w:ind w:firstLine="567"/>
        <w:jc w:val="both"/>
        <w:rPr>
          <w:color w:val="000000" w:themeColor="text1"/>
          <w:sz w:val="24"/>
          <w:szCs w:val="24"/>
        </w:rPr>
      </w:pPr>
      <w:r w:rsidRPr="00195AFC">
        <w:rPr>
          <w:color w:val="000000" w:themeColor="text1"/>
          <w:sz w:val="24"/>
          <w:szCs w:val="24"/>
        </w:rPr>
        <w:t>Innerhalb eines &lt;s&gt;-Element</w:t>
      </w:r>
      <w:ins w:id="381" w:author="Lia Greiberg" w:date="2025-08-28T12:23:00Z" w16du:dateUtc="2025-08-28T10:23:00Z">
        <w:r w:rsidR="00B439DC" w:rsidRPr="00195AFC">
          <w:rPr>
            <w:color w:val="000000" w:themeColor="text1"/>
            <w:sz w:val="24"/>
            <w:szCs w:val="24"/>
          </w:rPr>
          <w:t>s</w:t>
        </w:r>
      </w:ins>
      <w:commentRangeStart w:id="382"/>
      <w:r w:rsidRPr="00195AFC">
        <w:rPr>
          <w:color w:val="000000" w:themeColor="text1"/>
          <w:sz w:val="24"/>
          <w:szCs w:val="24"/>
        </w:rPr>
        <w:t xml:space="preserve"> </w:t>
      </w:r>
      <w:commentRangeEnd w:id="382"/>
      <w:r w:rsidR="00195AFC">
        <w:rPr>
          <w:rStyle w:val="Kommentarzeichen"/>
        </w:rPr>
        <w:commentReference w:id="382"/>
      </w:r>
      <w:del w:id="383" w:author="Lia Greiberg" w:date="2025-09-10T18:52:00Z" w16du:dateUtc="2025-09-10T16:52:00Z">
        <w:r w:rsidRPr="00195AFC" w:rsidDel="00195AFC">
          <w:rPr>
            <w:color w:val="000000" w:themeColor="text1"/>
            <w:sz w:val="24"/>
            <w:szCs w:val="24"/>
          </w:rPr>
          <w:delText xml:space="preserve">wurde die Textsegmente </w:delText>
        </w:r>
      </w:del>
      <w:r w:rsidRPr="00195AFC">
        <w:rPr>
          <w:color w:val="000000" w:themeColor="text1"/>
          <w:sz w:val="24"/>
          <w:szCs w:val="24"/>
        </w:rPr>
        <w:t>befinden sich die identifizierten Entitäten mit den entsprechenden TEI-Tags</w:t>
      </w:r>
      <w:r>
        <w:rPr>
          <w:color w:val="000000" w:themeColor="text1"/>
          <w:sz w:val="24"/>
          <w:szCs w:val="24"/>
        </w:rPr>
        <w:t xml:space="preserve">: </w:t>
      </w:r>
      <w:del w:id="384" w:author="Lia Greiberg" w:date="2025-09-11T10:57:00Z" w16du:dateUtc="2025-09-11T08:57:00Z">
        <w:r w:rsidRPr="0031701F" w:rsidDel="00CF01BC">
          <w:rPr>
            <w:color w:val="000000" w:themeColor="text1"/>
            <w:sz w:val="24"/>
            <w:szCs w:val="24"/>
          </w:rPr>
          <w:delText xml:space="preserve">Für </w:delText>
        </w:r>
      </w:del>
      <w:ins w:id="385" w:author="Lia Greiberg" w:date="2025-09-11T10:57:00Z" w16du:dateUtc="2025-09-11T08:57:00Z">
        <w:r w:rsidR="00CF01BC">
          <w:rPr>
            <w:color w:val="000000" w:themeColor="text1"/>
            <w:sz w:val="24"/>
            <w:szCs w:val="24"/>
          </w:rPr>
          <w:t>Zur</w:t>
        </w:r>
      </w:ins>
      <w:del w:id="386" w:author="Lia Greiberg" w:date="2025-09-11T10:57:00Z" w16du:dateUtc="2025-09-11T08:57:00Z">
        <w:r w:rsidRPr="0031701F" w:rsidDel="00CF01BC">
          <w:rPr>
            <w:color w:val="000000" w:themeColor="text1"/>
            <w:sz w:val="24"/>
            <w:szCs w:val="24"/>
          </w:rPr>
          <w:delText>die</w:delText>
        </w:r>
      </w:del>
      <w:r w:rsidRPr="0031701F">
        <w:rPr>
          <w:color w:val="000000" w:themeColor="text1"/>
          <w:sz w:val="24"/>
          <w:szCs w:val="24"/>
        </w:rPr>
        <w:t xml:space="preserve"> Erfassung von Personen-, Orts-</w:t>
      </w:r>
      <w:ins w:id="387" w:author="Lia Greiberg" w:date="2025-08-28T12:23:00Z" w16du:dateUtc="2025-08-28T10:23:00Z">
        <w:r w:rsidR="003D4076">
          <w:rPr>
            <w:color w:val="000000" w:themeColor="text1"/>
            <w:sz w:val="24"/>
            <w:szCs w:val="24"/>
          </w:rPr>
          <w:t xml:space="preserve"> und</w:t>
        </w:r>
      </w:ins>
      <w:del w:id="388" w:author="Lia Greiberg" w:date="2025-08-28T12:23:00Z" w16du:dateUtc="2025-08-28T10:23:00Z">
        <w:r w:rsidRPr="0031701F" w:rsidDel="003D4076">
          <w:rPr>
            <w:color w:val="000000" w:themeColor="text1"/>
            <w:sz w:val="24"/>
            <w:szCs w:val="24"/>
          </w:rPr>
          <w:delText>,</w:delText>
        </w:r>
      </w:del>
      <w:r w:rsidRPr="0031701F">
        <w:rPr>
          <w:color w:val="000000" w:themeColor="text1"/>
          <w:sz w:val="24"/>
          <w:szCs w:val="24"/>
        </w:rPr>
        <w:t xml:space="preserve"> Körperschaftsnamen wurde</w:t>
      </w:r>
      <w:ins w:id="389" w:author="Lia Greiberg" w:date="2025-09-11T10:56:00Z" w16du:dateUtc="2025-09-11T08:56:00Z">
        <w:r w:rsidR="00CF01BC">
          <w:rPr>
            <w:color w:val="000000" w:themeColor="text1"/>
            <w:sz w:val="24"/>
            <w:szCs w:val="24"/>
          </w:rPr>
          <w:t>n diese Informationen in den</w:t>
        </w:r>
      </w:ins>
      <w:r w:rsidRPr="0031701F">
        <w:rPr>
          <w:color w:val="000000" w:themeColor="text1"/>
          <w:sz w:val="24"/>
          <w:szCs w:val="24"/>
        </w:rPr>
        <w:t xml:space="preserve"> </w:t>
      </w:r>
      <w:del w:id="390" w:author="Lia Greiberg" w:date="2025-09-11T10:56:00Z" w16du:dateUtc="2025-09-11T08:56:00Z">
        <w:r w:rsidRPr="0031701F" w:rsidDel="00CF01BC">
          <w:rPr>
            <w:color w:val="000000" w:themeColor="text1"/>
            <w:sz w:val="24"/>
            <w:szCs w:val="24"/>
          </w:rPr>
          <w:delText>über das</w:delText>
        </w:r>
      </w:del>
      <w:ins w:id="391" w:author="Lia Greiberg" w:date="2025-09-11T10:56:00Z" w16du:dateUtc="2025-09-11T08:56:00Z">
        <w:r w:rsidR="00CF01BC">
          <w:rPr>
            <w:color w:val="000000" w:themeColor="text1"/>
            <w:sz w:val="24"/>
            <w:szCs w:val="24"/>
          </w:rPr>
          <w:t xml:space="preserve">Elementen </w:t>
        </w:r>
      </w:ins>
      <w:del w:id="392" w:author="Lia Greiberg" w:date="2025-09-11T10:57:00Z" w16du:dateUtc="2025-09-11T08:57:00Z">
        <w:r w:rsidRPr="0031701F" w:rsidDel="00CF01BC">
          <w:rPr>
            <w:rStyle w:val="apple-converted-space"/>
            <w:color w:val="000000" w:themeColor="text1"/>
            <w:sz w:val="24"/>
            <w:szCs w:val="24"/>
          </w:rPr>
          <w:delText xml:space="preserve"> </w:delText>
        </w:r>
      </w:del>
      <w:r w:rsidRPr="0031701F">
        <w:rPr>
          <w:color w:val="000000" w:themeColor="text1"/>
          <w:sz w:val="24"/>
          <w:szCs w:val="24"/>
        </w:rPr>
        <w:t>&lt;persName&gt;</w:t>
      </w:r>
      <w:del w:id="393" w:author="Lia Greiberg" w:date="2025-09-11T10:58:00Z" w16du:dateUtc="2025-09-11T08:58:00Z">
        <w:r w:rsidRPr="0031701F" w:rsidDel="00CF01BC">
          <w:rPr>
            <w:color w:val="000000" w:themeColor="text1"/>
            <w:sz w:val="24"/>
            <w:szCs w:val="24"/>
          </w:rPr>
          <w:delText>-</w:delText>
        </w:r>
      </w:del>
      <w:r w:rsidRPr="0031701F">
        <w:rPr>
          <w:color w:val="000000" w:themeColor="text1"/>
          <w:sz w:val="24"/>
          <w:szCs w:val="24"/>
        </w:rPr>
        <w:t>,</w:t>
      </w:r>
      <w:r w:rsidRPr="0031701F">
        <w:rPr>
          <w:rStyle w:val="apple-converted-space"/>
          <w:color w:val="000000" w:themeColor="text1"/>
          <w:sz w:val="24"/>
          <w:szCs w:val="24"/>
        </w:rPr>
        <w:t xml:space="preserve"> </w:t>
      </w:r>
      <w:r w:rsidRPr="0031701F">
        <w:rPr>
          <w:color w:val="000000" w:themeColor="text1"/>
          <w:sz w:val="24"/>
          <w:szCs w:val="24"/>
        </w:rPr>
        <w:t>&lt;placeName&gt;, &lt;orgName&gt;</w:t>
      </w:r>
      <w:ins w:id="394" w:author="Lia Greiberg" w:date="2025-09-11T10:58:00Z" w16du:dateUtc="2025-09-11T08:58:00Z">
        <w:r w:rsidR="00CF01BC">
          <w:rPr>
            <w:color w:val="000000" w:themeColor="text1"/>
            <w:sz w:val="24"/>
            <w:szCs w:val="24"/>
          </w:rPr>
          <w:t xml:space="preserve"> </w:t>
        </w:r>
      </w:ins>
      <w:del w:id="395" w:author="Lia Greiberg" w:date="2025-09-11T10:58:00Z" w16du:dateUtc="2025-09-11T08:58:00Z">
        <w:r w:rsidRPr="0031701F" w:rsidDel="00CF01BC">
          <w:rPr>
            <w:color w:val="000000" w:themeColor="text1"/>
            <w:sz w:val="24"/>
            <w:szCs w:val="24"/>
          </w:rPr>
          <w:delText xml:space="preserve">- </w:delText>
        </w:r>
      </w:del>
      <w:r w:rsidRPr="0031701F">
        <w:rPr>
          <w:color w:val="000000" w:themeColor="text1"/>
          <w:sz w:val="24"/>
          <w:szCs w:val="24"/>
        </w:rPr>
        <w:t>und &lt;date&gt;</w:t>
      </w:r>
      <w:del w:id="396" w:author="Lia Greiberg" w:date="2025-09-11T10:56:00Z" w16du:dateUtc="2025-09-11T08:56:00Z">
        <w:r w:rsidRPr="0031701F" w:rsidDel="00CF01BC">
          <w:rPr>
            <w:color w:val="000000" w:themeColor="text1"/>
            <w:sz w:val="24"/>
            <w:szCs w:val="24"/>
          </w:rPr>
          <w:delText>-Element</w:delText>
        </w:r>
      </w:del>
      <w:r w:rsidRPr="0031701F">
        <w:rPr>
          <w:color w:val="000000" w:themeColor="text1"/>
          <w:sz w:val="24"/>
          <w:szCs w:val="24"/>
        </w:rPr>
        <w:t xml:space="preserve"> kodiert.</w:t>
      </w:r>
      <w:r>
        <w:rPr>
          <w:color w:val="000000" w:themeColor="text1"/>
          <w:sz w:val="24"/>
          <w:szCs w:val="24"/>
        </w:rPr>
        <w:t xml:space="preserve"> Zur Erkennung von Entitäten wurde ein automatische</w:t>
      </w:r>
      <w:ins w:id="397" w:author="Lia Greiberg" w:date="2025-08-28T12:24:00Z" w16du:dateUtc="2025-08-28T10:24:00Z">
        <w:r w:rsidR="003D4076">
          <w:rPr>
            <w:color w:val="000000" w:themeColor="text1"/>
            <w:sz w:val="24"/>
            <w:szCs w:val="24"/>
          </w:rPr>
          <w:t>s</w:t>
        </w:r>
      </w:ins>
      <w:del w:id="398" w:author="Lia Greiberg" w:date="2025-08-28T12:24:00Z" w16du:dateUtc="2025-08-28T10:24:00Z">
        <w:r w:rsidDel="003D4076">
          <w:rPr>
            <w:color w:val="000000" w:themeColor="text1"/>
            <w:sz w:val="24"/>
            <w:szCs w:val="24"/>
          </w:rPr>
          <w:delText>r</w:delText>
        </w:r>
      </w:del>
      <w:r>
        <w:rPr>
          <w:color w:val="000000" w:themeColor="text1"/>
          <w:sz w:val="24"/>
          <w:szCs w:val="24"/>
        </w:rPr>
        <w:t xml:space="preserve"> NER-Verfahren eingesetzt (Kapitel 5.4.1). Die Abbildung 5.5 zeigt eine im XML ausgezeichnete Seite der Lebensbeschreibung von Johannes Fritsch: </w:t>
      </w:r>
    </w:p>
    <w:p w14:paraId="6B14A29C" w14:textId="77777777" w:rsidR="000E1ED2" w:rsidRDefault="000E1ED2" w:rsidP="000E1ED2">
      <w:pPr>
        <w:spacing w:before="240" w:line="360" w:lineRule="auto"/>
        <w:jc w:val="both"/>
        <w:rPr>
          <w:sz w:val="24"/>
          <w:szCs w:val="24"/>
        </w:rPr>
      </w:pPr>
      <w:r>
        <w:rPr>
          <w:noProof/>
          <w:sz w:val="24"/>
          <w:szCs w:val="24"/>
        </w:rPr>
        <w:lastRenderedPageBreak/>
        <w:drawing>
          <wp:inline distT="0" distB="0" distL="0" distR="0" wp14:anchorId="324BEDF7" wp14:editId="25F4F4A0">
            <wp:extent cx="5040630" cy="1599565"/>
            <wp:effectExtent l="0" t="0" r="1270" b="635"/>
            <wp:docPr id="65782786" name="Grafik 3"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2786" name="Grafik 3" descr="Ein Bild, das Text, Screenshot, Schrift, Dokument enthält.&#10;&#10;KI-generierte Inhalte können fehlerhaft sein."/>
                    <pic:cNvPicPr/>
                  </pic:nvPicPr>
                  <pic:blipFill>
                    <a:blip r:embed="rId33">
                      <a:extLst>
                        <a:ext uri="{28A0092B-C50C-407E-A947-70E740481C1C}">
                          <a14:useLocalDpi xmlns:a14="http://schemas.microsoft.com/office/drawing/2010/main" val="0"/>
                        </a:ext>
                      </a:extLst>
                    </a:blip>
                    <a:stretch>
                      <a:fillRect/>
                    </a:stretch>
                  </pic:blipFill>
                  <pic:spPr>
                    <a:xfrm>
                      <a:off x="0" y="0"/>
                      <a:ext cx="5040630" cy="1599565"/>
                    </a:xfrm>
                    <a:prstGeom prst="rect">
                      <a:avLst/>
                    </a:prstGeom>
                  </pic:spPr>
                </pic:pic>
              </a:graphicData>
            </a:graphic>
          </wp:inline>
        </w:drawing>
      </w:r>
    </w:p>
    <w:p w14:paraId="11AF2AD8" w14:textId="267F7321" w:rsidR="000E1ED2" w:rsidRPr="000F3E6B" w:rsidRDefault="000E1ED2" w:rsidP="000E1ED2">
      <w:pPr>
        <w:spacing w:before="240" w:line="360" w:lineRule="auto"/>
        <w:jc w:val="both"/>
      </w:pPr>
      <w:r w:rsidRPr="00E76437">
        <w:t>Abb. 5.</w:t>
      </w:r>
      <w:r>
        <w:t xml:space="preserve">5 Screenshot eines Ausschnitts des XML-Dokuments </w:t>
      </w:r>
      <w:del w:id="399" w:author="Lia Greiberg" w:date="2025-09-11T11:05:00Z" w16du:dateUtc="2025-09-11T09:05:00Z">
        <w:r w:rsidDel="00943A9B">
          <w:delText xml:space="preserve">zur </w:delText>
        </w:r>
      </w:del>
      <w:ins w:id="400" w:author="Lia Greiberg" w:date="2025-09-11T11:05:00Z" w16du:dateUtc="2025-09-11T09:05:00Z">
        <w:r w:rsidR="00943A9B">
          <w:t xml:space="preserve">der </w:t>
        </w:r>
      </w:ins>
      <w:r>
        <w:t xml:space="preserve">Lebensbeschreibung </w:t>
      </w:r>
      <w:ins w:id="401" w:author="Lia Greiberg" w:date="2025-09-11T11:02:00Z" w16du:dateUtc="2025-09-11T09:02:00Z">
        <w:r w:rsidR="00943A9B">
          <w:t xml:space="preserve">von </w:t>
        </w:r>
      </w:ins>
      <w:r w:rsidRPr="00943A9B">
        <w:t>Johannes Fritsch</w:t>
      </w:r>
      <w:r>
        <w:t xml:space="preserve"> im Oxygen-Editor</w:t>
      </w:r>
    </w:p>
    <w:p w14:paraId="080B50CD" w14:textId="77777777" w:rsidR="000E1ED2" w:rsidRDefault="000E1ED2" w:rsidP="000E1ED2">
      <w:pPr>
        <w:spacing w:before="240" w:line="360" w:lineRule="auto"/>
        <w:ind w:firstLine="567"/>
        <w:jc w:val="both"/>
        <w:rPr>
          <w:color w:val="000000" w:themeColor="text1"/>
          <w:sz w:val="24"/>
          <w:szCs w:val="24"/>
        </w:rPr>
      </w:pPr>
      <w:r>
        <w:rPr>
          <w:color w:val="000000" w:themeColor="text1"/>
          <w:sz w:val="24"/>
          <w:szCs w:val="24"/>
        </w:rPr>
        <w:t xml:space="preserve">Deswegen wurde die XML-Modellierung in zwei Etappen durchgeführt: (1) Aufbau der TEI-konformen Grundstruktur und (2) automatische Erkennung und Auszeichnung von Entitäten. Diese Zweiteilung spiegelt sich im GitHub-Repositorium wider, in dem der Code entsprechend in </w:t>
      </w:r>
      <w:r w:rsidRPr="00BD62EC">
        <w:rPr>
          <w:i/>
          <w:iCs/>
          <w:color w:val="000000" w:themeColor="text1"/>
          <w:sz w:val="24"/>
          <w:szCs w:val="24"/>
        </w:rPr>
        <w:t>Teil 1</w:t>
      </w:r>
      <w:r>
        <w:rPr>
          <w:color w:val="000000" w:themeColor="text1"/>
          <w:sz w:val="24"/>
          <w:szCs w:val="24"/>
        </w:rPr>
        <w:t xml:space="preserve"> und </w:t>
      </w:r>
      <w:r w:rsidRPr="00BD62EC">
        <w:rPr>
          <w:i/>
          <w:iCs/>
          <w:color w:val="000000" w:themeColor="text1"/>
          <w:sz w:val="24"/>
          <w:szCs w:val="24"/>
        </w:rPr>
        <w:t>Teil 2</w:t>
      </w:r>
      <w:r>
        <w:rPr>
          <w:color w:val="000000" w:themeColor="text1"/>
          <w:sz w:val="24"/>
          <w:szCs w:val="24"/>
        </w:rPr>
        <w:t xml:space="preserve"> gegliedert wurde.</w:t>
      </w:r>
    </w:p>
    <w:p w14:paraId="35278205" w14:textId="372A6A01" w:rsidR="000E1ED2" w:rsidRPr="004E113F" w:rsidRDefault="000E1ED2" w:rsidP="000E1ED2">
      <w:pPr>
        <w:spacing w:before="240" w:line="360" w:lineRule="auto"/>
        <w:ind w:firstLine="567"/>
        <w:jc w:val="both"/>
        <w:rPr>
          <w:color w:val="000000" w:themeColor="text1"/>
          <w:sz w:val="24"/>
          <w:szCs w:val="24"/>
        </w:rPr>
      </w:pPr>
      <w:r>
        <w:rPr>
          <w:color w:val="000000" w:themeColor="text1"/>
          <w:sz w:val="24"/>
          <w:szCs w:val="24"/>
        </w:rPr>
        <w:t>Um erkannte Entitäten später mit Normdaten zu verknüpfen, wurde zunächst auf eine manuelle Normdatenzuordnung verzichtet. Aus diesem Grund wurden entsprechende Attribute wie @ref nicht definiert. Ziel war es, den aufwendigen händischen Abgleich zu vermeiden. Rückblicken</w:t>
      </w:r>
      <w:ins w:id="402" w:author="Lia Greiberg" w:date="2025-08-28T12:25:00Z" w16du:dateUtc="2025-08-28T10:25:00Z">
        <w:r w:rsidR="003D4076">
          <w:rPr>
            <w:color w:val="000000" w:themeColor="text1"/>
            <w:sz w:val="24"/>
            <w:szCs w:val="24"/>
          </w:rPr>
          <w:t>d</w:t>
        </w:r>
      </w:ins>
      <w:r>
        <w:rPr>
          <w:color w:val="000000" w:themeColor="text1"/>
          <w:sz w:val="24"/>
          <w:szCs w:val="24"/>
        </w:rPr>
        <w:t xml:space="preserve"> war es jedoch ungünstig, die Datumsangaben während der manuellen Korrektur nicht zu normalisieren. Dies hätte anschließende Schritte vereinfacht und</w:t>
      </w:r>
      <w:ins w:id="403" w:author="Lia Greiberg" w:date="2025-09-11T11:17:00Z" w16du:dateUtc="2025-09-11T09:17:00Z">
        <w:r w:rsidR="00D92637">
          <w:rPr>
            <w:color w:val="000000" w:themeColor="text1"/>
            <w:sz w:val="24"/>
            <w:szCs w:val="24"/>
          </w:rPr>
          <w:t xml:space="preserve"> die spätere</w:t>
        </w:r>
      </w:ins>
      <w:r>
        <w:rPr>
          <w:color w:val="000000" w:themeColor="text1"/>
          <w:sz w:val="24"/>
          <w:szCs w:val="24"/>
        </w:rPr>
        <w:t xml:space="preserve"> Bearbeitungszeit </w:t>
      </w:r>
      <w:del w:id="404" w:author="Lia Greiberg" w:date="2025-09-11T11:17:00Z" w16du:dateUtc="2025-09-11T09:17:00Z">
        <w:r w:rsidDel="00D92637">
          <w:rPr>
            <w:color w:val="000000" w:themeColor="text1"/>
            <w:sz w:val="24"/>
            <w:szCs w:val="24"/>
          </w:rPr>
          <w:delText xml:space="preserve">später </w:delText>
        </w:r>
      </w:del>
      <w:r>
        <w:rPr>
          <w:color w:val="000000" w:themeColor="text1"/>
          <w:sz w:val="24"/>
          <w:szCs w:val="24"/>
        </w:rPr>
        <w:t xml:space="preserve">eingespart. </w:t>
      </w:r>
    </w:p>
    <w:p w14:paraId="47B3C079" w14:textId="77777777" w:rsidR="000E1ED2" w:rsidRPr="009C1B5A" w:rsidRDefault="000E1ED2" w:rsidP="007D53B5">
      <w:pPr>
        <w:pStyle w:val="berschrift2"/>
        <w:numPr>
          <w:ilvl w:val="1"/>
          <w:numId w:val="18"/>
        </w:numPr>
        <w:ind w:left="567" w:hanging="567"/>
        <w:jc w:val="both"/>
        <w:rPr>
          <w:rFonts w:ascii="Times New Roman" w:hAnsi="Times New Roman"/>
        </w:rPr>
      </w:pPr>
      <w:r w:rsidRPr="0054531E">
        <w:rPr>
          <w:rFonts w:ascii="Times New Roman" w:hAnsi="Times New Roman"/>
        </w:rPr>
        <w:t>Informationsextraktion aus Texten</w:t>
      </w:r>
    </w:p>
    <w:p w14:paraId="55EBC6CF" w14:textId="71EF891C" w:rsidR="000E1ED2" w:rsidRDefault="000E1ED2" w:rsidP="000E1ED2">
      <w:pPr>
        <w:pStyle w:val="Grundschrift"/>
        <w:spacing w:before="240" w:line="360" w:lineRule="auto"/>
        <w:rPr>
          <w:rFonts w:ascii="Times New Roman" w:hAnsi="Times New Roman"/>
          <w:sz w:val="24"/>
          <w:szCs w:val="24"/>
        </w:rPr>
      </w:pPr>
      <w:r w:rsidRPr="00920D61">
        <w:rPr>
          <w:rFonts w:ascii="Times New Roman" w:hAnsi="Times New Roman"/>
          <w:sz w:val="24"/>
          <w:szCs w:val="24"/>
        </w:rPr>
        <w:t>I</w:t>
      </w:r>
      <w:ins w:id="405" w:author="Lia Greiberg" w:date="2025-09-11T11:25:00Z" w16du:dateUtc="2025-09-11T09:25:00Z">
        <w:r w:rsidR="003601BE">
          <w:rPr>
            <w:rFonts w:ascii="Times New Roman" w:hAnsi="Times New Roman"/>
            <w:sz w:val="24"/>
            <w:szCs w:val="24"/>
          </w:rPr>
          <w:t>m</w:t>
        </w:r>
      </w:ins>
      <w:del w:id="406" w:author="Lia Greiberg" w:date="2025-09-11T11:25:00Z" w16du:dateUtc="2025-09-11T09:25:00Z">
        <w:r w:rsidRPr="00920D61" w:rsidDel="003601BE">
          <w:rPr>
            <w:rFonts w:ascii="Times New Roman" w:hAnsi="Times New Roman"/>
            <w:sz w:val="24"/>
            <w:szCs w:val="24"/>
          </w:rPr>
          <w:delText>n</w:delText>
        </w:r>
      </w:del>
      <w:r w:rsidRPr="00920D61">
        <w:rPr>
          <w:rFonts w:ascii="Times New Roman" w:hAnsi="Times New Roman"/>
          <w:sz w:val="24"/>
          <w:szCs w:val="24"/>
        </w:rPr>
        <w:t xml:space="preserve"> </w:t>
      </w:r>
      <w:del w:id="407" w:author="Lia Greiberg" w:date="2025-09-11T11:25:00Z" w16du:dateUtc="2025-09-11T09:25:00Z">
        <w:r w:rsidDel="003601BE">
          <w:rPr>
            <w:rFonts w:ascii="Times New Roman" w:hAnsi="Times New Roman"/>
            <w:sz w:val="24"/>
            <w:szCs w:val="24"/>
          </w:rPr>
          <w:delText xml:space="preserve">Bezug </w:delText>
        </w:r>
      </w:del>
      <w:ins w:id="408" w:author="Lia Greiberg" w:date="2025-09-11T11:25:00Z" w16du:dateUtc="2025-09-11T09:25:00Z">
        <w:r w:rsidR="003601BE">
          <w:rPr>
            <w:rFonts w:ascii="Times New Roman" w:hAnsi="Times New Roman"/>
            <w:sz w:val="24"/>
            <w:szCs w:val="24"/>
          </w:rPr>
          <w:t xml:space="preserve">Rahmen </w:t>
        </w:r>
      </w:ins>
      <w:del w:id="409" w:author="Lia Greiberg" w:date="2025-09-11T11:25:00Z" w16du:dateUtc="2025-09-11T09:25:00Z">
        <w:r w:rsidDel="003601BE">
          <w:rPr>
            <w:rFonts w:ascii="Times New Roman" w:hAnsi="Times New Roman"/>
            <w:sz w:val="24"/>
            <w:szCs w:val="24"/>
          </w:rPr>
          <w:delText xml:space="preserve">auf </w:delText>
        </w:r>
      </w:del>
      <w:r>
        <w:rPr>
          <w:rFonts w:ascii="Times New Roman" w:hAnsi="Times New Roman"/>
          <w:sz w:val="24"/>
          <w:szCs w:val="24"/>
        </w:rPr>
        <w:t>der Informationsextraktion aus unstrukturierten Daten können unterschiedliche Kategorie</w:t>
      </w:r>
      <w:ins w:id="410" w:author="Lia Greiberg" w:date="2025-08-28T12:26:00Z" w16du:dateUtc="2025-08-28T10:26:00Z">
        <w:r w:rsidR="003D4076">
          <w:rPr>
            <w:rFonts w:ascii="Times New Roman" w:hAnsi="Times New Roman"/>
            <w:sz w:val="24"/>
            <w:szCs w:val="24"/>
          </w:rPr>
          <w:t>n</w:t>
        </w:r>
      </w:ins>
      <w:r>
        <w:rPr>
          <w:rFonts w:ascii="Times New Roman" w:hAnsi="Times New Roman"/>
          <w:sz w:val="24"/>
          <w:szCs w:val="24"/>
        </w:rPr>
        <w:t xml:space="preserve"> von Datentypen identifiziert und extrahiert werden. </w:t>
      </w:r>
      <w:del w:id="411" w:author="Lia Greiberg" w:date="2025-08-28T12:26:00Z" w16du:dateUtc="2025-08-28T10:26:00Z">
        <w:r w:rsidDel="003D4076">
          <w:rPr>
            <w:rFonts w:ascii="Times New Roman" w:hAnsi="Times New Roman"/>
            <w:sz w:val="24"/>
            <w:szCs w:val="24"/>
          </w:rPr>
          <w:delText xml:space="preserve">Man </w:delText>
        </w:r>
      </w:del>
      <w:ins w:id="412" w:author="Lia Greiberg" w:date="2025-09-11T11:26:00Z" w16du:dateUtc="2025-09-11T09:26:00Z">
        <w:r w:rsidR="003601BE">
          <w:rPr>
            <w:rFonts w:ascii="Times New Roman" w:hAnsi="Times New Roman"/>
            <w:sz w:val="24"/>
            <w:szCs w:val="24"/>
          </w:rPr>
          <w:t>Dabei</w:t>
        </w:r>
      </w:ins>
      <w:ins w:id="413" w:author="Lia Greiberg" w:date="2025-08-28T12:26:00Z" w16du:dateUtc="2025-08-28T10:26:00Z">
        <w:r w:rsidR="003D4076">
          <w:rPr>
            <w:rFonts w:ascii="Times New Roman" w:hAnsi="Times New Roman"/>
            <w:sz w:val="24"/>
            <w:szCs w:val="24"/>
          </w:rPr>
          <w:t xml:space="preserve"> wird </w:t>
        </w:r>
      </w:ins>
      <w:del w:id="414" w:author="Lia Greiberg" w:date="2025-08-28T12:26:00Z" w16du:dateUtc="2025-08-28T10:26:00Z">
        <w:r w:rsidDel="003D4076">
          <w:rPr>
            <w:rFonts w:ascii="Times New Roman" w:hAnsi="Times New Roman"/>
            <w:sz w:val="24"/>
            <w:szCs w:val="24"/>
          </w:rPr>
          <w:delText xml:space="preserve">spricht </w:delText>
        </w:r>
      </w:del>
      <w:del w:id="415" w:author="Lia Greiberg" w:date="2025-09-11T11:26:00Z" w16du:dateUtc="2025-09-11T09:26:00Z">
        <w:r w:rsidDel="003601BE">
          <w:rPr>
            <w:rFonts w:ascii="Times New Roman" w:hAnsi="Times New Roman"/>
            <w:sz w:val="24"/>
            <w:szCs w:val="24"/>
          </w:rPr>
          <w:delText xml:space="preserve">dabei </w:delText>
        </w:r>
      </w:del>
      <w:r>
        <w:rPr>
          <w:rFonts w:ascii="Times New Roman" w:hAnsi="Times New Roman"/>
          <w:sz w:val="24"/>
          <w:szCs w:val="24"/>
        </w:rPr>
        <w:t>über Entitäten, Beziehungen, Adjektive</w:t>
      </w:r>
      <w:del w:id="416" w:author="Lia Greiberg" w:date="2025-08-28T12:26:00Z" w16du:dateUtc="2025-08-28T10:26:00Z">
        <w:r w:rsidDel="003D4076">
          <w:rPr>
            <w:rFonts w:ascii="Times New Roman" w:hAnsi="Times New Roman"/>
            <w:sz w:val="24"/>
            <w:szCs w:val="24"/>
          </w:rPr>
          <w:delText>n</w:delText>
        </w:r>
      </w:del>
      <w:ins w:id="417" w:author="Lia Greiberg" w:date="2025-08-28T12:26:00Z" w16du:dateUtc="2025-08-28T10:26:00Z">
        <w:r w:rsidR="003D4076">
          <w:rPr>
            <w:rFonts w:ascii="Times New Roman" w:hAnsi="Times New Roman"/>
            <w:sz w:val="24"/>
            <w:szCs w:val="24"/>
          </w:rPr>
          <w:t xml:space="preserve"> </w:t>
        </w:r>
      </w:ins>
      <w:del w:id="418" w:author="Lia Greiberg" w:date="2025-08-28T12:26:00Z" w16du:dateUtc="2025-08-28T10:26:00Z">
        <w:r w:rsidDel="003D4076">
          <w:rPr>
            <w:rFonts w:ascii="Times New Roman" w:hAnsi="Times New Roman"/>
            <w:sz w:val="24"/>
            <w:szCs w:val="24"/>
          </w:rPr>
          <w:delText xml:space="preserve"> </w:delText>
        </w:r>
      </w:del>
      <w:r>
        <w:rPr>
          <w:rFonts w:ascii="Times New Roman" w:hAnsi="Times New Roman"/>
          <w:sz w:val="24"/>
          <w:szCs w:val="24"/>
        </w:rPr>
        <w:t xml:space="preserve">und ergänzende Informationen </w:t>
      </w:r>
      <w:ins w:id="419" w:author="Lia Greiberg" w:date="2025-08-28T12:26:00Z" w16du:dateUtc="2025-08-28T10:26:00Z">
        <w:r w:rsidR="003D4076">
          <w:rPr>
            <w:rFonts w:ascii="Times New Roman" w:hAnsi="Times New Roman"/>
            <w:sz w:val="24"/>
            <w:szCs w:val="24"/>
          </w:rPr>
          <w:t xml:space="preserve">gesprochen </w:t>
        </w:r>
      </w:ins>
      <w:r>
        <w:rPr>
          <w:rFonts w:ascii="Times New Roman" w:hAnsi="Times New Roman"/>
          <w:sz w:val="24"/>
          <w:szCs w:val="24"/>
        </w:rPr>
        <w:fldChar w:fldCharType="begin"/>
      </w:r>
      <w:r>
        <w:rPr>
          <w:rFonts w:ascii="Times New Roman" w:hAnsi="Times New Roman"/>
          <w:sz w:val="24"/>
          <w:szCs w:val="24"/>
        </w:rPr>
        <w:instrText xml:space="preserve"> ADDIN ZOTERO_ITEM CSL_CITATION {"citationID":"t1xC33hA","properties":{"formattedCitation":"(Lanquillon/Schacht 2023, S. 163)","plainCitation":"(Lanquillon/Schacht 2023, S. 163)","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locator":"163"}],"schema":"https://github.com/citation-style-language/schema/raw/master/csl-citation.json"} </w:instrText>
      </w:r>
      <w:r>
        <w:rPr>
          <w:rFonts w:ascii="Times New Roman" w:hAnsi="Times New Roman"/>
          <w:sz w:val="24"/>
          <w:szCs w:val="24"/>
        </w:rPr>
        <w:fldChar w:fldCharType="separate"/>
      </w:r>
      <w:r>
        <w:rPr>
          <w:rFonts w:ascii="Times New Roman" w:hAnsi="Times New Roman"/>
          <w:noProof/>
          <w:sz w:val="24"/>
          <w:szCs w:val="24"/>
        </w:rPr>
        <w:t>(vgl. Lanquillon/Schacht 2023: 163)</w:t>
      </w:r>
      <w:r>
        <w:rPr>
          <w:rFonts w:ascii="Times New Roman" w:hAnsi="Times New Roman"/>
          <w:sz w:val="24"/>
          <w:szCs w:val="24"/>
        </w:rPr>
        <w:fldChar w:fldCharType="end"/>
      </w:r>
      <w:r>
        <w:rPr>
          <w:rFonts w:ascii="Times New Roman" w:hAnsi="Times New Roman"/>
          <w:sz w:val="24"/>
          <w:szCs w:val="24"/>
        </w:rPr>
        <w:t>. Ziel der Extraktion ist es, diese Information</w:t>
      </w:r>
      <w:ins w:id="420" w:author="Lia Greiberg" w:date="2025-09-11T11:27:00Z" w16du:dateUtc="2025-09-11T09:27:00Z">
        <w:r w:rsidR="003601BE">
          <w:rPr>
            <w:rFonts w:ascii="Times New Roman" w:hAnsi="Times New Roman"/>
            <w:sz w:val="24"/>
            <w:szCs w:val="24"/>
          </w:rPr>
          <w:t>en</w:t>
        </w:r>
      </w:ins>
      <w:r>
        <w:rPr>
          <w:rFonts w:ascii="Times New Roman" w:hAnsi="Times New Roman"/>
          <w:sz w:val="24"/>
          <w:szCs w:val="24"/>
        </w:rPr>
        <w:t xml:space="preserve"> zuverlässig zu erkennen, zu normalisieren und in eine auswertbare, strukturierte Repräsentation zu überführen. </w:t>
      </w:r>
    </w:p>
    <w:p w14:paraId="5136DFC5" w14:textId="5B55268C" w:rsidR="000E1ED2" w:rsidRDefault="000E1ED2" w:rsidP="000E1ED2">
      <w:pPr>
        <w:pStyle w:val="Grundschrift"/>
        <w:spacing w:before="240" w:line="360" w:lineRule="auto"/>
        <w:ind w:firstLine="567"/>
        <w:rPr>
          <w:rFonts w:ascii="Times New Roman" w:hAnsi="Times New Roman"/>
          <w:sz w:val="24"/>
          <w:szCs w:val="24"/>
        </w:rPr>
      </w:pPr>
      <w:r>
        <w:rPr>
          <w:rFonts w:ascii="Times New Roman" w:hAnsi="Times New Roman"/>
          <w:sz w:val="24"/>
          <w:szCs w:val="24"/>
        </w:rPr>
        <w:t xml:space="preserve">Methodisch gliederte sich die </w:t>
      </w:r>
      <w:r w:rsidRPr="003F0E45">
        <w:rPr>
          <w:rFonts w:ascii="Times New Roman" w:hAnsi="Times New Roman"/>
          <w:sz w:val="24"/>
          <w:szCs w:val="24"/>
        </w:rPr>
        <w:t xml:space="preserve">Informationsextraktion </w:t>
      </w:r>
      <w:r>
        <w:rPr>
          <w:rFonts w:ascii="Times New Roman" w:hAnsi="Times New Roman"/>
          <w:sz w:val="24"/>
          <w:szCs w:val="24"/>
        </w:rPr>
        <w:t xml:space="preserve">in mehrere aufeinanderfolgende </w:t>
      </w:r>
      <w:r w:rsidRPr="003F0E45">
        <w:rPr>
          <w:rFonts w:ascii="Times New Roman" w:hAnsi="Times New Roman"/>
          <w:sz w:val="24"/>
          <w:szCs w:val="24"/>
        </w:rPr>
        <w:t>Teilschritte</w:t>
      </w:r>
      <w:del w:id="421" w:author="Lia Greiberg" w:date="2025-08-28T12:26:00Z" w16du:dateUtc="2025-08-28T10:26:00Z">
        <w:r w:rsidRPr="003F0E45" w:rsidDel="00CA7F1B">
          <w:rPr>
            <w:rFonts w:ascii="Times New Roman" w:hAnsi="Times New Roman"/>
            <w:sz w:val="24"/>
            <w:szCs w:val="24"/>
          </w:rPr>
          <w:delText>n</w:delText>
        </w:r>
      </w:del>
      <w:r>
        <w:rPr>
          <w:rFonts w:ascii="Times New Roman" w:hAnsi="Times New Roman"/>
          <w:sz w:val="24"/>
          <w:szCs w:val="24"/>
        </w:rPr>
        <w:t>. Zu</w:t>
      </w:r>
      <w:del w:id="422" w:author="Lia Greiberg" w:date="2025-08-28T12:26:00Z" w16du:dateUtc="2025-08-28T10:26:00Z">
        <w:r w:rsidDel="00CA7F1B">
          <w:rPr>
            <w:rFonts w:ascii="Times New Roman" w:hAnsi="Times New Roman"/>
            <w:sz w:val="24"/>
            <w:szCs w:val="24"/>
          </w:rPr>
          <w:delText xml:space="preserve"> de</w:delText>
        </w:r>
      </w:del>
      <w:r>
        <w:rPr>
          <w:rFonts w:ascii="Times New Roman" w:hAnsi="Times New Roman"/>
          <w:sz w:val="24"/>
          <w:szCs w:val="24"/>
        </w:rPr>
        <w:t xml:space="preserve">r Erkennung der Entitäten wurde zuerst </w:t>
      </w:r>
      <w:r w:rsidRPr="003F0E45">
        <w:rPr>
          <w:rFonts w:ascii="Times New Roman" w:hAnsi="Times New Roman"/>
          <w:sz w:val="24"/>
          <w:szCs w:val="24"/>
        </w:rPr>
        <w:t xml:space="preserve">Named Entity Recognition (NER) </w:t>
      </w:r>
      <w:r>
        <w:rPr>
          <w:rFonts w:ascii="Times New Roman" w:hAnsi="Times New Roman"/>
          <w:sz w:val="24"/>
          <w:szCs w:val="24"/>
        </w:rPr>
        <w:t xml:space="preserve">durchgeführt und die Ergebnisse in </w:t>
      </w:r>
      <w:ins w:id="423" w:author="Lia Greiberg" w:date="2025-08-28T12:27:00Z" w16du:dateUtc="2025-08-28T10:27:00Z">
        <w:r w:rsidR="00CA7F1B">
          <w:rPr>
            <w:rFonts w:ascii="Times New Roman" w:hAnsi="Times New Roman"/>
            <w:sz w:val="24"/>
            <w:szCs w:val="24"/>
          </w:rPr>
          <w:t xml:space="preserve">eine </w:t>
        </w:r>
      </w:ins>
      <w:r>
        <w:rPr>
          <w:rFonts w:ascii="Times New Roman" w:hAnsi="Times New Roman"/>
          <w:sz w:val="24"/>
          <w:szCs w:val="24"/>
        </w:rPr>
        <w:t xml:space="preserve">TEI-Struktur </w:t>
      </w:r>
      <w:r>
        <w:rPr>
          <w:rFonts w:ascii="Times New Roman" w:hAnsi="Times New Roman"/>
          <w:sz w:val="24"/>
          <w:szCs w:val="24"/>
        </w:rPr>
        <w:lastRenderedPageBreak/>
        <w:t>zurückgeschrieben (Kapitel 5.3). Danach wurde</w:t>
      </w:r>
      <w:del w:id="424" w:author="Lia Greiberg" w:date="2025-08-28T12:27:00Z" w16du:dateUtc="2025-08-28T10:27:00Z">
        <w:r w:rsidDel="00CA7F1B">
          <w:rPr>
            <w:rFonts w:ascii="Times New Roman" w:hAnsi="Times New Roman"/>
            <w:sz w:val="24"/>
            <w:szCs w:val="24"/>
          </w:rPr>
          <w:delText>n</w:delText>
        </w:r>
      </w:del>
      <w:r>
        <w:rPr>
          <w:rFonts w:ascii="Times New Roman" w:hAnsi="Times New Roman"/>
          <w:sz w:val="24"/>
          <w:szCs w:val="24"/>
        </w:rPr>
        <w:t xml:space="preserve"> </w:t>
      </w:r>
      <w:ins w:id="425" w:author="Lia Greiberg" w:date="2025-08-28T12:27:00Z" w16du:dateUtc="2025-08-28T10:27:00Z">
        <w:r w:rsidR="00CA7F1B">
          <w:rPr>
            <w:rFonts w:ascii="Times New Roman" w:hAnsi="Times New Roman"/>
            <w:sz w:val="24"/>
            <w:szCs w:val="24"/>
          </w:rPr>
          <w:t xml:space="preserve">eine </w:t>
        </w:r>
      </w:ins>
      <w:r w:rsidRPr="003F0E45">
        <w:rPr>
          <w:rFonts w:ascii="Times New Roman" w:hAnsi="Times New Roman"/>
          <w:sz w:val="24"/>
          <w:szCs w:val="24"/>
        </w:rPr>
        <w:t>Relationsextraktion (RE)</w:t>
      </w:r>
      <w:r>
        <w:rPr>
          <w:rFonts w:ascii="Times New Roman" w:hAnsi="Times New Roman"/>
          <w:sz w:val="24"/>
          <w:szCs w:val="24"/>
        </w:rPr>
        <w:t xml:space="preserve"> zur Identifikation semantischer Relationen zwischen den ermittelten Einheiten</w:t>
      </w:r>
      <w:ins w:id="426" w:author="Lia Greiberg" w:date="2025-08-28T12:27:00Z" w16du:dateUtc="2025-08-28T10:27:00Z">
        <w:r w:rsidR="00CA7F1B">
          <w:rPr>
            <w:rFonts w:ascii="Times New Roman" w:hAnsi="Times New Roman"/>
            <w:sz w:val="24"/>
            <w:szCs w:val="24"/>
          </w:rPr>
          <w:t xml:space="preserve"> </w:t>
        </w:r>
      </w:ins>
      <w:ins w:id="427" w:author="Lia Greiberg" w:date="2025-09-11T11:31:00Z" w16du:dateUtc="2025-09-11T09:31:00Z">
        <w:r w:rsidR="003601BE">
          <w:rPr>
            <w:rFonts w:ascii="Times New Roman" w:hAnsi="Times New Roman"/>
            <w:sz w:val="24"/>
            <w:szCs w:val="24"/>
          </w:rPr>
          <w:t>vorgenommen</w:t>
        </w:r>
      </w:ins>
      <w:r>
        <w:rPr>
          <w:rFonts w:ascii="Times New Roman" w:hAnsi="Times New Roman"/>
          <w:sz w:val="24"/>
          <w:szCs w:val="24"/>
        </w:rPr>
        <w:t xml:space="preserve">. </w:t>
      </w:r>
      <w:del w:id="428" w:author="Lia Greiberg" w:date="2025-08-28T12:27:00Z" w16du:dateUtc="2025-08-28T10:27:00Z">
        <w:r w:rsidDel="00CA7F1B">
          <w:rPr>
            <w:rFonts w:ascii="Times New Roman" w:hAnsi="Times New Roman"/>
            <w:sz w:val="24"/>
            <w:szCs w:val="24"/>
          </w:rPr>
          <w:delText xml:space="preserve">Zum </w:delText>
        </w:r>
      </w:del>
      <w:r>
        <w:rPr>
          <w:rFonts w:ascii="Times New Roman" w:hAnsi="Times New Roman"/>
          <w:sz w:val="24"/>
          <w:szCs w:val="24"/>
        </w:rPr>
        <w:t>Ergänzend wurde</w:t>
      </w:r>
      <w:ins w:id="429" w:author="Lia Greiberg" w:date="2025-08-28T12:28:00Z" w16du:dateUtc="2025-08-28T10:28:00Z">
        <w:r w:rsidR="00CA7F1B">
          <w:rPr>
            <w:rFonts w:ascii="Times New Roman" w:hAnsi="Times New Roman"/>
            <w:sz w:val="24"/>
            <w:szCs w:val="24"/>
          </w:rPr>
          <w:t>n</w:t>
        </w:r>
      </w:ins>
      <w:r>
        <w:rPr>
          <w:rFonts w:ascii="Times New Roman" w:hAnsi="Times New Roman"/>
          <w:sz w:val="24"/>
          <w:szCs w:val="24"/>
        </w:rPr>
        <w:t xml:space="preserve"> eine Koreferenzauflösung und </w:t>
      </w:r>
      <w:ins w:id="430" w:author="Lia Greiberg" w:date="2025-08-28T12:28:00Z" w16du:dateUtc="2025-08-28T10:28:00Z">
        <w:r w:rsidR="00CA7F1B">
          <w:rPr>
            <w:rFonts w:ascii="Times New Roman" w:hAnsi="Times New Roman"/>
            <w:sz w:val="24"/>
            <w:szCs w:val="24"/>
          </w:rPr>
          <w:t xml:space="preserve">eine </w:t>
        </w:r>
      </w:ins>
      <w:r w:rsidRPr="003F0E45">
        <w:rPr>
          <w:rFonts w:ascii="Times New Roman" w:hAnsi="Times New Roman"/>
          <w:sz w:val="24"/>
          <w:szCs w:val="24"/>
        </w:rPr>
        <w:t xml:space="preserve">Entity </w:t>
      </w:r>
      <w:r>
        <w:rPr>
          <w:rFonts w:ascii="Times New Roman" w:hAnsi="Times New Roman"/>
          <w:sz w:val="24"/>
          <w:szCs w:val="24"/>
        </w:rPr>
        <w:t xml:space="preserve">Linking (EL) durch Zuordnung zu Normdaten (Wikidata) umgesetzt (Kapitel 5.4.3). </w:t>
      </w:r>
      <w:r w:rsidRPr="003F0E45">
        <w:rPr>
          <w:rFonts w:ascii="Times New Roman" w:hAnsi="Times New Roman"/>
          <w:sz w:val="24"/>
          <w:szCs w:val="24"/>
        </w:rPr>
        <w:t>Die Implementierung erfolgte in Python</w:t>
      </w:r>
      <w:r>
        <w:rPr>
          <w:rFonts w:ascii="Times New Roman" w:hAnsi="Times New Roman"/>
          <w:sz w:val="24"/>
          <w:szCs w:val="24"/>
        </w:rPr>
        <w:t>. Als zentrale Komponente kamen</w:t>
      </w:r>
      <w:r w:rsidRPr="003F0E45">
        <w:rPr>
          <w:rFonts w:ascii="Times New Roman" w:hAnsi="Times New Roman"/>
          <w:sz w:val="24"/>
          <w:szCs w:val="24"/>
        </w:rPr>
        <w:t xml:space="preserve"> </w:t>
      </w:r>
      <w:ins w:id="431" w:author="Lia Greiberg" w:date="2025-08-28T12:28:00Z" w16du:dateUtc="2025-08-28T10:28:00Z">
        <w:r w:rsidR="00CA7F1B">
          <w:rPr>
            <w:rFonts w:ascii="Times New Roman" w:hAnsi="Times New Roman"/>
            <w:sz w:val="24"/>
            <w:szCs w:val="24"/>
          </w:rPr>
          <w:t xml:space="preserve">die </w:t>
        </w:r>
      </w:ins>
      <w:r>
        <w:rPr>
          <w:rFonts w:ascii="Times New Roman" w:hAnsi="Times New Roman"/>
          <w:sz w:val="24"/>
          <w:szCs w:val="24"/>
        </w:rPr>
        <w:t>Bibliothek</w:t>
      </w:r>
      <w:ins w:id="432" w:author="Lia Greiberg" w:date="2025-08-28T12:28:00Z" w16du:dateUtc="2025-08-28T10:28:00Z">
        <w:r w:rsidR="00CA7F1B">
          <w:rPr>
            <w:rFonts w:ascii="Times New Roman" w:hAnsi="Times New Roman"/>
            <w:sz w:val="24"/>
            <w:szCs w:val="24"/>
          </w:rPr>
          <w:t>en</w:t>
        </w:r>
      </w:ins>
      <w:r>
        <w:rPr>
          <w:rFonts w:ascii="Times New Roman" w:hAnsi="Times New Roman"/>
          <w:sz w:val="24"/>
          <w:szCs w:val="24"/>
        </w:rPr>
        <w:t xml:space="preserve"> </w:t>
      </w:r>
      <w:r w:rsidRPr="00F33A7B">
        <w:rPr>
          <w:rFonts w:ascii="Times New Roman" w:hAnsi="Times New Roman"/>
          <w:sz w:val="24"/>
          <w:szCs w:val="24"/>
        </w:rPr>
        <w:t>spaCy</w:t>
      </w:r>
      <w:r>
        <w:rPr>
          <w:rFonts w:ascii="Times New Roman" w:hAnsi="Times New Roman"/>
          <w:sz w:val="24"/>
          <w:szCs w:val="24"/>
        </w:rPr>
        <w:t xml:space="preserve">, </w:t>
      </w:r>
      <w:r w:rsidRPr="00F33A7B">
        <w:rPr>
          <w:rFonts w:ascii="Times New Roman" w:hAnsi="Times New Roman"/>
          <w:sz w:val="24"/>
          <w:szCs w:val="24"/>
        </w:rPr>
        <w:t xml:space="preserve">Wikidata-API </w:t>
      </w:r>
      <w:r>
        <w:rPr>
          <w:rFonts w:ascii="Times New Roman" w:hAnsi="Times New Roman"/>
          <w:sz w:val="24"/>
          <w:szCs w:val="24"/>
        </w:rPr>
        <w:t xml:space="preserve">und LLM </w:t>
      </w:r>
      <w:ins w:id="433" w:author="Lia Greiberg" w:date="2025-09-12T10:28:00Z" w16du:dateUtc="2025-09-12T08:28:00Z">
        <w:r w:rsidR="00407F56">
          <w:rPr>
            <w:rFonts w:ascii="Times New Roman" w:hAnsi="Times New Roman"/>
            <w:i/>
            <w:iCs/>
            <w:sz w:val="24"/>
            <w:szCs w:val="24"/>
          </w:rPr>
          <w:t>L</w:t>
        </w:r>
      </w:ins>
      <w:del w:id="434" w:author="Lia Greiberg" w:date="2025-09-12T10:28:00Z" w16du:dateUtc="2025-09-12T08:28:00Z">
        <w:r w:rsidRPr="00A464C5" w:rsidDel="00407F56">
          <w:rPr>
            <w:rFonts w:ascii="Times New Roman" w:hAnsi="Times New Roman"/>
            <w:i/>
            <w:iCs/>
            <w:sz w:val="24"/>
            <w:szCs w:val="24"/>
          </w:rPr>
          <w:delText>l</w:delText>
        </w:r>
      </w:del>
      <w:r w:rsidRPr="00A464C5">
        <w:rPr>
          <w:rFonts w:ascii="Times New Roman" w:hAnsi="Times New Roman"/>
          <w:i/>
          <w:iCs/>
          <w:sz w:val="24"/>
          <w:szCs w:val="24"/>
        </w:rPr>
        <w:t>lama3</w:t>
      </w:r>
      <w:r>
        <w:rPr>
          <w:rFonts w:ascii="Times New Roman" w:hAnsi="Times New Roman"/>
          <w:sz w:val="24"/>
          <w:szCs w:val="24"/>
        </w:rPr>
        <w:t xml:space="preserve"> </w:t>
      </w:r>
      <w:r w:rsidRPr="00F33A7B">
        <w:rPr>
          <w:rFonts w:ascii="Times New Roman" w:hAnsi="Times New Roman"/>
          <w:sz w:val="24"/>
          <w:szCs w:val="24"/>
        </w:rPr>
        <w:t>zum Einsatz.</w:t>
      </w:r>
      <w:r>
        <w:rPr>
          <w:rFonts w:ascii="Times New Roman" w:hAnsi="Times New Roman"/>
          <w:sz w:val="24"/>
          <w:szCs w:val="24"/>
        </w:rPr>
        <w:t xml:space="preserve"> Die extrahierte</w:t>
      </w:r>
      <w:ins w:id="435" w:author="Lia Greiberg" w:date="2025-08-28T12:29:00Z" w16du:dateUtc="2025-08-28T10:29:00Z">
        <w:r w:rsidR="00B607D0">
          <w:rPr>
            <w:rFonts w:ascii="Times New Roman" w:hAnsi="Times New Roman"/>
            <w:sz w:val="24"/>
            <w:szCs w:val="24"/>
          </w:rPr>
          <w:t>n</w:t>
        </w:r>
      </w:ins>
      <w:r>
        <w:rPr>
          <w:rFonts w:ascii="Times New Roman" w:hAnsi="Times New Roman"/>
          <w:sz w:val="24"/>
          <w:szCs w:val="24"/>
        </w:rPr>
        <w:t xml:space="preserve"> und angereicherten Information</w:t>
      </w:r>
      <w:ins w:id="436" w:author="Lia Greiberg" w:date="2025-08-28T12:29:00Z" w16du:dateUtc="2025-08-28T10:29:00Z">
        <w:r w:rsidR="00B607D0">
          <w:rPr>
            <w:rFonts w:ascii="Times New Roman" w:hAnsi="Times New Roman"/>
            <w:sz w:val="24"/>
            <w:szCs w:val="24"/>
          </w:rPr>
          <w:t>en</w:t>
        </w:r>
      </w:ins>
      <w:r>
        <w:rPr>
          <w:rFonts w:ascii="Times New Roman" w:hAnsi="Times New Roman"/>
          <w:sz w:val="24"/>
          <w:szCs w:val="24"/>
        </w:rPr>
        <w:t xml:space="preserve"> wurden abschließend in einer Hilfstabelle für </w:t>
      </w:r>
      <w:del w:id="437" w:author="Lia Greiberg" w:date="2025-08-28T12:29:00Z" w16du:dateUtc="2025-08-28T10:29:00Z">
        <w:r w:rsidDel="00B607D0">
          <w:rPr>
            <w:rFonts w:ascii="Times New Roman" w:hAnsi="Times New Roman"/>
            <w:sz w:val="24"/>
            <w:szCs w:val="24"/>
          </w:rPr>
          <w:delText xml:space="preserve">die </w:delText>
        </w:r>
      </w:del>
      <w:r>
        <w:rPr>
          <w:rFonts w:ascii="Times New Roman" w:hAnsi="Times New Roman"/>
          <w:sz w:val="24"/>
          <w:szCs w:val="24"/>
        </w:rPr>
        <w:t xml:space="preserve">weitere Schritte im Rahmen </w:t>
      </w:r>
      <w:del w:id="438" w:author="Lia Greiberg" w:date="2025-09-11T11:34:00Z" w16du:dateUtc="2025-09-11T09:34:00Z">
        <w:r w:rsidDel="00A848A6">
          <w:rPr>
            <w:rFonts w:ascii="Times New Roman" w:hAnsi="Times New Roman"/>
            <w:sz w:val="24"/>
            <w:szCs w:val="24"/>
          </w:rPr>
          <w:delText xml:space="preserve">von </w:delText>
        </w:r>
      </w:del>
      <w:ins w:id="439" w:author="Lia Greiberg" w:date="2025-09-11T11:34:00Z" w16du:dateUtc="2025-09-11T09:34:00Z">
        <w:r w:rsidR="00A848A6">
          <w:rPr>
            <w:rFonts w:ascii="Times New Roman" w:hAnsi="Times New Roman"/>
            <w:sz w:val="24"/>
            <w:szCs w:val="24"/>
          </w:rPr>
          <w:t xml:space="preserve">der </w:t>
        </w:r>
      </w:ins>
      <w:r>
        <w:rPr>
          <w:rFonts w:ascii="Times New Roman" w:hAnsi="Times New Roman"/>
          <w:sz w:val="24"/>
          <w:szCs w:val="24"/>
        </w:rPr>
        <w:t xml:space="preserve">Semantic Web Technologie bereitgestellt. </w:t>
      </w:r>
    </w:p>
    <w:p w14:paraId="413369F9" w14:textId="77777777" w:rsidR="000E1ED2" w:rsidRDefault="000E1ED2" w:rsidP="001B2566">
      <w:pPr>
        <w:pStyle w:val="berschrift3"/>
        <w:numPr>
          <w:ilvl w:val="2"/>
          <w:numId w:val="18"/>
        </w:numPr>
        <w:ind w:left="567" w:hanging="567"/>
        <w:jc w:val="both"/>
        <w:rPr>
          <w:rFonts w:ascii="Times New Roman" w:hAnsi="Times New Roman"/>
          <w:sz w:val="26"/>
          <w:szCs w:val="26"/>
        </w:rPr>
      </w:pPr>
      <w:r w:rsidRPr="00F830EA">
        <w:rPr>
          <w:rFonts w:ascii="Times New Roman" w:hAnsi="Times New Roman"/>
          <w:sz w:val="26"/>
          <w:szCs w:val="26"/>
        </w:rPr>
        <w:t>Named Entity Recognition</w:t>
      </w:r>
    </w:p>
    <w:p w14:paraId="6C755464" w14:textId="46C06211" w:rsidR="000E1ED2" w:rsidRDefault="000E1ED2">
      <w:pPr>
        <w:pStyle w:val="Grundschrift"/>
        <w:spacing w:before="240" w:after="240" w:line="360" w:lineRule="auto"/>
        <w:rPr>
          <w:rFonts w:ascii="Times New Roman" w:hAnsi="Times New Roman"/>
          <w:sz w:val="24"/>
          <w:szCs w:val="24"/>
        </w:rPr>
        <w:pPrChange w:id="440" w:author="Lia Greiberg" w:date="2025-09-12T10:42:00Z" w16du:dateUtc="2025-09-12T08:42:00Z">
          <w:pPr>
            <w:pStyle w:val="Grundschrift"/>
            <w:spacing w:before="240" w:line="360" w:lineRule="auto"/>
          </w:pPr>
        </w:pPrChange>
      </w:pPr>
      <w:r>
        <w:rPr>
          <w:rFonts w:ascii="Times New Roman" w:hAnsi="Times New Roman"/>
          <w:sz w:val="24"/>
          <w:szCs w:val="24"/>
        </w:rPr>
        <w:t>Entitäten sind im Kontext der Informationsextraktion jene Einheiten, die in einem Text als Subjekte und Objekte auftr</w:t>
      </w:r>
      <w:ins w:id="441" w:author="Lia Greiberg" w:date="2025-08-28T12:30:00Z" w16du:dateUtc="2025-08-28T10:30:00Z">
        <w:r w:rsidR="008C2B21">
          <w:rPr>
            <w:rFonts w:ascii="Times New Roman" w:hAnsi="Times New Roman"/>
            <w:sz w:val="24"/>
            <w:szCs w:val="24"/>
          </w:rPr>
          <w:t>e</w:t>
        </w:r>
      </w:ins>
      <w:del w:id="442" w:author="Lia Greiberg" w:date="2025-08-28T12:30:00Z" w16du:dateUtc="2025-08-28T10:30:00Z">
        <w:r w:rsidDel="008C2B21">
          <w:rPr>
            <w:rFonts w:ascii="Times New Roman" w:hAnsi="Times New Roman"/>
            <w:sz w:val="24"/>
            <w:szCs w:val="24"/>
          </w:rPr>
          <w:delText>i</w:delText>
        </w:r>
      </w:del>
      <w:r>
        <w:rPr>
          <w:rFonts w:ascii="Times New Roman" w:hAnsi="Times New Roman"/>
          <w:sz w:val="24"/>
          <w:szCs w:val="24"/>
        </w:rPr>
        <w:t>t</w:t>
      </w:r>
      <w:del w:id="443" w:author="Lia Greiberg" w:date="2025-08-28T12:30:00Z" w16du:dateUtc="2025-08-28T10:30:00Z">
        <w:r w:rsidDel="008C2B21">
          <w:rPr>
            <w:rFonts w:ascii="Times New Roman" w:hAnsi="Times New Roman"/>
            <w:sz w:val="24"/>
            <w:szCs w:val="24"/>
          </w:rPr>
          <w:delText>t</w:delText>
        </w:r>
      </w:del>
      <w:ins w:id="444" w:author="Lia Greiberg" w:date="2025-08-28T12:30:00Z" w16du:dateUtc="2025-08-28T10:30:00Z">
        <w:r w:rsidR="008C2B21">
          <w:rPr>
            <w:rFonts w:ascii="Times New Roman" w:hAnsi="Times New Roman"/>
            <w:sz w:val="24"/>
            <w:szCs w:val="24"/>
          </w:rPr>
          <w:t>en</w:t>
        </w:r>
      </w:ins>
      <w:r>
        <w:rPr>
          <w:rFonts w:ascii="Times New Roman" w:hAnsi="Times New Roman"/>
          <w:sz w:val="24"/>
          <w:szCs w:val="24"/>
        </w:rPr>
        <w:t>. Damit s</w:t>
      </w:r>
      <w:ins w:id="445" w:author="Lia Greiberg" w:date="2025-08-28T12:30:00Z" w16du:dateUtc="2025-08-28T10:30:00Z">
        <w:r w:rsidR="008C2B21">
          <w:rPr>
            <w:rFonts w:ascii="Times New Roman" w:hAnsi="Times New Roman"/>
            <w:sz w:val="24"/>
            <w:szCs w:val="24"/>
          </w:rPr>
          <w:t>i</w:t>
        </w:r>
      </w:ins>
      <w:del w:id="446" w:author="Lia Greiberg" w:date="2025-08-28T12:30:00Z" w16du:dateUtc="2025-08-28T10:30:00Z">
        <w:r w:rsidDel="008C2B21">
          <w:rPr>
            <w:rFonts w:ascii="Times New Roman" w:hAnsi="Times New Roman"/>
            <w:sz w:val="24"/>
            <w:szCs w:val="24"/>
          </w:rPr>
          <w:delText>eie</w:delText>
        </w:r>
      </w:del>
      <w:r>
        <w:rPr>
          <w:rFonts w:ascii="Times New Roman" w:hAnsi="Times New Roman"/>
          <w:sz w:val="24"/>
          <w:szCs w:val="24"/>
        </w:rPr>
        <w:t>n</w:t>
      </w:r>
      <w:ins w:id="447" w:author="Lia Greiberg" w:date="2025-08-28T12:30:00Z" w16du:dateUtc="2025-08-28T10:30:00Z">
        <w:r w:rsidR="008C2B21">
          <w:rPr>
            <w:rFonts w:ascii="Times New Roman" w:hAnsi="Times New Roman"/>
            <w:sz w:val="24"/>
            <w:szCs w:val="24"/>
          </w:rPr>
          <w:t>d</w:t>
        </w:r>
      </w:ins>
      <w:r>
        <w:rPr>
          <w:rFonts w:ascii="Times New Roman" w:hAnsi="Times New Roman"/>
          <w:sz w:val="24"/>
          <w:szCs w:val="24"/>
        </w:rPr>
        <w:t xml:space="preserve"> sie Träger semantischer Bedeutung. Am </w:t>
      </w:r>
      <w:del w:id="448" w:author="Lia Greiberg" w:date="2025-08-28T12:30:00Z" w16du:dateUtc="2025-08-28T10:30:00Z">
        <w:r w:rsidDel="008C2B21">
          <w:rPr>
            <w:rFonts w:ascii="Times New Roman" w:hAnsi="Times New Roman"/>
            <w:sz w:val="24"/>
            <w:szCs w:val="24"/>
          </w:rPr>
          <w:delText xml:space="preserve">meinst </w:delText>
        </w:r>
      </w:del>
      <w:r>
        <w:rPr>
          <w:rFonts w:ascii="Times New Roman" w:hAnsi="Times New Roman"/>
          <w:sz w:val="24"/>
          <w:szCs w:val="24"/>
        </w:rPr>
        <w:t xml:space="preserve">bekanntesten sind Named Entities </w:t>
      </w:r>
      <w:commentRangeStart w:id="449"/>
      <w:r>
        <w:rPr>
          <w:rFonts w:ascii="Times New Roman" w:hAnsi="Times New Roman"/>
          <w:sz w:val="24"/>
          <w:szCs w:val="24"/>
        </w:rPr>
        <w:t xml:space="preserve">wie </w:t>
      </w:r>
      <w:commentRangeEnd w:id="449"/>
      <w:r w:rsidR="009220DB">
        <w:rPr>
          <w:rStyle w:val="Kommentarzeichen"/>
          <w:rFonts w:ascii="Times New Roman" w:hAnsi="Times New Roman"/>
        </w:rPr>
        <w:commentReference w:id="449"/>
      </w:r>
      <w:r>
        <w:rPr>
          <w:rFonts w:ascii="Times New Roman" w:hAnsi="Times New Roman"/>
          <w:sz w:val="24"/>
          <w:szCs w:val="24"/>
        </w:rPr>
        <w:t>Personen, Orte</w:t>
      </w:r>
      <w:ins w:id="450" w:author="Lia Greiberg" w:date="2025-09-11T11:37:00Z" w16du:dateUtc="2025-09-11T09:37:00Z">
        <w:r w:rsidR="009220DB">
          <w:rPr>
            <w:rFonts w:ascii="Times New Roman" w:hAnsi="Times New Roman"/>
            <w:sz w:val="24"/>
            <w:szCs w:val="24"/>
          </w:rPr>
          <w:t xml:space="preserve"> und </w:t>
        </w:r>
      </w:ins>
      <w:del w:id="451" w:author="Lia Greiberg" w:date="2025-09-11T11:37:00Z" w16du:dateUtc="2025-09-11T09:37:00Z">
        <w:r w:rsidDel="009220DB">
          <w:rPr>
            <w:rFonts w:ascii="Times New Roman" w:hAnsi="Times New Roman"/>
            <w:sz w:val="24"/>
            <w:szCs w:val="24"/>
          </w:rPr>
          <w:delText xml:space="preserve">, </w:delText>
        </w:r>
      </w:del>
      <w:r>
        <w:rPr>
          <w:rFonts w:ascii="Times New Roman" w:hAnsi="Times New Roman"/>
          <w:sz w:val="24"/>
          <w:szCs w:val="24"/>
        </w:rPr>
        <w:t>Firmen</w:t>
      </w:r>
      <w:del w:id="452" w:author="Lia Greiberg" w:date="2025-09-11T11:37:00Z" w16du:dateUtc="2025-09-11T09:37:00Z">
        <w:r w:rsidDel="009220DB">
          <w:rPr>
            <w:rFonts w:ascii="Times New Roman" w:hAnsi="Times New Roman"/>
            <w:sz w:val="24"/>
            <w:szCs w:val="24"/>
          </w:rPr>
          <w:delText xml:space="preserve"> usw</w:delText>
        </w:r>
      </w:del>
      <w:r>
        <w:rPr>
          <w:rFonts w:ascii="Times New Roman" w:hAnsi="Times New Roman"/>
          <w:sz w:val="24"/>
          <w:szCs w:val="24"/>
        </w:rPr>
        <w:t xml:space="preserve">. Je nach Forschungsfrage können auch andere Subjekte wie Krankheiten, Medikamente usw. als Entitäten bezeichnet werden </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{"citationID":"GxuNcz6w","properties":{"formattedCitation":"(Lanquillon/Schacht 2023)","plainCitation":"(Lanquillon/Schacht 2023)","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schema":"https://github.com/citation-style-language/schema/raw/master/csl-citation.json"} </w:instrText>
      </w:r>
      <w:r>
        <w:rPr>
          <w:rFonts w:ascii="Times New Roman" w:hAnsi="Times New Roman"/>
          <w:sz w:val="24"/>
          <w:szCs w:val="24"/>
        </w:rPr>
        <w:fldChar w:fldCharType="separate"/>
      </w:r>
      <w:r>
        <w:rPr>
          <w:rFonts w:ascii="Times New Roman" w:hAnsi="Times New Roman"/>
          <w:noProof/>
          <w:sz w:val="24"/>
          <w:szCs w:val="24"/>
        </w:rPr>
        <w:t>(vgl. Lanquillon/Schacht 2023: 163)</w:t>
      </w:r>
      <w:r>
        <w:rPr>
          <w:rFonts w:ascii="Times New Roman" w:hAnsi="Times New Roman"/>
          <w:sz w:val="24"/>
          <w:szCs w:val="24"/>
        </w:rPr>
        <w:fldChar w:fldCharType="end"/>
      </w:r>
      <w:r>
        <w:rPr>
          <w:rFonts w:ascii="Times New Roman" w:hAnsi="Times New Roman"/>
          <w:sz w:val="24"/>
          <w:szCs w:val="24"/>
        </w:rPr>
        <w:t xml:space="preserve">. </w:t>
      </w:r>
      <w:r w:rsidRPr="00081A8A">
        <w:rPr>
          <w:rFonts w:ascii="Times New Roman" w:hAnsi="Times New Roman"/>
          <w:sz w:val="24"/>
          <w:szCs w:val="24"/>
        </w:rPr>
        <w:t xml:space="preserve">Eine </w:t>
      </w:r>
      <w:r>
        <w:rPr>
          <w:rFonts w:ascii="Times New Roman" w:hAnsi="Times New Roman"/>
          <w:sz w:val="24"/>
          <w:szCs w:val="24"/>
        </w:rPr>
        <w:t>zentrale</w:t>
      </w:r>
      <w:r w:rsidRPr="00081A8A">
        <w:rPr>
          <w:rFonts w:ascii="Times New Roman" w:hAnsi="Times New Roman"/>
          <w:sz w:val="24"/>
          <w:szCs w:val="24"/>
        </w:rPr>
        <w:t xml:space="preserve"> Komponente der Wissensextraktion im </w:t>
      </w:r>
      <w:r>
        <w:rPr>
          <w:rFonts w:ascii="Times New Roman" w:hAnsi="Times New Roman"/>
          <w:sz w:val="24"/>
          <w:szCs w:val="24"/>
        </w:rPr>
        <w:t>T</w:t>
      </w:r>
      <w:r w:rsidRPr="00081A8A">
        <w:rPr>
          <w:rFonts w:ascii="Times New Roman" w:hAnsi="Times New Roman"/>
          <w:sz w:val="24"/>
          <w:szCs w:val="24"/>
        </w:rPr>
        <w:t xml:space="preserve">ext-Mining ist </w:t>
      </w:r>
      <w:ins w:id="453" w:author="Lia Greiberg" w:date="2025-09-11T14:07:00Z" w16du:dateUtc="2025-09-11T12:07:00Z">
        <w:r w:rsidR="00995FB6">
          <w:rPr>
            <w:rFonts w:ascii="Times New Roman" w:hAnsi="Times New Roman"/>
            <w:sz w:val="24"/>
            <w:szCs w:val="24"/>
          </w:rPr>
          <w:t xml:space="preserve">die </w:t>
        </w:r>
      </w:ins>
      <w:r w:rsidRPr="00081A8A">
        <w:rPr>
          <w:rFonts w:ascii="Times New Roman" w:hAnsi="Times New Roman"/>
          <w:sz w:val="24"/>
          <w:szCs w:val="24"/>
        </w:rPr>
        <w:t>Named Entity Recognition (NER)</w:t>
      </w:r>
      <w:r>
        <w:rPr>
          <w:rFonts w:ascii="Times New Roman" w:hAnsi="Times New Roman"/>
          <w:sz w:val="24"/>
          <w:szCs w:val="24"/>
        </w:rPr>
        <w:t xml:space="preserve">. NER-Tagger identifizieren und markieren Entitäten im laufenden Text und weisen dabei generische Typen wie </w:t>
      </w:r>
      <w:r w:rsidRPr="008C5D2B">
        <w:rPr>
          <w:rFonts w:ascii="Times New Roman" w:hAnsi="Times New Roman"/>
          <w:i/>
          <w:iCs/>
          <w:sz w:val="24"/>
          <w:szCs w:val="24"/>
        </w:rPr>
        <w:t>Person</w:t>
      </w:r>
      <w:r>
        <w:rPr>
          <w:rFonts w:ascii="Times New Roman" w:hAnsi="Times New Roman"/>
          <w:sz w:val="24"/>
          <w:szCs w:val="24"/>
        </w:rPr>
        <w:t xml:space="preserve"> oder </w:t>
      </w:r>
      <w:r>
        <w:rPr>
          <w:rFonts w:ascii="Times New Roman" w:hAnsi="Times New Roman"/>
          <w:i/>
          <w:iCs/>
          <w:sz w:val="24"/>
          <w:szCs w:val="24"/>
        </w:rPr>
        <w:t>Organisation</w:t>
      </w:r>
      <w:r>
        <w:rPr>
          <w:rFonts w:ascii="Times New Roman" w:hAnsi="Times New Roman"/>
          <w:sz w:val="24"/>
          <w:szCs w:val="24"/>
        </w:rPr>
        <w:t xml:space="preserve"> zu </w:t>
      </w:r>
      <w:commentRangeStart w:id="454"/>
      <w:r w:rsidRPr="00081A8A">
        <w:rPr>
          <w:rFonts w:ascii="Times New Roman" w:hAnsi="Times New Roman"/>
          <w:sz w:val="24"/>
          <w:szCs w:val="24"/>
        </w:rPr>
        <w:fldChar w:fldCharType="begin"/>
      </w:r>
      <w:r>
        <w:rPr>
          <w:rFonts w:ascii="Times New Roman" w:hAnsi="Times New Roman"/>
          <w:sz w:val="24"/>
          <w:szCs w:val="24"/>
        </w:rPr>
        <w:instrText xml:space="preserve"> ADDIN ZOTERO_ITEM CSL_CITATION {"citationID":"CKWVZLMG","properties":{"formattedCitation":"(Hinkelmann/Hoppe/Humm 2025)","plainCitation":"(Hinkelmann/Hoppe/Humm 2025)","dontUpdate":true,"noteIndex":0},"citationItems":[{"id":274,"uris":["http://zotero.org/users/10358077/items/YP9MQPIC"],"itemData":{"id":274,"type":"book","language":"German","note":"Accepted: 2025-03-13T10:10:21Z\nDOI: 10.1007/978-3-658-44781-6","publisher":"Springer Nature","source":"library.oapen.org","title":"Hybride KI mit Machine Learning und Knowledge Graphs: Innovative Lösungen aus der Praxis","title-short":"Hybride KI mit Machine Learning und Knowledge Graphs","URL":"https://library.oapen.org/handle/20.500.12657/99902","editor":[{"family":"Hinkelmann","given":"Knut"},{"family":"Hoppe","given":"Thomas"},{"family":"Humm","given":"Bernhard G."}],"accessed":{"date-parts":[["2025",8,11]]},"issued":{"date-parts":[["2025"]]}}}],"schema":"https://github.com/citation-style-language/schema/raw/master/csl-citation.json"} </w:instrText>
      </w:r>
      <w:r w:rsidRPr="00081A8A">
        <w:rPr>
          <w:rFonts w:ascii="Times New Roman" w:hAnsi="Times New Roman"/>
          <w:sz w:val="24"/>
          <w:szCs w:val="24"/>
        </w:rPr>
        <w:fldChar w:fldCharType="separate"/>
      </w:r>
      <w:r w:rsidRPr="00081A8A">
        <w:rPr>
          <w:rFonts w:ascii="Times New Roman" w:hAnsi="Times New Roman"/>
          <w:noProof/>
          <w:sz w:val="24"/>
          <w:szCs w:val="24"/>
        </w:rPr>
        <w:t>(vg</w:t>
      </w:r>
      <w:ins w:id="455" w:author="Lia Greiberg" w:date="2025-09-11T14:10:00Z" w16du:dateUtc="2025-09-11T12:10:00Z">
        <w:r w:rsidR="00995FB6">
          <w:rPr>
            <w:rFonts w:ascii="Times New Roman" w:hAnsi="Times New Roman"/>
            <w:noProof/>
            <w:sz w:val="24"/>
            <w:szCs w:val="24"/>
          </w:rPr>
          <w:t>l</w:t>
        </w:r>
      </w:ins>
      <w:r w:rsidRPr="00081A8A">
        <w:rPr>
          <w:rFonts w:ascii="Times New Roman" w:hAnsi="Times New Roman"/>
          <w:noProof/>
          <w:sz w:val="24"/>
          <w:szCs w:val="24"/>
        </w:rPr>
        <w:t>. Hamann</w:t>
      </w:r>
      <w:ins w:id="456" w:author="Lia Greiberg" w:date="2025-09-11T14:30:00Z" w16du:dateUtc="2025-09-11T12:30:00Z">
        <w:r w:rsidR="00AD4F8E">
          <w:rPr>
            <w:rFonts w:ascii="Times New Roman" w:hAnsi="Times New Roman"/>
            <w:noProof/>
            <w:sz w:val="24"/>
            <w:szCs w:val="24"/>
          </w:rPr>
          <w:t>/</w:t>
        </w:r>
      </w:ins>
      <w:del w:id="457" w:author="Lia Greiberg" w:date="2025-09-11T14:30:00Z" w16du:dateUtc="2025-09-11T12:30:00Z">
        <w:r w:rsidRPr="00081A8A" w:rsidDel="00AD4F8E">
          <w:rPr>
            <w:rFonts w:ascii="Times New Roman" w:hAnsi="Times New Roman"/>
            <w:noProof/>
            <w:sz w:val="24"/>
            <w:szCs w:val="24"/>
          </w:rPr>
          <w:delText xml:space="preserve"> </w:delText>
        </w:r>
      </w:del>
      <w:r w:rsidRPr="00081A8A">
        <w:rPr>
          <w:rFonts w:ascii="Times New Roman" w:hAnsi="Times New Roman"/>
          <w:noProof/>
          <w:sz w:val="24"/>
          <w:szCs w:val="24"/>
          <w:highlight w:val="cyan"/>
        </w:rPr>
        <w:t>Hinkelmann/Hoppe/Humm</w:t>
      </w:r>
      <w:r w:rsidRPr="00081A8A">
        <w:rPr>
          <w:rFonts w:ascii="Times New Roman" w:hAnsi="Times New Roman"/>
          <w:noProof/>
          <w:sz w:val="24"/>
          <w:szCs w:val="24"/>
        </w:rPr>
        <w:t xml:space="preserve"> 2025: </w:t>
      </w:r>
      <w:r>
        <w:rPr>
          <w:rFonts w:ascii="Times New Roman" w:hAnsi="Times New Roman"/>
          <w:noProof/>
          <w:sz w:val="24"/>
          <w:szCs w:val="24"/>
        </w:rPr>
        <w:t>81</w:t>
      </w:r>
      <w:r w:rsidRPr="00081A8A">
        <w:rPr>
          <w:rFonts w:ascii="Times New Roman" w:hAnsi="Times New Roman"/>
          <w:noProof/>
          <w:sz w:val="24"/>
          <w:szCs w:val="24"/>
        </w:rPr>
        <w:t>)</w:t>
      </w:r>
      <w:r w:rsidRPr="00081A8A">
        <w:rPr>
          <w:rFonts w:ascii="Times New Roman" w:hAnsi="Times New Roman"/>
          <w:sz w:val="24"/>
          <w:szCs w:val="24"/>
        </w:rPr>
        <w:fldChar w:fldCharType="end"/>
      </w:r>
      <w:commentRangeEnd w:id="454"/>
      <w:r w:rsidR="00AD4F8E">
        <w:rPr>
          <w:rStyle w:val="Kommentarzeichen"/>
          <w:rFonts w:ascii="Times New Roman" w:hAnsi="Times New Roman"/>
        </w:rPr>
        <w:commentReference w:id="454"/>
      </w:r>
      <w:r>
        <w:rPr>
          <w:rFonts w:ascii="Times New Roman" w:hAnsi="Times New Roman"/>
          <w:sz w:val="24"/>
          <w:szCs w:val="24"/>
        </w:rPr>
        <w:t>. In der vorl</w:t>
      </w:r>
      <w:ins w:id="458" w:author="Lia Greiberg" w:date="2025-09-11T11:42:00Z" w16du:dateUtc="2025-09-11T09:42:00Z">
        <w:r w:rsidR="008E54C8">
          <w:rPr>
            <w:rFonts w:ascii="Times New Roman" w:hAnsi="Times New Roman"/>
            <w:sz w:val="24"/>
            <w:szCs w:val="24"/>
          </w:rPr>
          <w:t>i</w:t>
        </w:r>
      </w:ins>
      <w:r>
        <w:rPr>
          <w:rFonts w:ascii="Times New Roman" w:hAnsi="Times New Roman"/>
          <w:sz w:val="24"/>
          <w:szCs w:val="24"/>
        </w:rPr>
        <w:t xml:space="preserve">egenden Arbeit wurden NER mithilfe </w:t>
      </w:r>
      <w:ins w:id="459" w:author="Lia Greiberg" w:date="2025-09-11T14:08:00Z" w16du:dateUtc="2025-09-11T12:08:00Z">
        <w:r w:rsidR="00995FB6">
          <w:rPr>
            <w:rFonts w:ascii="Times New Roman" w:hAnsi="Times New Roman"/>
            <w:sz w:val="24"/>
            <w:szCs w:val="24"/>
          </w:rPr>
          <w:t xml:space="preserve">von </w:t>
        </w:r>
      </w:ins>
      <w:r>
        <w:rPr>
          <w:rFonts w:ascii="Times New Roman" w:hAnsi="Times New Roman"/>
          <w:sz w:val="24"/>
          <w:szCs w:val="24"/>
        </w:rPr>
        <w:t>NER-Tagger</w:t>
      </w:r>
      <w:ins w:id="460" w:author="Lia Greiberg" w:date="2025-09-11T11:42:00Z" w16du:dateUtc="2025-09-11T09:42:00Z">
        <w:r w:rsidR="008E54C8">
          <w:rPr>
            <w:rFonts w:ascii="Times New Roman" w:hAnsi="Times New Roman"/>
            <w:sz w:val="24"/>
            <w:szCs w:val="24"/>
          </w:rPr>
          <w:t>n</w:t>
        </w:r>
      </w:ins>
      <w:r>
        <w:rPr>
          <w:rFonts w:ascii="Times New Roman" w:hAnsi="Times New Roman"/>
          <w:sz w:val="24"/>
          <w:szCs w:val="24"/>
        </w:rPr>
        <w:t xml:space="preserve"> von </w:t>
      </w:r>
      <w:r w:rsidRPr="00A261AA">
        <w:rPr>
          <w:rFonts w:ascii="Times New Roman" w:hAnsi="Times New Roman"/>
          <w:i/>
          <w:iCs/>
          <w:sz w:val="24"/>
          <w:szCs w:val="24"/>
        </w:rPr>
        <w:t>spaCy</w:t>
      </w:r>
      <w:r>
        <w:rPr>
          <w:rFonts w:ascii="Times New Roman" w:hAnsi="Times New Roman"/>
          <w:sz w:val="24"/>
          <w:szCs w:val="24"/>
        </w:rPr>
        <w:t xml:space="preserve"> erkannt.</w:t>
      </w:r>
    </w:p>
    <w:p w14:paraId="6C335F7C" w14:textId="773067AA" w:rsidR="000E1ED2" w:rsidRDefault="000E1ED2" w:rsidP="000E1ED2">
      <w:pPr>
        <w:spacing w:line="360" w:lineRule="auto"/>
        <w:ind w:firstLine="567"/>
        <w:jc w:val="both"/>
        <w:rPr>
          <w:sz w:val="24"/>
          <w:szCs w:val="24"/>
        </w:rPr>
      </w:pPr>
      <w:r w:rsidRPr="004A4032">
        <w:rPr>
          <w:i/>
          <w:iCs/>
          <w:sz w:val="24"/>
          <w:szCs w:val="24"/>
        </w:rPr>
        <w:t>SpaCy</w:t>
      </w:r>
      <w:r>
        <w:rPr>
          <w:sz w:val="24"/>
          <w:szCs w:val="24"/>
        </w:rPr>
        <w:t xml:space="preserve"> ist eine leistungsfähige Python-Bibliothek für </w:t>
      </w:r>
      <w:ins w:id="461" w:author="Lia Greiberg" w:date="2025-09-11T14:42:00Z" w16du:dateUtc="2025-09-11T12:42:00Z">
        <w:r w:rsidR="00ED00AA">
          <w:rPr>
            <w:sz w:val="24"/>
            <w:szCs w:val="24"/>
          </w:rPr>
          <w:t xml:space="preserve">das </w:t>
        </w:r>
      </w:ins>
      <w:r>
        <w:rPr>
          <w:sz w:val="24"/>
          <w:szCs w:val="24"/>
        </w:rPr>
        <w:t>Natural Language Pro</w:t>
      </w:r>
      <w:ins w:id="462" w:author="Lia Greiberg" w:date="2025-09-11T14:42:00Z" w16du:dateUtc="2025-09-11T12:42:00Z">
        <w:r w:rsidR="00ED00AA">
          <w:rPr>
            <w:sz w:val="24"/>
            <w:szCs w:val="24"/>
          </w:rPr>
          <w:t>c</w:t>
        </w:r>
      </w:ins>
      <w:del w:id="463" w:author="Lia Greiberg" w:date="2025-09-11T14:42:00Z" w16du:dateUtc="2025-09-11T12:42:00Z">
        <w:r w:rsidDel="00ED00AA">
          <w:rPr>
            <w:sz w:val="24"/>
            <w:szCs w:val="24"/>
          </w:rPr>
          <w:delText>z</w:delText>
        </w:r>
      </w:del>
      <w:r>
        <w:rPr>
          <w:sz w:val="24"/>
          <w:szCs w:val="24"/>
        </w:rPr>
        <w:t>essing (NLP). Sie verfügt über ein schnelles, statistisches System zur Erkennung von NER. Dazu k</w:t>
      </w:r>
      <w:ins w:id="464" w:author="Lia Greiberg" w:date="2025-08-28T12:31:00Z" w16du:dateUtc="2025-08-28T10:31:00Z">
        <w:r w:rsidR="008C2B21">
          <w:rPr>
            <w:sz w:val="24"/>
            <w:szCs w:val="24"/>
          </w:rPr>
          <w:t>ö</w:t>
        </w:r>
      </w:ins>
      <w:del w:id="465" w:author="Lia Greiberg" w:date="2025-08-28T12:31:00Z" w16du:dateUtc="2025-08-28T10:31:00Z">
        <w:r w:rsidDel="008C2B21">
          <w:rPr>
            <w:sz w:val="24"/>
            <w:szCs w:val="24"/>
          </w:rPr>
          <w:delText>a</w:delText>
        </w:r>
      </w:del>
      <w:r>
        <w:rPr>
          <w:sz w:val="24"/>
          <w:szCs w:val="24"/>
        </w:rPr>
        <w:t>nn</w:t>
      </w:r>
      <w:ins w:id="466" w:author="Lia Greiberg" w:date="2025-08-28T12:31:00Z" w16du:dateUtc="2025-08-28T10:31:00Z">
        <w:r w:rsidR="008C2B21">
          <w:rPr>
            <w:sz w:val="24"/>
            <w:szCs w:val="24"/>
          </w:rPr>
          <w:t>en</w:t>
        </w:r>
      </w:ins>
      <w:r>
        <w:rPr>
          <w:sz w:val="24"/>
          <w:szCs w:val="24"/>
        </w:rPr>
        <w:t xml:space="preserve"> bei </w:t>
      </w:r>
      <w:r w:rsidRPr="004A4032">
        <w:rPr>
          <w:i/>
          <w:iCs/>
          <w:sz w:val="24"/>
          <w:szCs w:val="24"/>
        </w:rPr>
        <w:t>spaCy</w:t>
      </w:r>
      <w:r>
        <w:rPr>
          <w:sz w:val="24"/>
          <w:szCs w:val="24"/>
        </w:rPr>
        <w:t xml:space="preserve"> eigene, domänenspezifische Entitätsklassen hinzugefügt </w:t>
      </w:r>
      <w:del w:id="467" w:author="Lia Greiberg" w:date="2025-09-11T14:43:00Z" w16du:dateUtc="2025-09-11T12:43:00Z">
        <w:r w:rsidDel="00ED00AA">
          <w:rPr>
            <w:sz w:val="24"/>
            <w:szCs w:val="24"/>
          </w:rPr>
          <w:delText xml:space="preserve">werden </w:delText>
        </w:r>
      </w:del>
      <w:r>
        <w:rPr>
          <w:sz w:val="24"/>
          <w:szCs w:val="24"/>
        </w:rPr>
        <w:t xml:space="preserve">und das Modell mit neuen Beispielen trainiert werden. </w:t>
      </w:r>
      <w:ins w:id="468" w:author="Lia Greiberg" w:date="2025-09-11T14:41:00Z" w16du:dateUtc="2025-09-11T12:41:00Z">
        <w:r w:rsidR="00ED00AA">
          <w:rPr>
            <w:sz w:val="24"/>
            <w:szCs w:val="24"/>
          </w:rPr>
          <w:t xml:space="preserve">Der </w:t>
        </w:r>
      </w:ins>
      <w:r>
        <w:rPr>
          <w:sz w:val="24"/>
          <w:szCs w:val="24"/>
        </w:rPr>
        <w:t xml:space="preserve">NER-Tagger erkennt die gängigen Entitätstypen wie </w:t>
      </w:r>
      <w:r w:rsidRPr="00B74F25">
        <w:rPr>
          <w:i/>
          <w:iCs/>
          <w:sz w:val="24"/>
          <w:szCs w:val="24"/>
        </w:rPr>
        <w:t>LOC</w:t>
      </w:r>
      <w:r>
        <w:rPr>
          <w:sz w:val="24"/>
          <w:szCs w:val="24"/>
        </w:rPr>
        <w:t xml:space="preserve"> (Ort/</w:t>
      </w:r>
      <w:del w:id="469" w:author="Lia Greiberg" w:date="2025-08-28T12:31:00Z" w16du:dateUtc="2025-08-28T10:31:00Z">
        <w:r w:rsidDel="008C2B21">
          <w:rPr>
            <w:sz w:val="24"/>
            <w:szCs w:val="24"/>
          </w:rPr>
          <w:delText xml:space="preserve"> </w:delText>
        </w:r>
      </w:del>
      <w:r>
        <w:rPr>
          <w:sz w:val="24"/>
          <w:szCs w:val="24"/>
        </w:rPr>
        <w:t xml:space="preserve">Region), </w:t>
      </w:r>
      <w:r w:rsidRPr="00B74F25">
        <w:rPr>
          <w:i/>
          <w:iCs/>
          <w:sz w:val="24"/>
          <w:szCs w:val="24"/>
        </w:rPr>
        <w:t>MISC</w:t>
      </w:r>
      <w:r>
        <w:rPr>
          <w:sz w:val="24"/>
          <w:szCs w:val="24"/>
        </w:rPr>
        <w:t xml:space="preserve"> (sonstige Entitäten), </w:t>
      </w:r>
      <w:r w:rsidRPr="00B74F25">
        <w:rPr>
          <w:i/>
          <w:iCs/>
          <w:sz w:val="24"/>
          <w:szCs w:val="24"/>
        </w:rPr>
        <w:t>ORG</w:t>
      </w:r>
      <w:r>
        <w:rPr>
          <w:sz w:val="24"/>
          <w:szCs w:val="24"/>
        </w:rPr>
        <w:t xml:space="preserve"> (Organisation) und </w:t>
      </w:r>
      <w:r w:rsidRPr="00B74F25">
        <w:rPr>
          <w:i/>
          <w:iCs/>
          <w:sz w:val="24"/>
          <w:szCs w:val="24"/>
        </w:rPr>
        <w:t>PER</w:t>
      </w:r>
      <w:r>
        <w:rPr>
          <w:sz w:val="24"/>
          <w:szCs w:val="24"/>
        </w:rPr>
        <w:t xml:space="preserve"> (Person) (vgl. </w:t>
      </w:r>
      <w:hyperlink r:id="rId34" w:anchor="named-entities" w:history="1">
        <w:r w:rsidRPr="001B6EC5">
          <w:rPr>
            <w:rStyle w:val="Hyperlink"/>
            <w:sz w:val="24"/>
            <w:szCs w:val="24"/>
          </w:rPr>
          <w:t>spaCy</w:t>
        </w:r>
      </w:hyperlink>
      <w:r>
        <w:rPr>
          <w:sz w:val="24"/>
          <w:szCs w:val="24"/>
        </w:rPr>
        <w:t xml:space="preserve">). </w:t>
      </w:r>
    </w:p>
    <w:p w14:paraId="09E30C1D" w14:textId="45F352C0" w:rsidR="000E1ED2" w:rsidRDefault="000E1ED2" w:rsidP="000E1ED2">
      <w:pPr>
        <w:shd w:val="clear" w:color="auto" w:fill="FFFFFF"/>
        <w:spacing w:before="240" w:line="360" w:lineRule="auto"/>
        <w:ind w:firstLine="567"/>
        <w:jc w:val="both"/>
        <w:rPr>
          <w:sz w:val="24"/>
          <w:szCs w:val="24"/>
        </w:rPr>
      </w:pPr>
      <w:r>
        <w:rPr>
          <w:sz w:val="24"/>
          <w:szCs w:val="24"/>
        </w:rPr>
        <w:t>Zur Vorprüfung wurde das deutsche</w:t>
      </w:r>
      <w:del w:id="470" w:author="Lia Greiberg" w:date="2025-08-28T12:32:00Z" w16du:dateUtc="2025-08-28T10:32:00Z">
        <w:r w:rsidDel="008C2B21">
          <w:rPr>
            <w:sz w:val="24"/>
            <w:szCs w:val="24"/>
          </w:rPr>
          <w:delText>n</w:delText>
        </w:r>
      </w:del>
      <w:r>
        <w:rPr>
          <w:sz w:val="24"/>
          <w:szCs w:val="24"/>
        </w:rPr>
        <w:t xml:space="preserve"> </w:t>
      </w:r>
      <w:r w:rsidRPr="004A4032">
        <w:rPr>
          <w:i/>
          <w:iCs/>
          <w:sz w:val="24"/>
          <w:szCs w:val="24"/>
        </w:rPr>
        <w:t>spaCy</w:t>
      </w:r>
      <w:r>
        <w:rPr>
          <w:sz w:val="24"/>
          <w:szCs w:val="24"/>
        </w:rPr>
        <w:t>-Modell (</w:t>
      </w:r>
      <w:r w:rsidRPr="00C15AE3">
        <w:rPr>
          <w:i/>
          <w:iCs/>
          <w:color w:val="000000" w:themeColor="text1"/>
          <w:sz w:val="24"/>
          <w:szCs w:val="24"/>
        </w:rPr>
        <w:t>de_core_news_lg</w:t>
      </w:r>
      <w:r>
        <w:rPr>
          <w:sz w:val="24"/>
          <w:szCs w:val="24"/>
        </w:rPr>
        <w:t>) auf das Korpus angewandt. Die Ergebnisse blieben deutlich hinter den Erwartungen zurück. Insbesondere traten zahlreiche Fehlklassifikationen bei Personen-, Orts- und Organisationsnamen</w:t>
      </w:r>
      <w:ins w:id="471" w:author="Lia Greiberg" w:date="2025-08-28T12:32:00Z" w16du:dateUtc="2025-08-28T10:32:00Z">
        <w:r w:rsidR="008C2B21">
          <w:rPr>
            <w:sz w:val="24"/>
            <w:szCs w:val="24"/>
          </w:rPr>
          <w:t xml:space="preserve"> auf</w:t>
        </w:r>
      </w:ins>
      <w:r>
        <w:rPr>
          <w:sz w:val="24"/>
          <w:szCs w:val="24"/>
        </w:rPr>
        <w:t xml:space="preserve"> (Abbildung 5.4). </w:t>
      </w:r>
    </w:p>
    <w:p w14:paraId="665475F2" w14:textId="77777777" w:rsidR="000E1ED2" w:rsidRDefault="000E1ED2" w:rsidP="000E1ED2">
      <w:pPr>
        <w:shd w:val="clear" w:color="auto" w:fill="FFFFFF"/>
        <w:spacing w:before="240" w:line="360" w:lineRule="auto"/>
        <w:ind w:firstLine="567"/>
        <w:jc w:val="both"/>
        <w:rPr>
          <w:sz w:val="24"/>
          <w:szCs w:val="24"/>
        </w:rPr>
      </w:pPr>
      <w:r>
        <w:rPr>
          <w:noProof/>
          <w:sz w:val="24"/>
          <w:szCs w:val="24"/>
        </w:rPr>
        <w:lastRenderedPageBreak/>
        <mc:AlternateContent>
          <mc:Choice Requires="wps">
            <w:drawing>
              <wp:anchor distT="0" distB="0" distL="114300" distR="114300" simplePos="0" relativeHeight="251660288" behindDoc="0" locked="0" layoutInCell="1" allowOverlap="1" wp14:anchorId="41595413" wp14:editId="1AFB2E5A">
                <wp:simplePos x="0" y="0"/>
                <wp:positionH relativeFrom="column">
                  <wp:posOffset>1788994</wp:posOffset>
                </wp:positionH>
                <wp:positionV relativeFrom="paragraph">
                  <wp:posOffset>184647</wp:posOffset>
                </wp:positionV>
                <wp:extent cx="1779224" cy="1426684"/>
                <wp:effectExtent l="0" t="0" r="0" b="0"/>
                <wp:wrapNone/>
                <wp:docPr id="1154043039" name="Textfeld 4"/>
                <wp:cNvGraphicFramePr/>
                <a:graphic xmlns:a="http://schemas.openxmlformats.org/drawingml/2006/main">
                  <a:graphicData uri="http://schemas.microsoft.com/office/word/2010/wordprocessingShape">
                    <wps:wsp>
                      <wps:cNvSpPr txBox="1"/>
                      <wps:spPr>
                        <a:xfrm flipH="1">
                          <a:off x="0" y="0"/>
                          <a:ext cx="1779224" cy="1426684"/>
                        </a:xfrm>
                        <a:prstGeom prst="rect">
                          <a:avLst/>
                        </a:prstGeom>
                        <a:solidFill>
                          <a:schemeClr val="lt1"/>
                        </a:solidFill>
                        <a:ln w="6350">
                          <a:noFill/>
                        </a:ln>
                      </wps:spPr>
                      <wps:txbx>
                        <w:txbxContent>
                          <w:p w14:paraId="0C1E4519" w14:textId="77777777" w:rsidR="000E1ED2" w:rsidRDefault="000E1ED2" w:rsidP="000E1ED2">
                            <w:r>
                              <w:rPr>
                                <w:noProof/>
                                <w:sz w:val="24"/>
                                <w:szCs w:val="24"/>
                              </w:rPr>
                              <w:drawing>
                                <wp:inline distT="0" distB="0" distL="0" distR="0" wp14:anchorId="36CE6CDE" wp14:editId="283345F6">
                                  <wp:extent cx="3448247" cy="1288973"/>
                                  <wp:effectExtent l="0" t="0" r="0" b="0"/>
                                  <wp:docPr id="7999789" name="Grafik 1" descr="Ein Bild, das Text, Screenshot, Schrif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10370" name="Grafik 1" descr="Ein Bild, das Text, Screenshot, Schrift, Algebra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3521416" cy="13163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595413" id="_x0000_t202" coordsize="21600,21600" o:spt="202" path="m,l,21600r21600,l21600,xe">
                <v:stroke joinstyle="miter"/>
                <v:path gradientshapeok="t" o:connecttype="rect"/>
              </v:shapetype>
              <v:shape id="Textfeld 4" o:spid="_x0000_s1026" type="#_x0000_t202" style="position:absolute;left:0;text-align:left;margin-left:140.85pt;margin-top:14.55pt;width:140.1pt;height:112.35pt;flip:x;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" fillcolor="white [3201]" stroked="f" strokeweight=".5pt">
                <v:textbox>
                  <w:txbxContent>
                    <w:p w14:paraId="0C1E4519" w14:textId="77777777" w:rsidR="000E1ED2" w:rsidRDefault="000E1ED2" w:rsidP="000E1ED2">
                      <w:r>
                        <w:rPr>
                          <w:noProof/>
                          <w:sz w:val="24"/>
                          <w:szCs w:val="24"/>
                        </w:rPr>
                        <w:drawing>
                          <wp:inline distT="0" distB="0" distL="0" distR="0" wp14:anchorId="36CE6CDE" wp14:editId="283345F6">
                            <wp:extent cx="3448247" cy="1288973"/>
                            <wp:effectExtent l="0" t="0" r="0" b="0"/>
                            <wp:docPr id="7999789" name="Grafik 1" descr="Ein Bild, das Text, Screenshot, Schrif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10370" name="Grafik 1" descr="Ein Bild, das Text, Screenshot, Schrift, Algebra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3521416" cy="1316324"/>
                                    </a:xfrm>
                                    <a:prstGeom prst="rect">
                                      <a:avLst/>
                                    </a:prstGeom>
                                  </pic:spPr>
                                </pic:pic>
                              </a:graphicData>
                            </a:graphic>
                          </wp:inline>
                        </w:drawing>
                      </w:r>
                    </w:p>
                  </w:txbxContent>
                </v:textbox>
              </v:shape>
            </w:pict>
          </mc:Fallback>
        </mc:AlternateContent>
      </w:r>
      <w:r>
        <w:rPr>
          <w:noProof/>
          <w:sz w:val="24"/>
          <w:szCs w:val="24"/>
        </w:rPr>
        <mc:AlternateContent>
          <mc:Choice Requires="wps">
            <w:drawing>
              <wp:anchor distT="0" distB="0" distL="114300" distR="114300" simplePos="0" relativeHeight="251659264" behindDoc="0" locked="0" layoutInCell="1" allowOverlap="1" wp14:anchorId="312DF72E" wp14:editId="4B707A4D">
                <wp:simplePos x="0" y="0"/>
                <wp:positionH relativeFrom="column">
                  <wp:posOffset>12432</wp:posOffset>
                </wp:positionH>
                <wp:positionV relativeFrom="paragraph">
                  <wp:posOffset>186736</wp:posOffset>
                </wp:positionV>
                <wp:extent cx="1779224" cy="1426684"/>
                <wp:effectExtent l="0" t="0" r="0" b="0"/>
                <wp:wrapNone/>
                <wp:docPr id="1187330581" name="Textfeld 4"/>
                <wp:cNvGraphicFramePr/>
                <a:graphic xmlns:a="http://schemas.openxmlformats.org/drawingml/2006/main">
                  <a:graphicData uri="http://schemas.microsoft.com/office/word/2010/wordprocessingShape">
                    <wps:wsp>
                      <wps:cNvSpPr txBox="1"/>
                      <wps:spPr>
                        <a:xfrm flipH="1">
                          <a:off x="0" y="0"/>
                          <a:ext cx="1779224" cy="1426684"/>
                        </a:xfrm>
                        <a:prstGeom prst="rect">
                          <a:avLst/>
                        </a:prstGeom>
                        <a:solidFill>
                          <a:schemeClr val="lt1"/>
                        </a:solidFill>
                        <a:ln w="6350">
                          <a:noFill/>
                        </a:ln>
                      </wps:spPr>
                      <wps:txbx>
                        <w:txbxContent>
                          <w:p w14:paraId="520FB0E7" w14:textId="77777777" w:rsidR="000E1ED2" w:rsidRDefault="000E1ED2" w:rsidP="000E1ED2">
                            <w:r>
                              <w:rPr>
                                <w:noProof/>
                              </w:rPr>
                              <w:drawing>
                                <wp:inline distT="0" distB="0" distL="0" distR="0" wp14:anchorId="5C083B7D" wp14:editId="42DF1D93">
                                  <wp:extent cx="1757045" cy="1311927"/>
                                  <wp:effectExtent l="0" t="0" r="0" b="0"/>
                                  <wp:docPr id="745762626" name="Grafik 2"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2626" name="Grafik 2" descr="Ein Bild, das Text, Screenshot, Schrift enthält.&#10;&#10;KI-generierte Inhalte können fehlerhaft sein."/>
                                          <pic:cNvPicPr/>
                                        </pic:nvPicPr>
                                        <pic:blipFill>
                                          <a:blip r:embed="rId36">
                                            <a:extLst>
                                              <a:ext uri="{28A0092B-C50C-407E-A947-70E740481C1C}">
                                                <a14:useLocalDpi xmlns:a14="http://schemas.microsoft.com/office/drawing/2010/main" val="0"/>
                                              </a:ext>
                                            </a:extLst>
                                          </a:blip>
                                          <a:stretch>
                                            <a:fillRect/>
                                          </a:stretch>
                                        </pic:blipFill>
                                        <pic:spPr>
                                          <a:xfrm>
                                            <a:off x="0" y="0"/>
                                            <a:ext cx="1790962" cy="13372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2DF72E" id="_x0000_s1027" type="#_x0000_t202" style="position:absolute;left:0;text-align:left;margin-left:1pt;margin-top:14.7pt;width:140.1pt;height:112.35pt;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" fillcolor="white [3201]" stroked="f" strokeweight=".5pt">
                <v:textbox>
                  <w:txbxContent>
                    <w:p w14:paraId="520FB0E7" w14:textId="77777777" w:rsidR="000E1ED2" w:rsidRDefault="000E1ED2" w:rsidP="000E1ED2">
                      <w:r>
                        <w:rPr>
                          <w:noProof/>
                        </w:rPr>
                        <w:drawing>
                          <wp:inline distT="0" distB="0" distL="0" distR="0" wp14:anchorId="5C083B7D" wp14:editId="42DF1D93">
                            <wp:extent cx="1757045" cy="1311927"/>
                            <wp:effectExtent l="0" t="0" r="0" b="0"/>
                            <wp:docPr id="745762626" name="Grafik 2"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2626" name="Grafik 2" descr="Ein Bild, das Text, Screenshot, Schrift enthält.&#10;&#10;KI-generierte Inhalte können fehlerhaft sein."/>
                                    <pic:cNvPicPr/>
                                  </pic:nvPicPr>
                                  <pic:blipFill>
                                    <a:blip r:embed="rId36">
                                      <a:extLst>
                                        <a:ext uri="{28A0092B-C50C-407E-A947-70E740481C1C}">
                                          <a14:useLocalDpi xmlns:a14="http://schemas.microsoft.com/office/drawing/2010/main" val="0"/>
                                        </a:ext>
                                      </a:extLst>
                                    </a:blip>
                                    <a:stretch>
                                      <a:fillRect/>
                                    </a:stretch>
                                  </pic:blipFill>
                                  <pic:spPr>
                                    <a:xfrm>
                                      <a:off x="0" y="0"/>
                                      <a:ext cx="1790962" cy="1337251"/>
                                    </a:xfrm>
                                    <a:prstGeom prst="rect">
                                      <a:avLst/>
                                    </a:prstGeom>
                                  </pic:spPr>
                                </pic:pic>
                              </a:graphicData>
                            </a:graphic>
                          </wp:inline>
                        </w:drawing>
                      </w:r>
                    </w:p>
                  </w:txbxContent>
                </v:textbox>
              </v:shape>
            </w:pict>
          </mc:Fallback>
        </mc:AlternateContent>
      </w:r>
    </w:p>
    <w:p w14:paraId="513DB4B5" w14:textId="77777777" w:rsidR="000E1ED2" w:rsidRDefault="000E1ED2" w:rsidP="000E1ED2">
      <w:pPr>
        <w:shd w:val="clear" w:color="auto" w:fill="FFFFFF"/>
        <w:spacing w:before="240" w:line="360" w:lineRule="auto"/>
        <w:ind w:firstLine="567"/>
        <w:jc w:val="both"/>
        <w:rPr>
          <w:sz w:val="24"/>
          <w:szCs w:val="24"/>
        </w:rPr>
      </w:pPr>
    </w:p>
    <w:p w14:paraId="474A5DE4" w14:textId="77777777" w:rsidR="000E1ED2" w:rsidRDefault="000E1ED2" w:rsidP="000E1ED2">
      <w:pPr>
        <w:shd w:val="clear" w:color="auto" w:fill="FFFFFF"/>
        <w:spacing w:before="240" w:line="360" w:lineRule="auto"/>
        <w:ind w:firstLine="567"/>
        <w:jc w:val="both"/>
        <w:rPr>
          <w:sz w:val="24"/>
          <w:szCs w:val="24"/>
        </w:rPr>
      </w:pPr>
    </w:p>
    <w:p w14:paraId="0B00E160" w14:textId="77777777" w:rsidR="000E1ED2" w:rsidRDefault="000E1ED2" w:rsidP="000E1ED2">
      <w:pPr>
        <w:shd w:val="clear" w:color="auto" w:fill="FFFFFF"/>
        <w:spacing w:before="240" w:line="360" w:lineRule="auto"/>
        <w:ind w:firstLine="567"/>
        <w:jc w:val="both"/>
        <w:rPr>
          <w:sz w:val="24"/>
          <w:szCs w:val="24"/>
        </w:rPr>
      </w:pPr>
    </w:p>
    <w:p w14:paraId="3BD2E8C8" w14:textId="77777777" w:rsidR="000E1ED2" w:rsidRPr="000643A1" w:rsidRDefault="000E1ED2">
      <w:pPr>
        <w:shd w:val="clear" w:color="auto" w:fill="FFFFFF"/>
        <w:spacing w:after="240" w:line="360" w:lineRule="auto"/>
        <w:jc w:val="both"/>
        <w:pPrChange w:id="472" w:author="Lia Greiberg" w:date="2025-09-12T11:21:00Z" w16du:dateUtc="2025-09-12T09:21:00Z">
          <w:pPr>
            <w:shd w:val="clear" w:color="auto" w:fill="FFFFFF"/>
            <w:spacing w:line="360" w:lineRule="auto"/>
            <w:jc w:val="both"/>
          </w:pPr>
        </w:pPrChange>
      </w:pPr>
      <w:r w:rsidRPr="000643A1">
        <w:t>Abb. 5.4</w:t>
      </w:r>
      <w:r>
        <w:t xml:space="preserve"> Screenshot der Ergebnisse des </w:t>
      </w:r>
      <w:r w:rsidRPr="00B146F4">
        <w:rPr>
          <w:i/>
          <w:iCs/>
        </w:rPr>
        <w:t>spaCy</w:t>
      </w:r>
      <w:r>
        <w:t>-NER-Taggers</w:t>
      </w:r>
    </w:p>
    <w:p w14:paraId="25391062" w14:textId="7ADE8ADF" w:rsidR="000E1ED2" w:rsidRDefault="000E1ED2" w:rsidP="000E1ED2">
      <w:pPr>
        <w:spacing w:line="360" w:lineRule="auto"/>
        <w:ind w:firstLine="567"/>
        <w:jc w:val="both"/>
        <w:rPr>
          <w:sz w:val="24"/>
          <w:szCs w:val="24"/>
        </w:rPr>
      </w:pPr>
      <w:r>
        <w:rPr>
          <w:sz w:val="24"/>
          <w:szCs w:val="24"/>
        </w:rPr>
        <w:t>Außerdem ist es nicht vorgesehen, in der Standardkonfiguration von Entität</w:t>
      </w:r>
      <w:ins w:id="473" w:author="Lia Greiberg" w:date="2025-09-11T14:48:00Z" w16du:dateUtc="2025-09-11T12:48:00Z">
        <w:r w:rsidR="0039574A">
          <w:rPr>
            <w:sz w:val="24"/>
            <w:szCs w:val="24"/>
          </w:rPr>
          <w:t>s</w:t>
        </w:r>
      </w:ins>
      <w:del w:id="474" w:author="Lia Greiberg" w:date="2025-09-11T14:51:00Z" w16du:dateUtc="2025-09-11T12:51:00Z">
        <w:r w:rsidDel="0039574A">
          <w:rPr>
            <w:sz w:val="24"/>
            <w:szCs w:val="24"/>
          </w:rPr>
          <w:delText>-</w:delText>
        </w:r>
      </w:del>
      <w:r>
        <w:rPr>
          <w:sz w:val="24"/>
          <w:szCs w:val="24"/>
        </w:rPr>
        <w:t>tagger</w:t>
      </w:r>
      <w:ins w:id="475" w:author="Lia Greiberg" w:date="2025-09-11T14:48:00Z" w16du:dateUtc="2025-09-11T12:48:00Z">
        <w:r w:rsidR="0039574A">
          <w:rPr>
            <w:sz w:val="24"/>
            <w:szCs w:val="24"/>
          </w:rPr>
          <w:t>n</w:t>
        </w:r>
      </w:ins>
      <w:r>
        <w:rPr>
          <w:sz w:val="24"/>
          <w:szCs w:val="24"/>
        </w:rPr>
        <w:t xml:space="preserve"> </w:t>
      </w:r>
      <w:del w:id="476" w:author="Lia Greiberg" w:date="2025-09-11T14:50:00Z" w16du:dateUtc="2025-09-11T12:50:00Z">
        <w:r w:rsidDel="0039574A">
          <w:rPr>
            <w:sz w:val="24"/>
            <w:szCs w:val="24"/>
          </w:rPr>
          <w:delText xml:space="preserve">die </w:delText>
        </w:r>
      </w:del>
      <w:r>
        <w:rPr>
          <w:sz w:val="24"/>
          <w:szCs w:val="24"/>
        </w:rPr>
        <w:t>Datumsangaben zu erkennen. Vor diesem Hintergrund wurde entsch</w:t>
      </w:r>
      <w:del w:id="477" w:author="Lia Greiberg" w:date="2025-08-28T12:35:00Z" w16du:dateUtc="2025-08-28T10:35:00Z">
        <w:r w:rsidDel="00947BFC">
          <w:rPr>
            <w:sz w:val="24"/>
            <w:szCs w:val="24"/>
          </w:rPr>
          <w:delText>e</w:delText>
        </w:r>
      </w:del>
      <w:r>
        <w:rPr>
          <w:sz w:val="24"/>
          <w:szCs w:val="24"/>
        </w:rPr>
        <w:t>i</w:t>
      </w:r>
      <w:ins w:id="478" w:author="Lia Greiberg" w:date="2025-08-28T12:35:00Z" w16du:dateUtc="2025-08-28T10:35:00Z">
        <w:r w:rsidR="00947BFC">
          <w:rPr>
            <w:sz w:val="24"/>
            <w:szCs w:val="24"/>
          </w:rPr>
          <w:t>e</w:t>
        </w:r>
      </w:ins>
      <w:r>
        <w:rPr>
          <w:sz w:val="24"/>
          <w:szCs w:val="24"/>
        </w:rPr>
        <w:t>den, das Modell domänenspezifisch zu trainieren. In diesem Zusammenhang kam die Frage</w:t>
      </w:r>
      <w:ins w:id="479" w:author="Lia Greiberg" w:date="2025-08-28T12:35:00Z" w16du:dateUtc="2025-08-28T10:35:00Z">
        <w:r w:rsidR="00947BFC">
          <w:rPr>
            <w:sz w:val="24"/>
            <w:szCs w:val="24"/>
          </w:rPr>
          <w:t xml:space="preserve"> auf</w:t>
        </w:r>
      </w:ins>
      <w:r>
        <w:rPr>
          <w:sz w:val="24"/>
          <w:szCs w:val="24"/>
        </w:rPr>
        <w:t xml:space="preserve">, woher die Trainingsdaten (TD) stammen sollen. </w:t>
      </w:r>
      <w:del w:id="480" w:author="Lia Greiberg" w:date="2025-08-28T12:35:00Z" w16du:dateUtc="2025-08-28T10:35:00Z">
        <w:r w:rsidDel="00947BFC">
          <w:rPr>
            <w:sz w:val="24"/>
            <w:szCs w:val="24"/>
          </w:rPr>
          <w:delText xml:space="preserve">Man </w:delText>
        </w:r>
      </w:del>
      <w:ins w:id="481" w:author="Lia Greiberg" w:date="2025-08-28T12:35:00Z" w16du:dateUtc="2025-08-28T10:35:00Z">
        <w:r w:rsidR="00947BFC">
          <w:rPr>
            <w:sz w:val="24"/>
            <w:szCs w:val="24"/>
          </w:rPr>
          <w:t>E</w:t>
        </w:r>
      </w:ins>
      <w:ins w:id="482" w:author="Lia Greiberg" w:date="2025-09-11T15:56:00Z" w16du:dateUtc="2025-09-11T13:56:00Z">
        <w:r w:rsidR="00374D67">
          <w:rPr>
            <w:sz w:val="24"/>
            <w:szCs w:val="24"/>
          </w:rPr>
          <w:t xml:space="preserve">ine Möglichkeit </w:t>
        </w:r>
      </w:ins>
      <w:ins w:id="483" w:author="Lia Greiberg" w:date="2025-09-11T15:57:00Z" w16du:dateUtc="2025-09-11T13:57:00Z">
        <w:r w:rsidR="00374D67">
          <w:rPr>
            <w:sz w:val="24"/>
            <w:szCs w:val="24"/>
          </w:rPr>
          <w:t>wäre</w:t>
        </w:r>
      </w:ins>
      <w:ins w:id="484" w:author="Lia Greiberg" w:date="2025-09-11T15:56:00Z" w16du:dateUtc="2025-09-11T13:56:00Z">
        <w:r w:rsidR="00374D67">
          <w:rPr>
            <w:sz w:val="24"/>
            <w:szCs w:val="24"/>
          </w:rPr>
          <w:t>,</w:t>
        </w:r>
      </w:ins>
      <w:ins w:id="485" w:author="Lia Greiberg" w:date="2025-08-28T12:35:00Z" w16du:dateUtc="2025-08-28T10:35:00Z">
        <w:r w:rsidR="00947BFC">
          <w:rPr>
            <w:sz w:val="24"/>
            <w:szCs w:val="24"/>
          </w:rPr>
          <w:t xml:space="preserve"> </w:t>
        </w:r>
      </w:ins>
      <w:del w:id="486" w:author="Lia Greiberg" w:date="2025-09-11T15:56:00Z" w16du:dateUtc="2025-09-11T13:56:00Z">
        <w:r w:rsidDel="00374D67">
          <w:rPr>
            <w:sz w:val="24"/>
            <w:szCs w:val="24"/>
          </w:rPr>
          <w:delText xml:space="preserve">kann </w:delText>
        </w:r>
      </w:del>
      <w:r>
        <w:rPr>
          <w:sz w:val="24"/>
          <w:szCs w:val="24"/>
        </w:rPr>
        <w:t xml:space="preserve">ein eigenes Korpus manuell </w:t>
      </w:r>
      <w:ins w:id="487" w:author="Lia Greiberg" w:date="2025-09-11T15:56:00Z" w16du:dateUtc="2025-09-11T13:56:00Z">
        <w:r w:rsidR="00374D67">
          <w:rPr>
            <w:sz w:val="24"/>
            <w:szCs w:val="24"/>
          </w:rPr>
          <w:t xml:space="preserve">zu </w:t>
        </w:r>
      </w:ins>
      <w:r>
        <w:rPr>
          <w:sz w:val="24"/>
          <w:szCs w:val="24"/>
        </w:rPr>
        <w:t>annotier</w:t>
      </w:r>
      <w:ins w:id="488" w:author="Lia Greiberg" w:date="2025-09-11T15:56:00Z" w16du:dateUtc="2025-09-11T13:56:00Z">
        <w:r w:rsidR="00374D67">
          <w:rPr>
            <w:sz w:val="24"/>
            <w:szCs w:val="24"/>
          </w:rPr>
          <w:t>en</w:t>
        </w:r>
      </w:ins>
      <w:del w:id="489" w:author="Lia Greiberg" w:date="2025-09-11T15:56:00Z" w16du:dateUtc="2025-09-11T13:56:00Z">
        <w:r w:rsidDel="00374D67">
          <w:rPr>
            <w:sz w:val="24"/>
            <w:szCs w:val="24"/>
          </w:rPr>
          <w:delText>t</w:delText>
        </w:r>
      </w:del>
      <w:ins w:id="490" w:author="Lia Greiberg" w:date="2025-08-28T12:35:00Z" w16du:dateUtc="2025-08-28T10:35:00Z">
        <w:r w:rsidR="00947BFC">
          <w:rPr>
            <w:sz w:val="24"/>
            <w:szCs w:val="24"/>
          </w:rPr>
          <w:t>, um</w:t>
        </w:r>
      </w:ins>
      <w:r>
        <w:rPr>
          <w:sz w:val="24"/>
          <w:szCs w:val="24"/>
        </w:rPr>
        <w:t xml:space="preserve"> </w:t>
      </w:r>
      <w:del w:id="491" w:author="Lia Greiberg" w:date="2025-08-28T12:35:00Z" w16du:dateUtc="2025-08-28T10:35:00Z">
        <w:r w:rsidDel="00947BFC">
          <w:rPr>
            <w:sz w:val="24"/>
            <w:szCs w:val="24"/>
          </w:rPr>
          <w:delText xml:space="preserve">und </w:delText>
        </w:r>
      </w:del>
      <w:r>
        <w:rPr>
          <w:sz w:val="24"/>
          <w:szCs w:val="24"/>
        </w:rPr>
        <w:t xml:space="preserve">damit das Modell zu erweitern. Dieser Ansatz ist jedoch mit </w:t>
      </w:r>
      <w:ins w:id="492" w:author="Lia Greiberg" w:date="2025-08-28T12:36:00Z" w16du:dateUtc="2025-08-28T10:36:00Z">
        <w:r w:rsidR="00947BFC">
          <w:rPr>
            <w:sz w:val="24"/>
            <w:szCs w:val="24"/>
          </w:rPr>
          <w:t xml:space="preserve">einem </w:t>
        </w:r>
      </w:ins>
      <w:r>
        <w:rPr>
          <w:sz w:val="24"/>
          <w:szCs w:val="24"/>
        </w:rPr>
        <w:t>erhebliche</w:t>
      </w:r>
      <w:ins w:id="493" w:author="Lia Greiberg" w:date="2025-08-28T12:36:00Z" w16du:dateUtc="2025-08-28T10:36:00Z">
        <w:r w:rsidR="00947BFC">
          <w:rPr>
            <w:sz w:val="24"/>
            <w:szCs w:val="24"/>
          </w:rPr>
          <w:t>n</w:t>
        </w:r>
      </w:ins>
      <w:del w:id="494" w:author="Lia Greiberg" w:date="2025-08-28T12:36:00Z" w16du:dateUtc="2025-08-28T10:36:00Z">
        <w:r w:rsidDel="00947BFC">
          <w:rPr>
            <w:sz w:val="24"/>
            <w:szCs w:val="24"/>
          </w:rPr>
          <w:delText>m</w:delText>
        </w:r>
      </w:del>
      <w:r>
        <w:rPr>
          <w:sz w:val="24"/>
          <w:szCs w:val="24"/>
        </w:rPr>
        <w:t xml:space="preserve"> zeitliche</w:t>
      </w:r>
      <w:ins w:id="495" w:author="Lia Greiberg" w:date="2025-08-28T12:36:00Z" w16du:dateUtc="2025-08-28T10:36:00Z">
        <w:r w:rsidR="00947BFC">
          <w:rPr>
            <w:sz w:val="24"/>
            <w:szCs w:val="24"/>
          </w:rPr>
          <w:t>n</w:t>
        </w:r>
      </w:ins>
      <w:del w:id="496" w:author="Lia Greiberg" w:date="2025-08-28T12:36:00Z" w16du:dateUtc="2025-08-28T10:36:00Z">
        <w:r w:rsidDel="00947BFC">
          <w:rPr>
            <w:sz w:val="24"/>
            <w:szCs w:val="24"/>
          </w:rPr>
          <w:delText>m</w:delText>
        </w:r>
      </w:del>
      <w:r>
        <w:rPr>
          <w:sz w:val="24"/>
          <w:szCs w:val="24"/>
        </w:rPr>
        <w:t xml:space="preserve"> Aufwand verbunden und </w:t>
      </w:r>
      <w:ins w:id="497" w:author="Lia Greiberg" w:date="2025-08-28T12:36:00Z" w16du:dateUtc="2025-08-28T10:36:00Z">
        <w:r w:rsidR="00947BFC">
          <w:rPr>
            <w:sz w:val="24"/>
            <w:szCs w:val="24"/>
          </w:rPr>
          <w:t xml:space="preserve">daher </w:t>
        </w:r>
      </w:ins>
      <w:r>
        <w:rPr>
          <w:sz w:val="24"/>
          <w:szCs w:val="24"/>
        </w:rPr>
        <w:t>i</w:t>
      </w:r>
      <w:ins w:id="498" w:author="Lia Greiberg" w:date="2025-08-28T12:36:00Z" w16du:dateUtc="2025-08-28T10:36:00Z">
        <w:r w:rsidR="00947BFC">
          <w:rPr>
            <w:sz w:val="24"/>
            <w:szCs w:val="24"/>
          </w:rPr>
          <w:t>m</w:t>
        </w:r>
      </w:ins>
      <w:del w:id="499" w:author="Lia Greiberg" w:date="2025-08-28T12:36:00Z" w16du:dateUtc="2025-08-28T10:36:00Z">
        <w:r w:rsidDel="00947BFC">
          <w:rPr>
            <w:sz w:val="24"/>
            <w:szCs w:val="24"/>
          </w:rPr>
          <w:delText>n</w:delText>
        </w:r>
      </w:del>
      <w:r>
        <w:rPr>
          <w:sz w:val="24"/>
          <w:szCs w:val="24"/>
        </w:rPr>
        <w:t xml:space="preserve"> Rahmen dieser Arbeit nicht realisierbar. </w:t>
      </w:r>
    </w:p>
    <w:p w14:paraId="19363D45" w14:textId="25FC7E65" w:rsidR="000E1ED2" w:rsidRPr="00794C58" w:rsidRDefault="000E1ED2" w:rsidP="000E1ED2">
      <w:pPr>
        <w:pStyle w:val="StandardWeb"/>
        <w:spacing w:line="360" w:lineRule="auto"/>
        <w:ind w:firstLine="567"/>
        <w:jc w:val="both"/>
        <w:rPr>
          <w:color w:val="000000"/>
        </w:rPr>
      </w:pPr>
      <w:r>
        <w:t>Große Sprachmodelle (LLM</w:t>
      </w:r>
      <w:ins w:id="500" w:author="Lia Greiberg" w:date="2025-09-11T16:01:00Z" w16du:dateUtc="2025-09-11T14:01:00Z">
        <w:r w:rsidR="00374D67">
          <w:t>s</w:t>
        </w:r>
      </w:ins>
      <w:r>
        <w:t xml:space="preserve">) können </w:t>
      </w:r>
      <w:del w:id="501" w:author="Lia Greiberg" w:date="2025-08-28T12:36:00Z" w16du:dateUtc="2025-08-28T10:36:00Z">
        <w:r w:rsidDel="003A0FFD">
          <w:delText xml:space="preserve">schon </w:delText>
        </w:r>
      </w:del>
      <w:r>
        <w:t>viele Aufgaben</w:t>
      </w:r>
      <w:ins w:id="502" w:author="Lia Greiberg" w:date="2025-08-28T12:36:00Z" w16du:dateUtc="2025-08-28T10:36:00Z">
        <w:r w:rsidR="003A0FFD">
          <w:t xml:space="preserve"> bereits</w:t>
        </w:r>
      </w:ins>
      <w:r>
        <w:t xml:space="preserve"> gut lösen und Daten erzeugen, aber ihre Anwendung für </w:t>
      </w:r>
      <w:ins w:id="503" w:author="Lia Greiberg" w:date="2025-09-11T16:01:00Z" w16du:dateUtc="2025-09-11T14:01:00Z">
        <w:r w:rsidR="00374D67">
          <w:t xml:space="preserve">die </w:t>
        </w:r>
      </w:ins>
      <w:r>
        <w:t>NER-Datenerweiterung wurde</w:t>
      </w:r>
      <w:del w:id="504" w:author="Lia Greiberg" w:date="2025-09-11T16:02:00Z" w16du:dateUtc="2025-09-11T14:02:00Z">
        <w:r w:rsidDel="00374D67">
          <w:delText>n</w:delText>
        </w:r>
      </w:del>
      <w:r>
        <w:t xml:space="preserve"> kaum </w:t>
      </w:r>
      <w:ins w:id="505" w:author="Lia Greiberg" w:date="2025-09-11T16:01:00Z" w16du:dateUtc="2025-09-11T14:01:00Z">
        <w:r w:rsidR="00374D67">
          <w:t>g</w:t>
        </w:r>
      </w:ins>
      <w:del w:id="506" w:author="Lia Greiberg" w:date="2025-09-11T16:01:00Z" w16du:dateUtc="2025-09-11T14:01:00Z">
        <w:r w:rsidDel="00374D67">
          <w:delText>b</w:delText>
        </w:r>
      </w:del>
      <w:r>
        <w:t xml:space="preserve">enutzt (vgl. </w:t>
      </w:r>
      <w:commentRangeStart w:id="507"/>
      <w:r w:rsidRPr="002B3649">
        <w:t>Santo</w:t>
      </w:r>
      <w:ins w:id="508" w:author="Lia Greiberg" w:date="2025-09-11T16:05:00Z" w16du:dateUtc="2025-09-11T14:05:00Z">
        <w:r w:rsidR="00F269F8">
          <w:t>g</w:t>
        </w:r>
      </w:ins>
      <w:del w:id="509" w:author="Lia Greiberg" w:date="2025-09-11T16:05:00Z" w16du:dateUtc="2025-09-11T14:05:00Z">
        <w:r w:rsidRPr="002B3649" w:rsidDel="00F269F8">
          <w:delText>s</w:delText>
        </w:r>
      </w:del>
      <w:r w:rsidRPr="002B3649">
        <w:t xml:space="preserve">o </w:t>
      </w:r>
      <w:commentRangeEnd w:id="507"/>
      <w:r w:rsidR="00F269F8">
        <w:rPr>
          <w:rStyle w:val="Kommentarzeichen"/>
        </w:rPr>
        <w:commentReference w:id="507"/>
      </w:r>
      <w:r>
        <w:t>et al. 2024: 9652). Santogo (2024) nutzt LLMs zur Generierung synthetischer NER-Daten und zeigt, dass sich mit dieser Methode bereits mit wenigen annotierten Beispielen überzeugende Ergebnisse erzielen lassen. Anknüpfend an Santogos Ansatz wurde in der vorl</w:t>
      </w:r>
      <w:ins w:id="510" w:author="Lia Greiberg" w:date="2025-08-28T12:36:00Z" w16du:dateUtc="2025-08-28T10:36:00Z">
        <w:r w:rsidR="003A0FFD">
          <w:t>i</w:t>
        </w:r>
      </w:ins>
      <w:r>
        <w:t xml:space="preserve">egenden Arbeit die gleiche Idee verfolgt, allerdings mit einer abweichenden Methodik. Aus Kostengründen wurde </w:t>
      </w:r>
      <w:ins w:id="511" w:author="Lia Greiberg" w:date="2025-09-11T16:01:00Z" w16du:dateUtc="2025-09-11T14:01:00Z">
        <w:r w:rsidR="00374D67">
          <w:t xml:space="preserve">sich </w:t>
        </w:r>
      </w:ins>
      <w:r>
        <w:t>für das kostenlose</w:t>
      </w:r>
      <w:del w:id="512" w:author="Lia Greiberg" w:date="2025-09-11T16:01:00Z" w16du:dateUtc="2025-09-11T14:01:00Z">
        <w:r w:rsidDel="00374D67">
          <w:delText>,</w:delText>
        </w:r>
      </w:del>
      <w:r>
        <w:t xml:space="preserve"> Open-Source-Modell </w:t>
      </w:r>
      <w:r w:rsidRPr="00086540">
        <w:rPr>
          <w:i/>
          <w:iCs/>
        </w:rPr>
        <w:t>Llama3</w:t>
      </w:r>
      <w:r>
        <w:t xml:space="preserve"> entschieden. </w:t>
      </w:r>
      <w:r w:rsidRPr="00EF72BA">
        <w:rPr>
          <w:i/>
          <w:iCs/>
        </w:rPr>
        <w:t>Llama3</w:t>
      </w:r>
      <w:r>
        <w:t xml:space="preserve"> ist ein Modell von Meta Inc. Momentan (</w:t>
      </w:r>
      <w:ins w:id="513" w:author="Lia Greiberg" w:date="2025-09-11T16:03:00Z" w16du:dateUtc="2025-09-11T14:03:00Z">
        <w:r w:rsidR="00374D67">
          <w:t>S</w:t>
        </w:r>
      </w:ins>
      <w:del w:id="514" w:author="Lia Greiberg" w:date="2025-09-11T16:03:00Z" w16du:dateUtc="2025-09-11T14:03:00Z">
        <w:r w:rsidDel="00374D67">
          <w:delText>Zus</w:delText>
        </w:r>
      </w:del>
      <w:r>
        <w:t>tand 15.08.2025) sind die Modelle in zwei Parametergr</w:t>
      </w:r>
      <w:ins w:id="515" w:author="Lia Greiberg" w:date="2025-09-11T16:02:00Z" w16du:dateUtc="2025-09-11T14:02:00Z">
        <w:r w:rsidR="00374D67">
          <w:t>ö</w:t>
        </w:r>
      </w:ins>
      <w:del w:id="516" w:author="Lia Greiberg" w:date="2025-09-11T16:02:00Z" w16du:dateUtc="2025-09-11T14:02:00Z">
        <w:r w:rsidDel="00374D67">
          <w:delText>o</w:delText>
        </w:r>
      </w:del>
      <w:r>
        <w:t xml:space="preserve">ßen erhältlich: 8B und 70B (vgl. </w:t>
      </w:r>
      <w:hyperlink r:id="rId37" w:history="1">
        <w:r w:rsidRPr="003F7B9C">
          <w:rPr>
            <w:rStyle w:val="Hyperlink"/>
          </w:rPr>
          <w:t>Llama</w:t>
        </w:r>
      </w:hyperlink>
      <w:r>
        <w:t>). Für diese Arbeit wurde das 8B</w:t>
      </w:r>
      <w:ins w:id="517" w:author="Lia Greiberg" w:date="2025-09-11T16:04:00Z" w16du:dateUtc="2025-09-11T14:04:00Z">
        <w:r w:rsidR="00F269F8">
          <w:t>-</w:t>
        </w:r>
      </w:ins>
      <w:del w:id="518" w:author="Lia Greiberg" w:date="2025-09-11T16:04:00Z" w16du:dateUtc="2025-09-11T14:04:00Z">
        <w:r w:rsidDel="00F269F8">
          <w:delText xml:space="preserve"> </w:delText>
        </w:r>
      </w:del>
      <w:r>
        <w:t xml:space="preserve">Modell genutzt. </w:t>
      </w:r>
    </w:p>
    <w:p w14:paraId="50D94659" w14:textId="32CEFC2D" w:rsidR="000E1ED2" w:rsidRDefault="000E1ED2" w:rsidP="000E1ED2">
      <w:pPr>
        <w:shd w:val="clear" w:color="auto" w:fill="FFFFFF"/>
        <w:spacing w:before="240" w:line="360" w:lineRule="auto"/>
        <w:ind w:firstLine="567"/>
        <w:jc w:val="both"/>
        <w:rPr>
          <w:sz w:val="24"/>
          <w:szCs w:val="24"/>
        </w:rPr>
      </w:pPr>
      <w:r>
        <w:rPr>
          <w:sz w:val="24"/>
          <w:szCs w:val="24"/>
        </w:rPr>
        <w:t>Das Grundprinzip der Erstellung von synthetischen TD bestand darin</w:t>
      </w:r>
      <w:ins w:id="519" w:author="Lia Greiberg" w:date="2025-09-11T16:16:00Z" w16du:dateUtc="2025-09-11T14:16:00Z">
        <w:r w:rsidR="00264BC8">
          <w:rPr>
            <w:sz w:val="24"/>
            <w:szCs w:val="24"/>
          </w:rPr>
          <w:t>,</w:t>
        </w:r>
      </w:ins>
      <w:del w:id="520" w:author="Lia Greiberg" w:date="2025-09-11T16:16:00Z" w16du:dateUtc="2025-09-11T14:16:00Z">
        <w:r w:rsidDel="00264BC8">
          <w:rPr>
            <w:sz w:val="24"/>
            <w:szCs w:val="24"/>
          </w:rPr>
          <w:delText>:</w:delText>
        </w:r>
      </w:del>
      <w:r>
        <w:rPr>
          <w:sz w:val="24"/>
          <w:szCs w:val="24"/>
        </w:rPr>
        <w:t xml:space="preserve"> (1) Sätze aus zufällig ausgewählten Entitäten aus unterschiedlichen Listen zu generieren</w:t>
      </w:r>
      <w:ins w:id="521" w:author="Lia Greiberg" w:date="2025-09-11T16:16:00Z" w16du:dateUtc="2025-09-11T14:16:00Z">
        <w:r w:rsidR="00264BC8">
          <w:rPr>
            <w:sz w:val="24"/>
            <w:szCs w:val="24"/>
          </w:rPr>
          <w:t>,</w:t>
        </w:r>
      </w:ins>
      <w:del w:id="522" w:author="Lia Greiberg" w:date="2025-09-11T16:16:00Z" w16du:dateUtc="2025-09-11T14:16:00Z">
        <w:r w:rsidDel="00264BC8">
          <w:rPr>
            <w:sz w:val="24"/>
            <w:szCs w:val="24"/>
          </w:rPr>
          <w:delText>:</w:delText>
        </w:r>
      </w:del>
      <w:r>
        <w:rPr>
          <w:sz w:val="24"/>
          <w:szCs w:val="24"/>
        </w:rPr>
        <w:t xml:space="preserve"> (2) d</w:t>
      </w:r>
      <w:ins w:id="523" w:author="Lia Greiberg" w:date="2025-09-11T16:18:00Z" w16du:dateUtc="2025-09-11T14:18:00Z">
        <w:r w:rsidR="00264BC8">
          <w:rPr>
            <w:sz w:val="24"/>
            <w:szCs w:val="24"/>
          </w:rPr>
          <w:t xml:space="preserve">iese </w:t>
        </w:r>
      </w:ins>
      <w:del w:id="524" w:author="Lia Greiberg" w:date="2025-09-11T16:18:00Z" w16du:dateUtc="2025-09-11T14:18:00Z">
        <w:r w:rsidDel="00264BC8">
          <w:rPr>
            <w:sz w:val="24"/>
            <w:szCs w:val="24"/>
          </w:rPr>
          <w:delText xml:space="preserve">en </w:delText>
        </w:r>
      </w:del>
      <w:r>
        <w:rPr>
          <w:sz w:val="24"/>
          <w:szCs w:val="24"/>
        </w:rPr>
        <w:t>S</w:t>
      </w:r>
      <w:ins w:id="525" w:author="Lia Greiberg" w:date="2025-09-11T16:18:00Z" w16du:dateUtc="2025-09-11T14:18:00Z">
        <w:r w:rsidR="00264BC8">
          <w:rPr>
            <w:sz w:val="24"/>
            <w:szCs w:val="24"/>
          </w:rPr>
          <w:t>ä</w:t>
        </w:r>
      </w:ins>
      <w:del w:id="526" w:author="Lia Greiberg" w:date="2025-09-11T16:18:00Z" w16du:dateUtc="2025-09-11T14:18:00Z">
        <w:r w:rsidDel="00264BC8">
          <w:rPr>
            <w:sz w:val="24"/>
            <w:szCs w:val="24"/>
          </w:rPr>
          <w:delText>a</w:delText>
        </w:r>
      </w:del>
      <w:r>
        <w:rPr>
          <w:sz w:val="24"/>
          <w:szCs w:val="24"/>
        </w:rPr>
        <w:t>tz</w:t>
      </w:r>
      <w:ins w:id="527" w:author="Lia Greiberg" w:date="2025-09-11T16:18:00Z" w16du:dateUtc="2025-09-11T14:18:00Z">
        <w:r w:rsidR="00264BC8">
          <w:rPr>
            <w:sz w:val="24"/>
            <w:szCs w:val="24"/>
          </w:rPr>
          <w:t>e</w:t>
        </w:r>
      </w:ins>
      <w:r>
        <w:rPr>
          <w:sz w:val="24"/>
          <w:szCs w:val="24"/>
        </w:rPr>
        <w:t xml:space="preserve"> teilweise</w:t>
      </w:r>
      <w:ins w:id="528" w:author="Lia Greiberg" w:date="2025-09-11T16:12:00Z" w16du:dateUtc="2025-09-11T14:12:00Z">
        <w:r w:rsidR="00F269F8">
          <w:rPr>
            <w:sz w:val="24"/>
            <w:szCs w:val="24"/>
          </w:rPr>
          <w:t xml:space="preserve"> zu</w:t>
        </w:r>
      </w:ins>
      <w:r>
        <w:rPr>
          <w:sz w:val="24"/>
          <w:szCs w:val="24"/>
        </w:rPr>
        <w:t xml:space="preserve"> annotieren</w:t>
      </w:r>
      <w:ins w:id="529" w:author="Lia Greiberg" w:date="2025-09-11T16:16:00Z" w16du:dateUtc="2025-09-11T14:16:00Z">
        <w:r w:rsidR="00264BC8">
          <w:rPr>
            <w:sz w:val="24"/>
            <w:szCs w:val="24"/>
          </w:rPr>
          <w:t xml:space="preserve"> </w:t>
        </w:r>
      </w:ins>
      <w:del w:id="530" w:author="Lia Greiberg" w:date="2025-09-11T16:16:00Z" w16du:dateUtc="2025-09-11T14:16:00Z">
        <w:r w:rsidDel="00264BC8">
          <w:rPr>
            <w:sz w:val="24"/>
            <w:szCs w:val="24"/>
          </w:rPr>
          <w:delText>;</w:delText>
        </w:r>
      </w:del>
      <w:del w:id="531" w:author="Lia Greiberg" w:date="2025-09-11T16:18:00Z" w16du:dateUtc="2025-09-11T14:18:00Z">
        <w:r w:rsidDel="00264BC8">
          <w:rPr>
            <w:sz w:val="24"/>
            <w:szCs w:val="24"/>
          </w:rPr>
          <w:delText xml:space="preserve"> </w:delText>
        </w:r>
      </w:del>
      <w:ins w:id="532" w:author="Lia Greiberg" w:date="2025-09-11T16:17:00Z" w16du:dateUtc="2025-09-11T14:17:00Z">
        <w:r w:rsidR="00264BC8">
          <w:rPr>
            <w:sz w:val="24"/>
            <w:szCs w:val="24"/>
          </w:rPr>
          <w:t xml:space="preserve">und </w:t>
        </w:r>
      </w:ins>
      <w:r>
        <w:rPr>
          <w:sz w:val="24"/>
          <w:szCs w:val="24"/>
        </w:rPr>
        <w:t>(3) die annotierten Sätze zur Erweiterung de</w:t>
      </w:r>
      <w:ins w:id="533" w:author="Lia Greiberg" w:date="2025-09-11T16:12:00Z" w16du:dateUtc="2025-09-11T14:12:00Z">
        <w:r w:rsidR="00F269F8">
          <w:rPr>
            <w:sz w:val="24"/>
            <w:szCs w:val="24"/>
          </w:rPr>
          <w:t>s</w:t>
        </w:r>
      </w:ins>
      <w:del w:id="534" w:author="Lia Greiberg" w:date="2025-09-11T16:12:00Z" w16du:dateUtc="2025-09-11T14:12:00Z">
        <w:r w:rsidDel="00F269F8">
          <w:rPr>
            <w:sz w:val="24"/>
            <w:szCs w:val="24"/>
          </w:rPr>
          <w:delText>r</w:delText>
        </w:r>
      </w:del>
      <w:r>
        <w:rPr>
          <w:sz w:val="24"/>
          <w:szCs w:val="24"/>
        </w:rPr>
        <w:t xml:space="preserve"> </w:t>
      </w:r>
      <w:r w:rsidRPr="00086540">
        <w:rPr>
          <w:i/>
          <w:iCs/>
          <w:sz w:val="24"/>
          <w:szCs w:val="24"/>
        </w:rPr>
        <w:t>spaCy</w:t>
      </w:r>
      <w:ins w:id="535" w:author="Lia Greiberg" w:date="2025-09-11T16:18:00Z" w16du:dateUtc="2025-09-11T14:18:00Z">
        <w:r w:rsidR="00264BC8">
          <w:rPr>
            <w:sz w:val="24"/>
            <w:szCs w:val="24"/>
          </w:rPr>
          <w:t>-</w:t>
        </w:r>
      </w:ins>
      <w:del w:id="536" w:author="Lia Greiberg" w:date="2025-09-11T16:18:00Z" w16du:dateUtc="2025-09-11T14:18:00Z">
        <w:r w:rsidDel="00264BC8">
          <w:rPr>
            <w:sz w:val="24"/>
            <w:szCs w:val="24"/>
          </w:rPr>
          <w:delText xml:space="preserve"> </w:delText>
        </w:r>
      </w:del>
      <w:r>
        <w:rPr>
          <w:sz w:val="24"/>
          <w:szCs w:val="24"/>
        </w:rPr>
        <w:t>NER-Modell</w:t>
      </w:r>
      <w:ins w:id="537" w:author="Lia Greiberg" w:date="2025-09-11T16:12:00Z" w16du:dateUtc="2025-09-11T14:12:00Z">
        <w:r w:rsidR="00F269F8">
          <w:rPr>
            <w:sz w:val="24"/>
            <w:szCs w:val="24"/>
          </w:rPr>
          <w:t>s</w:t>
        </w:r>
      </w:ins>
      <w:r>
        <w:rPr>
          <w:sz w:val="24"/>
          <w:szCs w:val="24"/>
        </w:rPr>
        <w:t xml:space="preserve"> zu nutzen. Für jeden Entitätstyp (Personen-, Ortsnamen,</w:t>
      </w:r>
      <w:ins w:id="538" w:author="Lia Greiberg" w:date="2025-08-28T12:38:00Z" w16du:dateUtc="2025-08-28T10:38:00Z">
        <w:r w:rsidR="003A0FFD">
          <w:rPr>
            <w:sz w:val="24"/>
            <w:szCs w:val="24"/>
          </w:rPr>
          <w:t xml:space="preserve"> </w:t>
        </w:r>
      </w:ins>
      <w:del w:id="539" w:author="Lia Greiberg" w:date="2025-08-28T12:37:00Z" w16du:dateUtc="2025-08-28T10:37:00Z">
        <w:r w:rsidDel="003A0FFD">
          <w:rPr>
            <w:sz w:val="24"/>
            <w:szCs w:val="24"/>
          </w:rPr>
          <w:delText xml:space="preserve"> </w:delText>
        </w:r>
      </w:del>
      <w:r>
        <w:rPr>
          <w:sz w:val="24"/>
          <w:szCs w:val="24"/>
        </w:rPr>
        <w:t xml:space="preserve">Datum) wurde eine separate Liste erstellt. Diese Entitäten basieren auf Daten aus der von </w:t>
      </w:r>
      <w:ins w:id="540" w:author="Lia Greiberg" w:date="2025-09-11T16:13:00Z" w16du:dateUtc="2025-09-11T14:13:00Z">
        <w:r w:rsidR="00F269F8">
          <w:rPr>
            <w:sz w:val="24"/>
            <w:szCs w:val="24"/>
          </w:rPr>
          <w:t xml:space="preserve">der </w:t>
        </w:r>
      </w:ins>
      <w:r>
        <w:rPr>
          <w:sz w:val="24"/>
          <w:szCs w:val="24"/>
        </w:rPr>
        <w:t xml:space="preserve">SLUB bereitgestellten Tabelle. </w:t>
      </w:r>
      <w:r>
        <w:rPr>
          <w:color w:val="000000" w:themeColor="text1"/>
          <w:sz w:val="24"/>
          <w:szCs w:val="24"/>
        </w:rPr>
        <w:t>Diese</w:t>
      </w:r>
      <w:r w:rsidRPr="009F7A35">
        <w:rPr>
          <w:color w:val="000000" w:themeColor="text1"/>
          <w:sz w:val="24"/>
          <w:szCs w:val="24"/>
        </w:rPr>
        <w:t xml:space="preserve"> beinhaltet Information</w:t>
      </w:r>
      <w:ins w:id="541" w:author="Lia Greiberg" w:date="2025-09-11T16:15:00Z" w16du:dateUtc="2025-09-11T14:15:00Z">
        <w:r w:rsidR="00264BC8">
          <w:rPr>
            <w:color w:val="000000" w:themeColor="text1"/>
            <w:sz w:val="24"/>
            <w:szCs w:val="24"/>
          </w:rPr>
          <w:t>en</w:t>
        </w:r>
      </w:ins>
      <w:r w:rsidRPr="009F7A35">
        <w:rPr>
          <w:color w:val="000000" w:themeColor="text1"/>
          <w:sz w:val="24"/>
          <w:szCs w:val="24"/>
        </w:rPr>
        <w:t xml:space="preserve"> </w:t>
      </w:r>
      <w:r>
        <w:rPr>
          <w:color w:val="000000" w:themeColor="text1"/>
          <w:sz w:val="24"/>
          <w:szCs w:val="24"/>
        </w:rPr>
        <w:t xml:space="preserve">zu </w:t>
      </w:r>
      <w:r w:rsidRPr="009F7A35">
        <w:rPr>
          <w:color w:val="000000" w:themeColor="text1"/>
          <w:sz w:val="24"/>
          <w:szCs w:val="24"/>
        </w:rPr>
        <w:t xml:space="preserve">über 1 000 Personen. </w:t>
      </w:r>
      <w:r>
        <w:rPr>
          <w:sz w:val="24"/>
          <w:szCs w:val="24"/>
        </w:rPr>
        <w:t xml:space="preserve">Für die Ortsnamen wurden die Einträge aus den </w:t>
      </w:r>
      <w:r>
        <w:rPr>
          <w:sz w:val="24"/>
          <w:szCs w:val="24"/>
        </w:rPr>
        <w:lastRenderedPageBreak/>
        <w:t xml:space="preserve">Spalten </w:t>
      </w:r>
      <w:r w:rsidRPr="00FA1C5E">
        <w:rPr>
          <w:i/>
          <w:iCs/>
          <w:sz w:val="24"/>
          <w:szCs w:val="24"/>
        </w:rPr>
        <w:t>Geburtsort</w:t>
      </w:r>
      <w:r>
        <w:rPr>
          <w:sz w:val="24"/>
          <w:szCs w:val="24"/>
        </w:rPr>
        <w:t xml:space="preserve"> und </w:t>
      </w:r>
      <w:r w:rsidRPr="00FA1C5E">
        <w:rPr>
          <w:i/>
          <w:iCs/>
          <w:sz w:val="24"/>
          <w:szCs w:val="24"/>
        </w:rPr>
        <w:t>Sterbeort</w:t>
      </w:r>
      <w:r>
        <w:rPr>
          <w:sz w:val="24"/>
          <w:szCs w:val="24"/>
        </w:rPr>
        <w:t xml:space="preserve"> verwendet. Zusätzlich wurde eine Liste </w:t>
      </w:r>
      <w:del w:id="542" w:author="Lia Greiberg" w:date="2025-09-11T16:22:00Z" w16du:dateUtc="2025-09-11T14:22:00Z">
        <w:r w:rsidDel="00264BC8">
          <w:rPr>
            <w:sz w:val="24"/>
            <w:szCs w:val="24"/>
          </w:rPr>
          <w:delText xml:space="preserve">für </w:delText>
        </w:r>
      </w:del>
      <w:ins w:id="543" w:author="Lia Greiberg" w:date="2025-09-11T16:22:00Z" w16du:dateUtc="2025-09-11T14:22:00Z">
        <w:r w:rsidR="00264BC8">
          <w:rPr>
            <w:sz w:val="24"/>
            <w:szCs w:val="24"/>
          </w:rPr>
          <w:t xml:space="preserve">mit </w:t>
        </w:r>
      </w:ins>
      <w:r>
        <w:rPr>
          <w:sz w:val="24"/>
          <w:szCs w:val="24"/>
        </w:rPr>
        <w:t xml:space="preserve">Verben erstellt, die typisch für eine Lebensbeschreibung sind. Da </w:t>
      </w:r>
      <w:ins w:id="544" w:author="Lia Greiberg" w:date="2025-09-11T16:23:00Z" w16du:dateUtc="2025-09-11T14:23:00Z">
        <w:r w:rsidR="00264BC8">
          <w:rPr>
            <w:sz w:val="24"/>
            <w:szCs w:val="24"/>
          </w:rPr>
          <w:t xml:space="preserve">die </w:t>
        </w:r>
      </w:ins>
      <w:r>
        <w:rPr>
          <w:sz w:val="24"/>
          <w:szCs w:val="24"/>
        </w:rPr>
        <w:t xml:space="preserve">Lebensbeschreibungen </w:t>
      </w:r>
      <w:del w:id="545" w:author="Lia Greiberg" w:date="2025-09-11T16:23:00Z" w16du:dateUtc="2025-09-11T14:23:00Z">
        <w:r w:rsidDel="00264BC8">
          <w:rPr>
            <w:sz w:val="24"/>
            <w:szCs w:val="24"/>
          </w:rPr>
          <w:delText xml:space="preserve">eines </w:delText>
        </w:r>
      </w:del>
      <w:ins w:id="546" w:author="Lia Greiberg" w:date="2025-09-11T16:23:00Z" w16du:dateUtc="2025-09-11T14:23:00Z">
        <w:r w:rsidR="00264BC8">
          <w:rPr>
            <w:sz w:val="24"/>
            <w:szCs w:val="24"/>
          </w:rPr>
          <w:t xml:space="preserve">der </w:t>
        </w:r>
      </w:ins>
      <w:r>
        <w:rPr>
          <w:sz w:val="24"/>
          <w:szCs w:val="24"/>
        </w:rPr>
        <w:t>Mitglied</w:t>
      </w:r>
      <w:ins w:id="547" w:author="Lia Greiberg" w:date="2025-09-11T16:23:00Z" w16du:dateUtc="2025-09-11T14:23:00Z">
        <w:r w:rsidR="00264BC8">
          <w:rPr>
            <w:sz w:val="24"/>
            <w:szCs w:val="24"/>
          </w:rPr>
          <w:t>er</w:t>
        </w:r>
      </w:ins>
      <w:del w:id="548" w:author="Lia Greiberg" w:date="2025-09-11T16:23:00Z" w16du:dateUtc="2025-09-11T14:23:00Z">
        <w:r w:rsidDel="00264BC8">
          <w:rPr>
            <w:sz w:val="24"/>
            <w:szCs w:val="24"/>
          </w:rPr>
          <w:delText>s</w:delText>
        </w:r>
      </w:del>
      <w:r>
        <w:rPr>
          <w:sz w:val="24"/>
          <w:szCs w:val="24"/>
        </w:rPr>
        <w:t xml:space="preserve"> der Brüdergemeine typischerweise entweder </w:t>
      </w:r>
      <w:del w:id="549" w:author="Lia Greiberg" w:date="2025-08-28T12:39:00Z" w16du:dateUtc="2025-08-28T10:39:00Z">
        <w:r w:rsidDel="003A0FFD">
          <w:rPr>
            <w:sz w:val="24"/>
            <w:szCs w:val="24"/>
          </w:rPr>
          <w:delText xml:space="preserve">von </w:delText>
        </w:r>
      </w:del>
      <w:ins w:id="550" w:author="Lia Greiberg" w:date="2025-08-28T12:39:00Z" w16du:dateUtc="2025-08-28T10:39:00Z">
        <w:r w:rsidR="003A0FFD">
          <w:rPr>
            <w:sz w:val="24"/>
            <w:szCs w:val="24"/>
          </w:rPr>
          <w:t xml:space="preserve">in der </w:t>
        </w:r>
      </w:ins>
      <w:r>
        <w:rPr>
          <w:sz w:val="24"/>
          <w:szCs w:val="24"/>
        </w:rPr>
        <w:t>Ich- oder Er-/Sie-Perspektive verfasst wurde</w:t>
      </w:r>
      <w:ins w:id="551" w:author="Lia Greiberg" w:date="2025-08-28T12:39:00Z" w16du:dateUtc="2025-08-28T10:39:00Z">
        <w:r w:rsidR="003A0FFD">
          <w:rPr>
            <w:sz w:val="24"/>
            <w:szCs w:val="24"/>
          </w:rPr>
          <w:t>n</w:t>
        </w:r>
      </w:ins>
      <w:r>
        <w:rPr>
          <w:sz w:val="24"/>
          <w:szCs w:val="24"/>
        </w:rPr>
        <w:t xml:space="preserve"> (</w:t>
      </w:r>
      <w:r w:rsidRPr="008E6909">
        <w:rPr>
          <w:sz w:val="24"/>
          <w:szCs w:val="24"/>
          <w:highlight w:val="cyan"/>
        </w:rPr>
        <w:t>vgl. Roth 2020: 185–186</w:t>
      </w:r>
      <w:r>
        <w:rPr>
          <w:sz w:val="24"/>
          <w:szCs w:val="24"/>
        </w:rPr>
        <w:t>), wurden aus diesem Grund zwei Prompt</w:t>
      </w:r>
      <w:ins w:id="552" w:author="Lia Greiberg" w:date="2025-08-28T12:39:00Z" w16du:dateUtc="2025-08-28T10:39:00Z">
        <w:r w:rsidR="003A0FFD">
          <w:rPr>
            <w:sz w:val="24"/>
            <w:szCs w:val="24"/>
          </w:rPr>
          <w:t>s</w:t>
        </w:r>
      </w:ins>
      <w:r>
        <w:rPr>
          <w:sz w:val="24"/>
          <w:szCs w:val="24"/>
        </w:rPr>
        <w:t xml:space="preserve"> erstellt: </w:t>
      </w:r>
    </w:p>
    <w:p w14:paraId="3A6CACB5" w14:textId="755358F3" w:rsidR="000E1ED2" w:rsidRPr="008E6909" w:rsidRDefault="00264BC8" w:rsidP="000E1ED2">
      <w:pPr>
        <w:pStyle w:val="Listenabsatz"/>
        <w:numPr>
          <w:ilvl w:val="0"/>
          <w:numId w:val="27"/>
        </w:numPr>
        <w:shd w:val="clear" w:color="auto" w:fill="FFFFFF"/>
        <w:spacing w:line="270" w:lineRule="atLeast"/>
        <w:ind w:left="851" w:right="567" w:hanging="284"/>
        <w:jc w:val="both"/>
        <w:rPr>
          <w:color w:val="000000" w:themeColor="text1"/>
        </w:rPr>
      </w:pPr>
      <w:ins w:id="553" w:author="Lia Greiberg" w:date="2025-09-11T16:24:00Z" w16du:dateUtc="2025-09-11T14:24:00Z">
        <w:r>
          <w:rPr>
            <w:color w:val="000000" w:themeColor="text1"/>
          </w:rPr>
          <w:t xml:space="preserve"> </w:t>
        </w:r>
      </w:ins>
      <w:r w:rsidR="000E1ED2" w:rsidRPr="008E6909">
        <w:rPr>
          <w:color w:val="000000" w:themeColor="text1"/>
        </w:rPr>
        <w:t>Erstelle einen deutschen Satz über die Person</w:t>
      </w:r>
      <w:ins w:id="554" w:author="Lia Greiberg" w:date="2025-09-11T16:24:00Z" w16du:dateUtc="2025-09-11T14:24:00Z">
        <w:r w:rsidR="003E4F0A">
          <w:rPr>
            <w:color w:val="000000" w:themeColor="text1"/>
          </w:rPr>
          <w:t>,</w:t>
        </w:r>
      </w:ins>
      <w:r w:rsidR="000E1ED2" w:rsidRPr="008E6909">
        <w:rPr>
          <w:color w:val="000000" w:themeColor="text1"/>
        </w:rPr>
        <w:t xml:space="preserve"> die sich in </w:t>
      </w:r>
      <w:r w:rsidR="000E1ED2">
        <w:rPr>
          <w:color w:val="000000" w:themeColor="text1"/>
        </w:rPr>
        <w:t>[</w:t>
      </w:r>
      <w:r w:rsidR="000E1ED2" w:rsidRPr="003D7192">
        <w:rPr>
          <w:i/>
          <w:iCs/>
          <w:color w:val="000000" w:themeColor="text1"/>
        </w:rPr>
        <w:t>Ort</w:t>
      </w:r>
      <w:r w:rsidR="000E1ED2" w:rsidRPr="00FB3C5C">
        <w:rPr>
          <w:color w:val="000000" w:themeColor="text1"/>
        </w:rPr>
        <w:t>]</w:t>
      </w:r>
      <w:r w:rsidR="000E1ED2" w:rsidRPr="008E6909">
        <w:rPr>
          <w:color w:val="000000" w:themeColor="text1"/>
        </w:rPr>
        <w:t xml:space="preserve"> aufhält oder dort etwas tut. Verwende exakt diesen </w:t>
      </w:r>
      <w:r w:rsidR="000E1ED2">
        <w:rPr>
          <w:color w:val="000000" w:themeColor="text1"/>
        </w:rPr>
        <w:t>[</w:t>
      </w:r>
      <w:r w:rsidR="000E1ED2" w:rsidRPr="008E6909">
        <w:rPr>
          <w:i/>
          <w:iCs/>
          <w:color w:val="000000" w:themeColor="text1"/>
        </w:rPr>
        <w:t>Name</w:t>
      </w:r>
      <w:ins w:id="555" w:author="Lia Greiberg" w:date="2025-08-28T12:40:00Z" w16du:dateUtc="2025-08-28T10:40:00Z">
        <w:r w:rsidR="003A0FFD">
          <w:rPr>
            <w:i/>
            <w:iCs/>
            <w:color w:val="000000" w:themeColor="text1"/>
          </w:rPr>
          <w:t>n</w:t>
        </w:r>
      </w:ins>
      <w:r w:rsidR="000E1ED2">
        <w:rPr>
          <w:color w:val="000000" w:themeColor="text1"/>
        </w:rPr>
        <w:t>]</w:t>
      </w:r>
      <w:r w:rsidR="000E1ED2" w:rsidRPr="008E6909">
        <w:rPr>
          <w:color w:val="000000" w:themeColor="text1"/>
        </w:rPr>
        <w:t xml:space="preserve"> und exakt diesen </w:t>
      </w:r>
      <w:r w:rsidR="000E1ED2">
        <w:rPr>
          <w:color w:val="000000" w:themeColor="text1"/>
        </w:rPr>
        <w:t>[</w:t>
      </w:r>
      <w:r w:rsidR="000E1ED2" w:rsidRPr="008E6909">
        <w:rPr>
          <w:i/>
          <w:iCs/>
          <w:color w:val="000000" w:themeColor="text1"/>
        </w:rPr>
        <w:t>Ort</w:t>
      </w:r>
      <w:r w:rsidR="000E1ED2">
        <w:rPr>
          <w:color w:val="000000" w:themeColor="text1"/>
        </w:rPr>
        <w:t>]</w:t>
      </w:r>
      <w:r w:rsidR="000E1ED2" w:rsidRPr="008E6909">
        <w:rPr>
          <w:color w:val="000000" w:themeColor="text1"/>
        </w:rPr>
        <w:t xml:space="preserve">. Nutze genau eines der folgenden </w:t>
      </w:r>
      <w:r w:rsidR="000E1ED2">
        <w:rPr>
          <w:color w:val="000000" w:themeColor="text1"/>
        </w:rPr>
        <w:t>[</w:t>
      </w:r>
      <w:r w:rsidR="000E1ED2" w:rsidRPr="008E6909">
        <w:rPr>
          <w:i/>
          <w:iCs/>
          <w:color w:val="000000" w:themeColor="text1"/>
        </w:rPr>
        <w:t>Verben</w:t>
      </w:r>
      <w:r w:rsidR="000E1ED2">
        <w:rPr>
          <w:color w:val="000000" w:themeColor="text1"/>
        </w:rPr>
        <w:t>]</w:t>
      </w:r>
      <w:r w:rsidR="000E1ED2" w:rsidRPr="008E6909">
        <w:rPr>
          <w:color w:val="000000" w:themeColor="text1"/>
        </w:rPr>
        <w:t xml:space="preserve">. Der Satz muss das </w:t>
      </w:r>
      <w:r w:rsidR="000E1ED2">
        <w:rPr>
          <w:color w:val="000000" w:themeColor="text1"/>
        </w:rPr>
        <w:t>[</w:t>
      </w:r>
      <w:r w:rsidR="000E1ED2" w:rsidRPr="008E6909">
        <w:rPr>
          <w:i/>
          <w:iCs/>
          <w:color w:val="000000" w:themeColor="text1"/>
        </w:rPr>
        <w:t>Datum</w:t>
      </w:r>
      <w:r w:rsidR="000E1ED2">
        <w:rPr>
          <w:color w:val="000000" w:themeColor="text1"/>
        </w:rPr>
        <w:t>]</w:t>
      </w:r>
      <w:r w:rsidR="000E1ED2" w:rsidRPr="008E6909">
        <w:rPr>
          <w:color w:val="000000" w:themeColor="text1"/>
        </w:rPr>
        <w:t xml:space="preserve"> enthalten, allerdings nicht am Satzanfang </w:t>
      </w:r>
      <w:r w:rsidR="000E1ED2">
        <w:rPr>
          <w:color w:val="000000" w:themeColor="text1"/>
        </w:rPr>
        <w:t>–</w:t>
      </w:r>
      <w:r w:rsidR="000E1ED2" w:rsidRPr="008E6909">
        <w:rPr>
          <w:color w:val="000000" w:themeColor="text1"/>
        </w:rPr>
        <w:t xml:space="preserve"> es soll möglichst in der Satzmitte oder am Ende erscheinen. Gib ausschließlich den vollständigen Satz aus – keine Erklärungen, Kommentare oder Einleitungen.</w:t>
      </w:r>
    </w:p>
    <w:p w14:paraId="762A7690" w14:textId="77777777" w:rsidR="000E1ED2" w:rsidRPr="008E6909" w:rsidRDefault="000E1ED2" w:rsidP="000E1ED2">
      <w:pPr>
        <w:shd w:val="clear" w:color="auto" w:fill="FFFFFF"/>
        <w:spacing w:line="270" w:lineRule="atLeast"/>
        <w:ind w:left="851" w:right="567" w:hanging="284"/>
        <w:jc w:val="both"/>
        <w:rPr>
          <w:color w:val="000000" w:themeColor="text1"/>
        </w:rPr>
      </w:pPr>
    </w:p>
    <w:p w14:paraId="56137835" w14:textId="3AAD681D" w:rsidR="000E1ED2" w:rsidRPr="008E6909" w:rsidRDefault="000E1ED2" w:rsidP="000E1ED2">
      <w:pPr>
        <w:pStyle w:val="Listenabsatz"/>
        <w:numPr>
          <w:ilvl w:val="0"/>
          <w:numId w:val="27"/>
        </w:numPr>
        <w:shd w:val="clear" w:color="auto" w:fill="FFFFFF"/>
        <w:spacing w:line="270" w:lineRule="atLeast"/>
        <w:ind w:left="851" w:right="567" w:hanging="284"/>
        <w:jc w:val="both"/>
        <w:rPr>
          <w:color w:val="000000" w:themeColor="text1"/>
        </w:rPr>
      </w:pPr>
      <w:r w:rsidRPr="008E6909">
        <w:rPr>
          <w:color w:val="000000" w:themeColor="text1"/>
        </w:rPr>
        <w:t xml:space="preserve">Schreibe einen deutschen Satz aus der Ich-Perspektive. In diesem Satz beschreibe ich, wie ich zusammen mit </w:t>
      </w:r>
      <w:r>
        <w:rPr>
          <w:color w:val="000000" w:themeColor="text1"/>
        </w:rPr>
        <w:t>[</w:t>
      </w:r>
      <w:r w:rsidRPr="008E6909">
        <w:rPr>
          <w:i/>
          <w:iCs/>
          <w:color w:val="000000" w:themeColor="text1"/>
        </w:rPr>
        <w:t>Namen</w:t>
      </w:r>
      <w:r>
        <w:rPr>
          <w:color w:val="000000" w:themeColor="text1"/>
        </w:rPr>
        <w:t>]</w:t>
      </w:r>
      <w:r w:rsidRPr="008E6909">
        <w:rPr>
          <w:color w:val="000000" w:themeColor="text1"/>
        </w:rPr>
        <w:t xml:space="preserve"> etwas </w:t>
      </w:r>
      <w:r w:rsidRPr="003E4F0A">
        <w:rPr>
          <w:color w:val="000000" w:themeColor="text1"/>
        </w:rPr>
        <w:t>i</w:t>
      </w:r>
      <w:ins w:id="556" w:author="Lia Greiberg" w:date="2025-09-11T16:26:00Z" w16du:dateUtc="2025-09-11T14:26:00Z">
        <w:r w:rsidR="003E4F0A">
          <w:rPr>
            <w:color w:val="000000" w:themeColor="text1"/>
          </w:rPr>
          <w:t>m</w:t>
        </w:r>
      </w:ins>
      <w:del w:id="557" w:author="Lia Greiberg" w:date="2025-09-11T16:26:00Z" w16du:dateUtc="2025-09-11T14:26:00Z">
        <w:r w:rsidRPr="003E4F0A" w:rsidDel="003E4F0A">
          <w:rPr>
            <w:color w:val="000000" w:themeColor="text1"/>
          </w:rPr>
          <w:delText>n</w:delText>
        </w:r>
      </w:del>
      <w:r w:rsidRPr="008E6909">
        <w:rPr>
          <w:color w:val="000000" w:themeColor="text1"/>
        </w:rPr>
        <w:t xml:space="preserve"> </w:t>
      </w:r>
      <w:r>
        <w:rPr>
          <w:color w:val="000000" w:themeColor="text1"/>
        </w:rPr>
        <w:t>[</w:t>
      </w:r>
      <w:r w:rsidRPr="008E6909">
        <w:rPr>
          <w:i/>
          <w:iCs/>
          <w:color w:val="000000" w:themeColor="text1"/>
        </w:rPr>
        <w:t>Ort</w:t>
      </w:r>
      <w:r w:rsidRPr="00FB3C5C">
        <w:rPr>
          <w:color w:val="000000" w:themeColor="text1"/>
        </w:rPr>
        <w:t>]</w:t>
      </w:r>
      <w:r w:rsidRPr="008E6909">
        <w:rPr>
          <w:color w:val="000000" w:themeColor="text1"/>
        </w:rPr>
        <w:t xml:space="preserve"> tue. Der zeitliche Kontext liegt zwischen 1819 und 1894. Verwende exakt diesen </w:t>
      </w:r>
      <w:r>
        <w:rPr>
          <w:color w:val="000000" w:themeColor="text1"/>
        </w:rPr>
        <w:t>[</w:t>
      </w:r>
      <w:r w:rsidRPr="008E6909">
        <w:rPr>
          <w:i/>
          <w:iCs/>
          <w:color w:val="000000" w:themeColor="text1"/>
        </w:rPr>
        <w:t>Name</w:t>
      </w:r>
      <w:ins w:id="558" w:author="Lia Greiberg" w:date="2025-08-28T12:42:00Z" w16du:dateUtc="2025-08-28T10:42:00Z">
        <w:r w:rsidR="003A0FFD">
          <w:rPr>
            <w:i/>
            <w:iCs/>
            <w:color w:val="000000" w:themeColor="text1"/>
          </w:rPr>
          <w:t>n</w:t>
        </w:r>
      </w:ins>
      <w:r w:rsidRPr="00FB3C5C">
        <w:rPr>
          <w:color w:val="000000" w:themeColor="text1"/>
        </w:rPr>
        <w:t>]</w:t>
      </w:r>
      <w:r w:rsidRPr="008E6909">
        <w:rPr>
          <w:color w:val="000000" w:themeColor="text1"/>
        </w:rPr>
        <w:t xml:space="preserve"> und exakt diesen </w:t>
      </w:r>
      <w:r>
        <w:rPr>
          <w:color w:val="000000" w:themeColor="text1"/>
        </w:rPr>
        <w:t>[</w:t>
      </w:r>
      <w:r w:rsidRPr="008E6909">
        <w:rPr>
          <w:i/>
          <w:iCs/>
          <w:color w:val="000000" w:themeColor="text1"/>
        </w:rPr>
        <w:t>Ort</w:t>
      </w:r>
      <w:r>
        <w:rPr>
          <w:color w:val="000000" w:themeColor="text1"/>
        </w:rPr>
        <w:t>]</w:t>
      </w:r>
      <w:r w:rsidRPr="008E6909">
        <w:rPr>
          <w:color w:val="000000" w:themeColor="text1"/>
        </w:rPr>
        <w:t>. Gib ausschließlich den vollständigen Satz aus – keine Erklärungen, Kommentare oder Einleitungen.</w:t>
      </w:r>
    </w:p>
    <w:p w14:paraId="43F779DF" w14:textId="77777777" w:rsidR="000E1ED2" w:rsidRDefault="000E1ED2" w:rsidP="000E1ED2">
      <w:pPr>
        <w:shd w:val="clear" w:color="auto" w:fill="FFFFFF"/>
        <w:spacing w:before="240" w:line="360" w:lineRule="auto"/>
        <w:ind w:firstLine="567"/>
        <w:jc w:val="both"/>
        <w:rPr>
          <w:sz w:val="24"/>
          <w:szCs w:val="24"/>
        </w:rPr>
      </w:pPr>
      <w:r>
        <w:rPr>
          <w:sz w:val="24"/>
          <w:szCs w:val="24"/>
        </w:rPr>
        <w:t>Insgesamt wurden 1 977 Sätze</w:t>
      </w:r>
      <w:del w:id="559" w:author="Lia Greiberg" w:date="2025-08-28T12:42:00Z" w16du:dateUtc="2025-08-28T10:42:00Z">
        <w:r w:rsidDel="00A27DCA">
          <w:rPr>
            <w:sz w:val="24"/>
            <w:szCs w:val="24"/>
          </w:rPr>
          <w:delText>n</w:delText>
        </w:r>
      </w:del>
      <w:r>
        <w:rPr>
          <w:sz w:val="24"/>
          <w:szCs w:val="24"/>
        </w:rPr>
        <w:t xml:space="preserve"> generiert, die d</w:t>
      </w:r>
      <w:del w:id="560" w:author="Lia Greiberg" w:date="2025-09-11T16:27:00Z" w16du:dateUtc="2025-09-11T14:27:00Z">
        <w:r w:rsidDel="003E4F0A">
          <w:rPr>
            <w:sz w:val="24"/>
            <w:szCs w:val="24"/>
          </w:rPr>
          <w:delText>ies</w:delText>
        </w:r>
      </w:del>
      <w:r>
        <w:rPr>
          <w:sz w:val="24"/>
          <w:szCs w:val="24"/>
        </w:rPr>
        <w:t>em folgenden Format entsprechen: [„Satz“, [Startindex einer Entität, Endindex einer Entität, „Entitätstyp“]]</w:t>
      </w:r>
    </w:p>
    <w:p w14:paraId="080B3A14"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commentRangeStart w:id="561"/>
      <w:r w:rsidRPr="00A261AA">
        <w:rPr>
          <w:color w:val="000000" w:themeColor="text1"/>
        </w:rPr>
        <w:t>["Am 27. August 1874 übernachten Johannes Chriſtian Adam in Richter.", [[31, 54, "PER"], [58, 65, "LOC"], [3, 18, "DATE"]]]</w:t>
      </w:r>
    </w:p>
    <w:p w14:paraId="31BFD17B"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["Carl Friedr. Genge wird von seinem Aufenthalt in Herrnhut stark geprägt und hat bis zum 20 August 1860 die Gelegenheit, sich ein umfassendes Bild vom Stadtgeschehen zu erfahren.", [[0, 18, "PER"], [49, 57, "LOC"], [88, 102, "DATE"]]]</w:t>
      </w:r>
    </w:p>
    <w:p w14:paraId="26D428B6"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["Johann Gottfried Ferdinand Groſſe vernehmen am 16 August 1850 in Berthelsdorf die Erinnerung an seine letzten Reiseerlebnisse, als er auf und ab ging zwischen den Dorfstraßen.", [[0, 33, "PER"], [65, 77, "LOC"], [47, 61, "DATE"]]]</w:t>
      </w:r>
    </w:p>
    <w:p w14:paraId="342A9D78"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["Ich verbringe gemeinsam mit dem Wunderling in Nigel einen unvergesslichen Nachmittag bei der Entdeckung alter Schätze in einem überirdischen Arkonarium.", [[32, 42, "PER"], [46, 51, "LOC"]]]</w:t>
      </w:r>
    </w:p>
    <w:p w14:paraId="61E7C5C8"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["Ich gehe mit Dober gemeinsam durch die Straßen von Uitenhage, um die neuesten Nachrichten über die Missionsstation zu besprechen.", [[13, 18, "PER"], [51, 60, "LOC"]]]</w:t>
      </w:r>
    </w:p>
    <w:p w14:paraId="139B648C"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["Ich unternehme gemeinsam mit Seifert eine Wanderung durch die sandigen Dünen von Calvinia, um an der Sonne warmen Nachmittags die Auswirkungen des Orkans auf die Landschaft zu studieren.", [[29, 36, "PER"], [81, 89, "LOC"]]]</w:t>
      </w:r>
      <w:commentRangeEnd w:id="561"/>
      <w:r w:rsidR="00DB31F7">
        <w:rPr>
          <w:rStyle w:val="Kommentarzeichen"/>
        </w:rPr>
        <w:commentReference w:id="561"/>
      </w:r>
    </w:p>
    <w:p w14:paraId="4B6D0EFF" w14:textId="22552A2B" w:rsidR="000E1ED2" w:rsidRDefault="000E1ED2" w:rsidP="000E1ED2">
      <w:pPr>
        <w:shd w:val="clear" w:color="auto" w:fill="FFFFFF"/>
        <w:spacing w:before="240" w:line="360" w:lineRule="auto"/>
        <w:ind w:firstLine="567"/>
        <w:jc w:val="both"/>
        <w:rPr>
          <w:sz w:val="24"/>
          <w:szCs w:val="24"/>
        </w:rPr>
      </w:pPr>
      <w:r>
        <w:rPr>
          <w:sz w:val="24"/>
          <w:szCs w:val="24"/>
        </w:rPr>
        <w:t xml:space="preserve">Auf Grundlage dieser Sätze wurde das NER-Modell trainiert (Abbildung 5.5). Die Kernkomponenten von </w:t>
      </w:r>
      <w:r w:rsidRPr="00A6003D">
        <w:rPr>
          <w:i/>
          <w:iCs/>
          <w:sz w:val="24"/>
          <w:szCs w:val="24"/>
        </w:rPr>
        <w:t>spaCy</w:t>
      </w:r>
      <w:r>
        <w:rPr>
          <w:sz w:val="24"/>
          <w:szCs w:val="24"/>
        </w:rPr>
        <w:t xml:space="preserve"> arbeite</w:t>
      </w:r>
      <w:ins w:id="562" w:author="Lia Greiberg" w:date="2025-08-29T00:10:00Z" w16du:dateUtc="2025-08-28T22:10:00Z">
        <w:r w:rsidR="00DB31F7">
          <w:rPr>
            <w:sz w:val="24"/>
            <w:szCs w:val="24"/>
          </w:rPr>
          <w:t>n</w:t>
        </w:r>
      </w:ins>
      <w:del w:id="563" w:author="Lia Greiberg" w:date="2025-08-29T00:10:00Z" w16du:dateUtc="2025-08-28T22:10:00Z">
        <w:r w:rsidDel="00DB31F7">
          <w:rPr>
            <w:sz w:val="24"/>
            <w:szCs w:val="24"/>
          </w:rPr>
          <w:delText>t</w:delText>
        </w:r>
      </w:del>
      <w:r>
        <w:rPr>
          <w:sz w:val="24"/>
          <w:szCs w:val="24"/>
        </w:rPr>
        <w:t xml:space="preserve"> </w:t>
      </w:r>
      <w:commentRangeStart w:id="564"/>
      <w:ins w:id="565" w:author="Lia Greiberg" w:date="2025-08-29T00:10:00Z" w16du:dateUtc="2025-08-28T22:10:00Z">
        <w:r w:rsidR="00DB31F7">
          <w:rPr>
            <w:sz w:val="24"/>
            <w:szCs w:val="24"/>
          </w:rPr>
          <w:t xml:space="preserve">mit </w:t>
        </w:r>
      </w:ins>
      <w:commentRangeEnd w:id="564"/>
      <w:ins w:id="566" w:author="Lia Greiberg" w:date="2025-08-29T00:11:00Z" w16du:dateUtc="2025-08-28T22:11:00Z">
        <w:r w:rsidR="00DB31F7">
          <w:rPr>
            <w:rStyle w:val="Kommentarzeichen"/>
          </w:rPr>
          <w:commentReference w:id="564"/>
        </w:r>
      </w:ins>
      <w:del w:id="567" w:author="Lia Greiberg" w:date="2025-08-29T00:10:00Z" w16du:dateUtc="2025-08-28T22:10:00Z">
        <w:r w:rsidDel="00DB31F7">
          <w:rPr>
            <w:sz w:val="24"/>
            <w:szCs w:val="24"/>
          </w:rPr>
          <w:delText xml:space="preserve">auf Grundlage </w:delText>
        </w:r>
      </w:del>
      <w:r>
        <w:rPr>
          <w:sz w:val="24"/>
          <w:szCs w:val="24"/>
        </w:rPr>
        <w:t>statistische</w:t>
      </w:r>
      <w:ins w:id="568" w:author="Lia Greiberg" w:date="2025-08-29T00:10:00Z" w16du:dateUtc="2025-08-28T22:10:00Z">
        <w:r w:rsidR="00DB31F7">
          <w:rPr>
            <w:sz w:val="24"/>
            <w:szCs w:val="24"/>
          </w:rPr>
          <w:t>n</w:t>
        </w:r>
      </w:ins>
      <w:del w:id="569" w:author="Lia Greiberg" w:date="2025-08-29T00:10:00Z" w16du:dateUtc="2025-08-28T22:10:00Z">
        <w:r w:rsidDel="00DB31F7">
          <w:rPr>
            <w:sz w:val="24"/>
            <w:szCs w:val="24"/>
          </w:rPr>
          <w:delText>r</w:delText>
        </w:r>
      </w:del>
      <w:r>
        <w:rPr>
          <w:sz w:val="24"/>
          <w:szCs w:val="24"/>
        </w:rPr>
        <w:t xml:space="preserve"> Modelle</w:t>
      </w:r>
      <w:ins w:id="570" w:author="Lia Greiberg" w:date="2025-08-29T00:10:00Z" w16du:dateUtc="2025-08-28T22:10:00Z">
        <w:r w:rsidR="00DB31F7">
          <w:rPr>
            <w:sz w:val="24"/>
            <w:szCs w:val="24"/>
          </w:rPr>
          <w:t>n</w:t>
        </w:r>
      </w:ins>
      <w:r>
        <w:rPr>
          <w:sz w:val="24"/>
          <w:szCs w:val="24"/>
        </w:rPr>
        <w:t xml:space="preserve">. </w:t>
      </w:r>
      <w:commentRangeStart w:id="571"/>
      <w:ins w:id="572" w:author="Lia Greiberg" w:date="2025-08-29T00:12:00Z" w16du:dateUtc="2025-08-28T22:12:00Z">
        <w:r w:rsidR="00DB31F7">
          <w:rPr>
            <w:sz w:val="24"/>
            <w:szCs w:val="24"/>
          </w:rPr>
          <w:t>Das bedeutet,</w:t>
        </w:r>
      </w:ins>
      <w:commentRangeEnd w:id="571"/>
      <w:ins w:id="573" w:author="Lia Greiberg" w:date="2025-08-29T00:13:00Z" w16du:dateUtc="2025-08-28T22:13:00Z">
        <w:r w:rsidR="00DB31F7">
          <w:rPr>
            <w:rStyle w:val="Kommentarzeichen"/>
          </w:rPr>
          <w:commentReference w:id="571"/>
        </w:r>
      </w:ins>
      <w:del w:id="574" w:author="Lia Greiberg" w:date="2025-08-29T00:11:00Z" w16du:dateUtc="2025-08-28T22:11:00Z">
        <w:r w:rsidDel="00DB31F7">
          <w:rPr>
            <w:sz w:val="24"/>
            <w:szCs w:val="24"/>
          </w:rPr>
          <w:delText>D.h.,</w:delText>
        </w:r>
      </w:del>
      <w:r>
        <w:rPr>
          <w:sz w:val="24"/>
          <w:szCs w:val="24"/>
        </w:rPr>
        <w:t xml:space="preserve"> dass jede Entscheidung des Modells eine Vorhersage ist, die auf den aktuellen Gewicht</w:t>
      </w:r>
      <w:ins w:id="575" w:author="Lia Greiberg" w:date="2025-09-11T16:48:00Z" w16du:dateUtc="2025-09-11T14:48:00Z">
        <w:r w:rsidR="00FA5D12">
          <w:rPr>
            <w:sz w:val="24"/>
            <w:szCs w:val="24"/>
          </w:rPr>
          <w:t>s</w:t>
        </w:r>
      </w:ins>
      <w:r>
        <w:rPr>
          <w:sz w:val="24"/>
          <w:szCs w:val="24"/>
        </w:rPr>
        <w:t>werten des Modells basiert. Diese Gewichte werden aus den Trainingsbeispielen geschätzt. Das Training selbst erfolgt iterativ. Die Vorhersagen des Modells werden mit den Referenz-Label</w:t>
      </w:r>
      <w:ins w:id="576" w:author="Lia Greiberg" w:date="2025-08-29T00:14:00Z" w16du:dateUtc="2025-08-28T22:14:00Z">
        <w:r w:rsidR="00DB31F7">
          <w:rPr>
            <w:sz w:val="24"/>
            <w:szCs w:val="24"/>
          </w:rPr>
          <w:t>s</w:t>
        </w:r>
      </w:ins>
      <w:r>
        <w:rPr>
          <w:sz w:val="24"/>
          <w:szCs w:val="24"/>
        </w:rPr>
        <w:t xml:space="preserve"> verglichen</w:t>
      </w:r>
      <w:ins w:id="577" w:author="Lia Greiberg" w:date="2025-08-29T00:15:00Z" w16du:dateUtc="2025-08-28T22:15:00Z">
        <w:r w:rsidR="00DB31F7">
          <w:rPr>
            <w:sz w:val="24"/>
            <w:szCs w:val="24"/>
          </w:rPr>
          <w:t xml:space="preserve">, wodurch </w:t>
        </w:r>
      </w:ins>
      <w:del w:id="578" w:author="Lia Greiberg" w:date="2025-08-29T00:15:00Z" w16du:dateUtc="2025-08-28T22:15:00Z">
        <w:r w:rsidDel="00DB31F7">
          <w:rPr>
            <w:sz w:val="24"/>
            <w:szCs w:val="24"/>
          </w:rPr>
          <w:delText xml:space="preserve"> und </w:delText>
        </w:r>
        <w:r w:rsidDel="00DB31F7">
          <w:rPr>
            <w:sz w:val="24"/>
            <w:szCs w:val="24"/>
          </w:rPr>
          <w:lastRenderedPageBreak/>
          <w:delText xml:space="preserve">dadurch wird </w:delText>
        </w:r>
      </w:del>
      <w:r>
        <w:rPr>
          <w:sz w:val="24"/>
          <w:szCs w:val="24"/>
        </w:rPr>
        <w:t>der Gradient</w:t>
      </w:r>
      <w:del w:id="579" w:author="Lia Greiberg" w:date="2025-08-29T00:15:00Z" w16du:dateUtc="2025-08-28T22:15:00Z">
        <w:r w:rsidDel="00DB31F7">
          <w:rPr>
            <w:sz w:val="24"/>
            <w:szCs w:val="24"/>
          </w:rPr>
          <w:delText>en</w:delText>
        </w:r>
      </w:del>
      <w:r>
        <w:rPr>
          <w:sz w:val="24"/>
          <w:szCs w:val="24"/>
        </w:rPr>
        <w:t xml:space="preserve"> des Fehlers </w:t>
      </w:r>
      <w:del w:id="580" w:author="Lia Greiberg" w:date="2025-08-29T00:15:00Z" w16du:dateUtc="2025-08-28T22:15:00Z">
        <w:r w:rsidDel="00DB31F7">
          <w:rPr>
            <w:sz w:val="24"/>
            <w:szCs w:val="24"/>
          </w:rPr>
          <w:delText xml:space="preserve">zu </w:delText>
        </w:r>
      </w:del>
      <w:r>
        <w:rPr>
          <w:sz w:val="24"/>
          <w:szCs w:val="24"/>
        </w:rPr>
        <w:t>berechne</w:t>
      </w:r>
      <w:ins w:id="581" w:author="Lia Greiberg" w:date="2025-08-29T00:15:00Z" w16du:dateUtc="2025-08-28T22:15:00Z">
        <w:r w:rsidR="00DB31F7">
          <w:rPr>
            <w:sz w:val="24"/>
            <w:szCs w:val="24"/>
          </w:rPr>
          <w:t>t wird</w:t>
        </w:r>
      </w:ins>
      <w:del w:id="582" w:author="Lia Greiberg" w:date="2025-08-29T00:15:00Z" w16du:dateUtc="2025-08-28T22:15:00Z">
        <w:r w:rsidDel="00DB31F7">
          <w:rPr>
            <w:sz w:val="24"/>
            <w:szCs w:val="24"/>
          </w:rPr>
          <w:delText>n</w:delText>
        </w:r>
      </w:del>
      <w:r>
        <w:rPr>
          <w:sz w:val="24"/>
          <w:szCs w:val="24"/>
        </w:rPr>
        <w:t xml:space="preserve">. Der Gradientenabstieg passt die Gewichte an, sodass die Vorhersagen zunehmend den Referenzdaten entsprechen. </w:t>
      </w:r>
      <w:ins w:id="583" w:author="Lia Greiberg" w:date="2025-08-29T00:16:00Z" w16du:dateUtc="2025-08-28T22:16:00Z">
        <w:r w:rsidR="00DB31F7">
          <w:rPr>
            <w:sz w:val="24"/>
            <w:szCs w:val="24"/>
          </w:rPr>
          <w:t xml:space="preserve">Das </w:t>
        </w:r>
      </w:ins>
      <w:r>
        <w:rPr>
          <w:sz w:val="24"/>
          <w:szCs w:val="24"/>
        </w:rPr>
        <w:t xml:space="preserve">Ziel des Trainings </w:t>
      </w:r>
      <w:del w:id="584" w:author="Lia Greiberg" w:date="2025-08-29T00:16:00Z" w16du:dateUtc="2025-08-28T22:16:00Z">
        <w:r w:rsidDel="00DB31F7">
          <w:rPr>
            <w:sz w:val="24"/>
            <w:szCs w:val="24"/>
          </w:rPr>
          <w:delText xml:space="preserve">ist </w:delText>
        </w:r>
      </w:del>
      <w:ins w:id="585" w:author="Lia Greiberg" w:date="2025-08-29T00:16:00Z" w16du:dateUtc="2025-08-28T22:16:00Z">
        <w:r w:rsidR="00DB31F7">
          <w:rPr>
            <w:sz w:val="24"/>
            <w:szCs w:val="24"/>
          </w:rPr>
          <w:t xml:space="preserve">besteht </w:t>
        </w:r>
      </w:ins>
      <w:del w:id="586" w:author="Lia Greiberg" w:date="2025-08-29T00:16:00Z" w16du:dateUtc="2025-08-28T22:16:00Z">
        <w:r w:rsidDel="00DB31F7">
          <w:rPr>
            <w:sz w:val="24"/>
            <w:szCs w:val="24"/>
          </w:rPr>
          <w:delText xml:space="preserve">es </w:delText>
        </w:r>
      </w:del>
      <w:r>
        <w:rPr>
          <w:sz w:val="24"/>
          <w:szCs w:val="24"/>
        </w:rPr>
        <w:t>nicht</w:t>
      </w:r>
      <w:ins w:id="587" w:author="Lia Greiberg" w:date="2025-08-29T00:16:00Z" w16du:dateUtc="2025-08-28T22:16:00Z">
        <w:r w:rsidR="00DB31F7">
          <w:rPr>
            <w:sz w:val="24"/>
            <w:szCs w:val="24"/>
          </w:rPr>
          <w:t xml:space="preserve"> darin,</w:t>
        </w:r>
      </w:ins>
      <w:r>
        <w:rPr>
          <w:sz w:val="24"/>
          <w:szCs w:val="24"/>
        </w:rPr>
        <w:t xml:space="preserve"> die Beispiele </w:t>
      </w:r>
      <w:ins w:id="588" w:author="Lia Greiberg" w:date="2025-08-29T00:16:00Z" w16du:dateUtc="2025-08-28T22:16:00Z">
        <w:r w:rsidR="00DB31F7">
          <w:rPr>
            <w:sz w:val="24"/>
            <w:szCs w:val="24"/>
          </w:rPr>
          <w:t>a</w:t>
        </w:r>
      </w:ins>
      <w:del w:id="589" w:author="Lia Greiberg" w:date="2025-08-29T00:16:00Z" w16du:dateUtc="2025-08-28T22:16:00Z">
        <w:r w:rsidRPr="00DB31F7" w:rsidDel="00DB31F7">
          <w:rPr>
            <w:sz w:val="24"/>
            <w:szCs w:val="24"/>
            <w:rPrChange w:id="590" w:author="Lia Greiberg" w:date="2025-08-29T00:16:00Z" w16du:dateUtc="2025-08-28T22:16:00Z">
              <w:rPr>
                <w:i/>
                <w:iCs/>
                <w:sz w:val="24"/>
                <w:szCs w:val="24"/>
              </w:rPr>
            </w:rPrChange>
          </w:rPr>
          <w:delText>A</w:delText>
        </w:r>
      </w:del>
      <w:r w:rsidRPr="00DB31F7">
        <w:rPr>
          <w:sz w:val="24"/>
          <w:szCs w:val="24"/>
          <w:rPrChange w:id="591" w:author="Lia Greiberg" w:date="2025-08-29T00:16:00Z" w16du:dateUtc="2025-08-28T22:16:00Z">
            <w:rPr>
              <w:i/>
              <w:iCs/>
              <w:sz w:val="24"/>
              <w:szCs w:val="24"/>
            </w:rPr>
          </w:rPrChange>
        </w:rPr>
        <w:t>uswendig</w:t>
      </w:r>
      <w:ins w:id="592" w:author="Lia Greiberg" w:date="2025-08-29T00:16:00Z" w16du:dateUtc="2025-08-28T22:16:00Z">
        <w:r w:rsidR="00DB31F7">
          <w:rPr>
            <w:sz w:val="24"/>
            <w:szCs w:val="24"/>
          </w:rPr>
          <w:t xml:space="preserve"> zu </w:t>
        </w:r>
      </w:ins>
      <w:r w:rsidRPr="00DB31F7">
        <w:rPr>
          <w:sz w:val="24"/>
          <w:szCs w:val="24"/>
          <w:rPrChange w:id="593" w:author="Lia Greiberg" w:date="2025-08-29T00:16:00Z" w16du:dateUtc="2025-08-28T22:16:00Z">
            <w:rPr>
              <w:i/>
              <w:iCs/>
              <w:sz w:val="24"/>
              <w:szCs w:val="24"/>
            </w:rPr>
          </w:rPrChange>
        </w:rPr>
        <w:t>lernen</w:t>
      </w:r>
      <w:r>
        <w:rPr>
          <w:i/>
          <w:iCs/>
          <w:sz w:val="24"/>
          <w:szCs w:val="24"/>
        </w:rPr>
        <w:t>,</w:t>
      </w:r>
      <w:r>
        <w:rPr>
          <w:sz w:val="24"/>
          <w:szCs w:val="24"/>
        </w:rPr>
        <w:t xml:space="preserve"> sondern </w:t>
      </w:r>
      <w:ins w:id="594" w:author="Lia Greiberg" w:date="2025-08-29T00:16:00Z" w16du:dateUtc="2025-08-28T22:16:00Z">
        <w:r w:rsidR="00DB31F7">
          <w:rPr>
            <w:sz w:val="24"/>
            <w:szCs w:val="24"/>
          </w:rPr>
          <w:t xml:space="preserve">die </w:t>
        </w:r>
      </w:ins>
      <w:r>
        <w:rPr>
          <w:sz w:val="24"/>
          <w:szCs w:val="24"/>
        </w:rPr>
        <w:t>Generalisierungsfähigkeiten des Modells zu f</w:t>
      </w:r>
      <w:ins w:id="595" w:author="Lia Greiberg" w:date="2025-08-29T00:16:00Z" w16du:dateUtc="2025-08-28T22:16:00Z">
        <w:r w:rsidR="00DB31F7">
          <w:rPr>
            <w:sz w:val="24"/>
            <w:szCs w:val="24"/>
          </w:rPr>
          <w:t>ö</w:t>
        </w:r>
      </w:ins>
      <w:del w:id="596" w:author="Lia Greiberg" w:date="2025-08-29T00:16:00Z" w16du:dateUtc="2025-08-28T22:16:00Z">
        <w:r w:rsidDel="00DB31F7">
          <w:rPr>
            <w:sz w:val="24"/>
            <w:szCs w:val="24"/>
          </w:rPr>
          <w:delText>o</w:delText>
        </w:r>
      </w:del>
      <w:r>
        <w:rPr>
          <w:sz w:val="24"/>
          <w:szCs w:val="24"/>
        </w:rPr>
        <w:t xml:space="preserve">rdern. Um die Leistung des Modells zu prüfen, sind auch Evaluierungsdaten erforderlich (vgl. </w:t>
      </w:r>
      <w:hyperlink r:id="rId38" w:history="1">
        <w:r w:rsidRPr="002519FF">
          <w:rPr>
            <w:rStyle w:val="Hyperlink"/>
            <w:sz w:val="24"/>
            <w:szCs w:val="24"/>
          </w:rPr>
          <w:t>spaCy:Training Pipelines &amp; Model</w:t>
        </w:r>
      </w:hyperlink>
      <w:r>
        <w:rPr>
          <w:sz w:val="24"/>
          <w:szCs w:val="24"/>
        </w:rPr>
        <w:t>). Dafür wurden die während dieser Arbeit erstellten, annotierten Daten verwendet.</w:t>
      </w:r>
      <w:r w:rsidRPr="006B5AFF">
        <w:rPr>
          <w:sz w:val="24"/>
          <w:szCs w:val="24"/>
        </w:rPr>
        <w:t xml:space="preserve"> </w:t>
      </w:r>
    </w:p>
    <w:p w14:paraId="31E5390F" w14:textId="77777777" w:rsidR="000E1ED2" w:rsidRDefault="000E1ED2" w:rsidP="000E1ED2">
      <w:pPr>
        <w:shd w:val="clear" w:color="auto" w:fill="FFFFFF"/>
        <w:spacing w:before="240" w:line="360" w:lineRule="auto"/>
        <w:jc w:val="both"/>
      </w:pPr>
      <w:r>
        <w:rPr>
          <w:noProof/>
        </w:rPr>
        <w:drawing>
          <wp:inline distT="0" distB="0" distL="0" distR="0" wp14:anchorId="3510A69A" wp14:editId="5AD4387C">
            <wp:extent cx="5040630" cy="1212215"/>
            <wp:effectExtent l="0" t="0" r="1270" b="0"/>
            <wp:docPr id="990572130" name="Grafik 5" descr="Ein Bild, das Text, Schrif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2130" name="Grafik 5" descr="Ein Bild, das Text, Schrift, Diagramm, Reihe enthält.&#10;&#10;KI-generierte Inhalte können fehlerhaft sein."/>
                    <pic:cNvPicPr/>
                  </pic:nvPicPr>
                  <pic:blipFill>
                    <a:blip r:embed="rId39">
                      <a:extLst>
                        <a:ext uri="{28A0092B-C50C-407E-A947-70E740481C1C}">
                          <a14:useLocalDpi xmlns:a14="http://schemas.microsoft.com/office/drawing/2010/main" val="0"/>
                        </a:ext>
                      </a:extLst>
                    </a:blip>
                    <a:stretch>
                      <a:fillRect/>
                    </a:stretch>
                  </pic:blipFill>
                  <pic:spPr>
                    <a:xfrm>
                      <a:off x="0" y="0"/>
                      <a:ext cx="5040630" cy="1212215"/>
                    </a:xfrm>
                    <a:prstGeom prst="rect">
                      <a:avLst/>
                    </a:prstGeom>
                  </pic:spPr>
                </pic:pic>
              </a:graphicData>
            </a:graphic>
          </wp:inline>
        </w:drawing>
      </w:r>
    </w:p>
    <w:p w14:paraId="41CAC7EB" w14:textId="6698E3E4" w:rsidR="000E1ED2" w:rsidRDefault="000E1ED2" w:rsidP="000E1ED2">
      <w:pPr>
        <w:shd w:val="clear" w:color="auto" w:fill="FFFFFF"/>
        <w:spacing w:before="240" w:line="360" w:lineRule="auto"/>
        <w:jc w:val="both"/>
        <w:rPr>
          <w:sz w:val="24"/>
          <w:szCs w:val="24"/>
        </w:rPr>
      </w:pPr>
      <w:r>
        <w:t xml:space="preserve">Abb. 5.5 Modelltraining von </w:t>
      </w:r>
      <w:r w:rsidRPr="002519FF">
        <w:rPr>
          <w:i/>
          <w:iCs/>
        </w:rPr>
        <w:t>spaCy</w:t>
      </w:r>
      <w:r>
        <w:t xml:space="preserve"> (</w:t>
      </w:r>
      <w:hyperlink r:id="rId40" w:history="1">
        <w:r>
          <w:rPr>
            <w:rStyle w:val="Hyperlink"/>
          </w:rPr>
          <w:t>spaCy:Training Pipelines &amp; Model</w:t>
        </w:r>
      </w:hyperlink>
      <w:r>
        <w:t>)</w:t>
      </w:r>
      <w:r>
        <w:fldChar w:fldCharType="begin"/>
      </w:r>
      <w:r w:rsidR="004B5C2A">
        <w:instrText xml:space="preserve"> INCLUDEPICTURE "C:\\Users\\svetlanayakutina\\Library\\Group Containers\\UBF8T346G9.ms\\WebArchiveCopyPasteTempFiles\\com.microsoft.Word\\training.svg" \* MERGEFORMAT </w:instrText>
      </w:r>
      <w:r>
        <w:fldChar w:fldCharType="separate"/>
      </w:r>
      <w:r>
        <w:fldChar w:fldCharType="end"/>
      </w:r>
    </w:p>
    <w:p w14:paraId="1B64698D" w14:textId="0BFD501B" w:rsidR="000E1ED2" w:rsidRDefault="000E1ED2" w:rsidP="000E1ED2">
      <w:pPr>
        <w:shd w:val="clear" w:color="auto" w:fill="FFFFFF"/>
        <w:spacing w:before="240" w:line="360" w:lineRule="auto"/>
        <w:ind w:firstLine="567"/>
        <w:jc w:val="both"/>
        <w:rPr>
          <w:sz w:val="24"/>
          <w:szCs w:val="24"/>
        </w:rPr>
      </w:pPr>
      <w:r>
        <w:rPr>
          <w:sz w:val="24"/>
          <w:szCs w:val="24"/>
        </w:rPr>
        <w:t xml:space="preserve">Die ersten Experimente zeigten, dass das domänenspezifische NER-Modell nicht die erwartete Leistung erbrachte. Um die Leistungsfähigkeit zu erhöhen, wurde entschieden, das Modell mit </w:t>
      </w:r>
      <w:del w:id="597" w:author="Lia Greiberg" w:date="2025-09-11T16:52:00Z" w16du:dateUtc="2025-09-11T14:52:00Z">
        <w:r w:rsidDel="00FA5D12">
          <w:rPr>
            <w:sz w:val="24"/>
            <w:szCs w:val="24"/>
          </w:rPr>
          <w:delText>d</w:delText>
        </w:r>
      </w:del>
      <w:r>
        <w:rPr>
          <w:sz w:val="24"/>
          <w:szCs w:val="24"/>
        </w:rPr>
        <w:t>e</w:t>
      </w:r>
      <w:ins w:id="598" w:author="Lia Greiberg" w:date="2025-09-11T16:52:00Z" w16du:dateUtc="2025-09-11T14:52:00Z">
        <w:r w:rsidR="00FA5D12">
          <w:rPr>
            <w:sz w:val="24"/>
            <w:szCs w:val="24"/>
          </w:rPr>
          <w:t>ine</w:t>
        </w:r>
      </w:ins>
      <w:r>
        <w:rPr>
          <w:sz w:val="24"/>
          <w:szCs w:val="24"/>
        </w:rPr>
        <w:t>r Kombination aus synthetischen und authentischen Daten erneut zu trainieren. Dafür wurde</w:t>
      </w:r>
      <w:ins w:id="599" w:author="Lia Greiberg" w:date="2025-09-11T16:50:00Z" w16du:dateUtc="2025-09-11T14:50:00Z">
        <w:r w:rsidR="00FA5D12">
          <w:rPr>
            <w:sz w:val="24"/>
            <w:szCs w:val="24"/>
          </w:rPr>
          <w:t>n 96 Sätze</w:t>
        </w:r>
      </w:ins>
      <w:r>
        <w:rPr>
          <w:sz w:val="24"/>
          <w:szCs w:val="24"/>
        </w:rPr>
        <w:t xml:space="preserve"> aus </w:t>
      </w:r>
      <w:ins w:id="600" w:author="Lia Greiberg" w:date="2025-08-29T00:18:00Z" w16du:dateUtc="2025-08-28T22:18:00Z">
        <w:r w:rsidR="00113ABE">
          <w:rPr>
            <w:sz w:val="24"/>
            <w:szCs w:val="24"/>
          </w:rPr>
          <w:t xml:space="preserve">den </w:t>
        </w:r>
      </w:ins>
      <w:r>
        <w:rPr>
          <w:sz w:val="24"/>
          <w:szCs w:val="24"/>
        </w:rPr>
        <w:t xml:space="preserve">annotierten XML-Dokumenten </w:t>
      </w:r>
      <w:del w:id="601" w:author="Lia Greiberg" w:date="2025-09-11T16:52:00Z" w16du:dateUtc="2025-09-11T14:52:00Z">
        <w:r w:rsidDel="00FA5D12">
          <w:rPr>
            <w:sz w:val="24"/>
            <w:szCs w:val="24"/>
          </w:rPr>
          <w:delText xml:space="preserve">von </w:delText>
        </w:r>
      </w:del>
      <w:ins w:id="602" w:author="Lia Greiberg" w:date="2025-09-11T16:52:00Z" w16du:dateUtc="2025-09-11T14:52:00Z">
        <w:r w:rsidR="00FA5D12">
          <w:rPr>
            <w:sz w:val="24"/>
            <w:szCs w:val="24"/>
          </w:rPr>
          <w:t xml:space="preserve">des </w:t>
        </w:r>
      </w:ins>
      <w:r>
        <w:rPr>
          <w:sz w:val="24"/>
          <w:szCs w:val="24"/>
        </w:rPr>
        <w:t>Moravian Knowledge Network</w:t>
      </w:r>
      <w:ins w:id="603" w:author="Lia Greiberg" w:date="2025-09-11T16:53:00Z" w16du:dateUtc="2025-09-11T14:53:00Z">
        <w:r w:rsidR="00FA5D12">
          <w:rPr>
            <w:sz w:val="24"/>
            <w:szCs w:val="24"/>
          </w:rPr>
          <w:t>s</w:t>
        </w:r>
      </w:ins>
      <w:r>
        <w:rPr>
          <w:sz w:val="24"/>
          <w:szCs w:val="24"/>
        </w:rPr>
        <w:t xml:space="preserve"> bei </w:t>
      </w:r>
      <w:hyperlink r:id="rId41" w:history="1">
        <w:r w:rsidRPr="00514582">
          <w:rPr>
            <w:rStyle w:val="Hyperlink"/>
            <w:sz w:val="24"/>
            <w:szCs w:val="24"/>
          </w:rPr>
          <w:t>Zenodo</w:t>
        </w:r>
      </w:hyperlink>
      <w:r>
        <w:rPr>
          <w:sz w:val="24"/>
          <w:szCs w:val="24"/>
        </w:rPr>
        <w:t xml:space="preserve"> </w:t>
      </w:r>
      <w:del w:id="604" w:author="Lia Greiberg" w:date="2025-09-11T16:50:00Z" w16du:dateUtc="2025-09-11T14:50:00Z">
        <w:r w:rsidDel="00FA5D12">
          <w:rPr>
            <w:sz w:val="24"/>
            <w:szCs w:val="24"/>
          </w:rPr>
          <w:delText>96 Sätze</w:delText>
        </w:r>
      </w:del>
      <w:del w:id="605" w:author="Lia Greiberg" w:date="2025-08-29T00:18:00Z" w16du:dateUtc="2025-08-28T22:18:00Z">
        <w:r w:rsidDel="00113ABE">
          <w:rPr>
            <w:sz w:val="24"/>
            <w:szCs w:val="24"/>
          </w:rPr>
          <w:delText>n</w:delText>
        </w:r>
      </w:del>
      <w:del w:id="606" w:author="Lia Greiberg" w:date="2025-09-11T16:50:00Z" w16du:dateUtc="2025-09-11T14:50:00Z">
        <w:r w:rsidDel="00FA5D12">
          <w:rPr>
            <w:sz w:val="24"/>
            <w:szCs w:val="24"/>
          </w:rPr>
          <w:delText xml:space="preserve"> </w:delText>
        </w:r>
      </w:del>
      <w:r>
        <w:rPr>
          <w:sz w:val="24"/>
          <w:szCs w:val="24"/>
        </w:rPr>
        <w:t>gewonnen sowie zusätzlich 149 annotierte Sätze aus zwei Lebensbeschreibungen von Johannes Friedrich Lemmerz und Adolph Bonatz extrahiert. Anschließend wurde das Modell erneu</w:t>
      </w:r>
      <w:del w:id="607" w:author="Lia Greiberg" w:date="2025-09-11T16:51:00Z" w16du:dateUtc="2025-09-11T14:51:00Z">
        <w:r w:rsidDel="00FA5D12">
          <w:rPr>
            <w:sz w:val="24"/>
            <w:szCs w:val="24"/>
          </w:rPr>
          <w:delText>e</w:delText>
        </w:r>
      </w:del>
      <w:r>
        <w:rPr>
          <w:sz w:val="24"/>
          <w:szCs w:val="24"/>
        </w:rPr>
        <w:t xml:space="preserve">t trainiert und getestet. </w:t>
      </w:r>
    </w:p>
    <w:p w14:paraId="7631FE44" w14:textId="77777777" w:rsidR="000E1ED2" w:rsidRDefault="000E1ED2" w:rsidP="000E1ED2">
      <w:pPr>
        <w:shd w:val="clear" w:color="auto" w:fill="FFFFFF"/>
        <w:spacing w:before="240" w:line="360" w:lineRule="auto"/>
        <w:ind w:firstLine="567"/>
        <w:jc w:val="both"/>
        <w:rPr>
          <w:sz w:val="24"/>
          <w:szCs w:val="24"/>
        </w:rPr>
      </w:pPr>
      <w:r>
        <w:rPr>
          <w:sz w:val="24"/>
          <w:szCs w:val="24"/>
        </w:rPr>
        <w:t>Für die Testdaten wurden insgesamt 709 Sätze</w:t>
      </w:r>
      <w:del w:id="608" w:author="Lia Greiberg" w:date="2025-08-29T00:19:00Z" w16du:dateUtc="2025-08-28T22:19:00Z">
        <w:r w:rsidDel="00113ABE">
          <w:rPr>
            <w:sz w:val="24"/>
            <w:szCs w:val="24"/>
          </w:rPr>
          <w:delText>n</w:delText>
        </w:r>
      </w:del>
      <w:r>
        <w:rPr>
          <w:sz w:val="24"/>
          <w:szCs w:val="24"/>
        </w:rPr>
        <w:t xml:space="preserve"> aus den 18 Lebensbeschreibungen gewonnen. Sie entsprechen dem folgenden Format: {„text“: „Satz aus einer Lebensbeschreibung“, „entities“: [[Startindex einer Entität, Endindex einer Entität, „Entitätstyp“]]}</w:t>
      </w:r>
    </w:p>
    <w:p w14:paraId="76F471CF" w14:textId="77777777" w:rsidR="000E1ED2" w:rsidRPr="00A21DA0" w:rsidRDefault="000E1ED2" w:rsidP="000E1ED2">
      <w:pPr>
        <w:pStyle w:val="Listenabsatz"/>
        <w:numPr>
          <w:ilvl w:val="0"/>
          <w:numId w:val="35"/>
        </w:numPr>
        <w:shd w:val="clear" w:color="auto" w:fill="FFFFFF"/>
        <w:spacing w:line="270" w:lineRule="atLeast"/>
        <w:ind w:left="851" w:right="567" w:hanging="284"/>
        <w:jc w:val="both"/>
        <w:rPr>
          <w:color w:val="000000" w:themeColor="text1"/>
        </w:rPr>
      </w:pPr>
      <w:r w:rsidRPr="00A21DA0">
        <w:rPr>
          <w:color w:val="000000" w:themeColor="text1"/>
        </w:rPr>
        <w:t>{"text": "Lebenslauf des am 25ſten Februar 1819 in Niesky heimgegangenen verwitweten Bruders Johann Gottfried Schulz.", "entities": [[83, 106, "PER"], [41, 47, "LOC"], [18, 37, "DATE"]]}</w:t>
      </w:r>
    </w:p>
    <w:p w14:paraId="1ABEFCD3" w14:textId="77777777" w:rsidR="000E1ED2" w:rsidRPr="00A21DA0" w:rsidRDefault="000E1ED2" w:rsidP="000E1ED2">
      <w:pPr>
        <w:pStyle w:val="Listenabsatz"/>
        <w:numPr>
          <w:ilvl w:val="0"/>
          <w:numId w:val="35"/>
        </w:numPr>
        <w:shd w:val="clear" w:color="auto" w:fill="FFFFFF"/>
        <w:spacing w:line="270" w:lineRule="atLeast"/>
        <w:ind w:left="851" w:right="567" w:hanging="284"/>
        <w:jc w:val="both"/>
        <w:rPr>
          <w:color w:val="000000" w:themeColor="text1"/>
        </w:rPr>
      </w:pPr>
      <w:r w:rsidRPr="00A21DA0">
        <w:rPr>
          <w:color w:val="000000" w:themeColor="text1"/>
        </w:rPr>
        <w:t>{"text": "Ich bin zu Görlig den 4ten April 1734 geboren.", "entities": [[11, 17, "LOC"], [22, 37, "DATE"]]}</w:t>
      </w:r>
    </w:p>
    <w:p w14:paraId="2BF5F06A" w14:textId="77777777" w:rsidR="000E1ED2" w:rsidRPr="00A21DA0" w:rsidRDefault="000E1ED2" w:rsidP="000E1ED2">
      <w:pPr>
        <w:pStyle w:val="Listenabsatz"/>
        <w:numPr>
          <w:ilvl w:val="0"/>
          <w:numId w:val="35"/>
        </w:numPr>
        <w:shd w:val="clear" w:color="auto" w:fill="FFFFFF"/>
        <w:spacing w:line="270" w:lineRule="atLeast"/>
        <w:ind w:left="851" w:right="567" w:hanging="284"/>
        <w:jc w:val="both"/>
        <w:rPr>
          <w:color w:val="000000" w:themeColor="text1"/>
        </w:rPr>
      </w:pPr>
      <w:r w:rsidRPr="00A21DA0">
        <w:rPr>
          <w:color w:val="000000" w:themeColor="text1"/>
        </w:rPr>
        <w:t>{"text": "Mein Vater war Johann Chriſtoph Schulz Lehrer am daſigen Gymnaſium und meine Mutter Chriſtiane Dorothee Hellwig.", "entities": [[84, 111, "PER"], [15, 38, "PER"]]}</w:t>
      </w:r>
    </w:p>
    <w:p w14:paraId="1514CA1C" w14:textId="31B1750D" w:rsidR="000E1ED2" w:rsidRDefault="000E1ED2" w:rsidP="000E1ED2">
      <w:pPr>
        <w:shd w:val="clear" w:color="auto" w:fill="FFFFFF"/>
        <w:spacing w:before="240" w:line="360" w:lineRule="auto"/>
        <w:ind w:firstLine="567"/>
        <w:jc w:val="both"/>
        <w:rPr>
          <w:sz w:val="24"/>
          <w:szCs w:val="24"/>
        </w:rPr>
      </w:pPr>
      <w:r>
        <w:rPr>
          <w:sz w:val="24"/>
          <w:szCs w:val="24"/>
        </w:rPr>
        <w:lastRenderedPageBreak/>
        <w:t>Anschließend wurden die Sätze in das erforderliche Format konvertiert und die Test</w:t>
      </w:r>
      <w:r w:rsidRPr="00BB67E1">
        <w:rPr>
          <w:sz w:val="24"/>
          <w:szCs w:val="24"/>
        </w:rPr>
        <w:t>s</w:t>
      </w:r>
      <w:r w:rsidRPr="00BB67E1">
        <w:rPr>
          <w:rStyle w:val="Funotenzeichen"/>
          <w:rFonts w:ascii="Times New Roman" w:hAnsi="Times New Roman"/>
          <w:sz w:val="24"/>
          <w:szCs w:val="24"/>
        </w:rPr>
        <w:footnoteReference w:id="3"/>
      </w:r>
      <w:r>
        <w:rPr>
          <w:sz w:val="24"/>
          <w:szCs w:val="24"/>
        </w:rPr>
        <w:t xml:space="preserve"> ausgeführt. Vergl</w:t>
      </w:r>
      <w:del w:id="612" w:author="Lia Greiberg" w:date="2025-08-29T00:19:00Z" w16du:dateUtc="2025-08-28T22:19:00Z">
        <w:r w:rsidDel="007D3FF6">
          <w:rPr>
            <w:sz w:val="24"/>
            <w:szCs w:val="24"/>
          </w:rPr>
          <w:delText>e</w:delText>
        </w:r>
      </w:del>
      <w:r>
        <w:rPr>
          <w:sz w:val="24"/>
          <w:szCs w:val="24"/>
        </w:rPr>
        <w:t xml:space="preserve">ichen wurden zwei domänenspezifische Modelle: </w:t>
      </w:r>
      <w:ins w:id="613" w:author="Lia Greiberg" w:date="2025-08-29T00:19:00Z" w16du:dateUtc="2025-08-28T22:19:00Z">
        <w:r w:rsidR="007D3FF6">
          <w:rPr>
            <w:sz w:val="24"/>
            <w:szCs w:val="24"/>
          </w:rPr>
          <w:t>Da</w:t>
        </w:r>
      </w:ins>
      <w:ins w:id="614" w:author="Lia Greiberg" w:date="2025-08-29T00:20:00Z" w16du:dateUtc="2025-08-28T22:20:00Z">
        <w:r w:rsidR="007D3FF6">
          <w:rPr>
            <w:sz w:val="24"/>
            <w:szCs w:val="24"/>
          </w:rPr>
          <w:t xml:space="preserve">s </w:t>
        </w:r>
      </w:ins>
      <w:r>
        <w:rPr>
          <w:sz w:val="24"/>
          <w:szCs w:val="24"/>
        </w:rPr>
        <w:t xml:space="preserve">NER-Modell mit </w:t>
      </w:r>
      <w:ins w:id="615" w:author="Lia Greiberg" w:date="2025-08-29T00:20:00Z" w16du:dateUtc="2025-08-28T22:20:00Z">
        <w:r w:rsidR="007D3FF6">
          <w:rPr>
            <w:sz w:val="24"/>
            <w:szCs w:val="24"/>
          </w:rPr>
          <w:t xml:space="preserve">den </w:t>
        </w:r>
      </w:ins>
      <w:r>
        <w:rPr>
          <w:sz w:val="24"/>
          <w:szCs w:val="24"/>
        </w:rPr>
        <w:t xml:space="preserve">gemischten TD und </w:t>
      </w:r>
      <w:ins w:id="616" w:author="Lia Greiberg" w:date="2025-08-29T00:20:00Z" w16du:dateUtc="2025-08-28T22:20:00Z">
        <w:r w:rsidR="007D3FF6">
          <w:rPr>
            <w:sz w:val="24"/>
            <w:szCs w:val="24"/>
          </w:rPr>
          <w:t xml:space="preserve">das </w:t>
        </w:r>
      </w:ins>
      <w:r>
        <w:rPr>
          <w:sz w:val="24"/>
          <w:szCs w:val="24"/>
        </w:rPr>
        <w:t>NER-Modell, d</w:t>
      </w:r>
      <w:ins w:id="617" w:author="Lia Greiberg" w:date="2025-08-29T00:20:00Z" w16du:dateUtc="2025-08-28T22:20:00Z">
        <w:r w:rsidR="007D3FF6">
          <w:rPr>
            <w:sz w:val="24"/>
            <w:szCs w:val="24"/>
          </w:rPr>
          <w:t>as</w:t>
        </w:r>
      </w:ins>
      <w:del w:id="618" w:author="Lia Greiberg" w:date="2025-08-29T00:20:00Z" w16du:dateUtc="2025-08-28T22:20:00Z">
        <w:r w:rsidDel="007D3FF6">
          <w:rPr>
            <w:sz w:val="24"/>
            <w:szCs w:val="24"/>
          </w:rPr>
          <w:delText>ie</w:delText>
        </w:r>
      </w:del>
      <w:r>
        <w:rPr>
          <w:sz w:val="24"/>
          <w:szCs w:val="24"/>
        </w:rPr>
        <w:t xml:space="preserve"> anhand rein synthetische</w:t>
      </w:r>
      <w:ins w:id="619" w:author="Lia Greiberg" w:date="2025-09-11T16:56:00Z" w16du:dateUtc="2025-09-11T14:56:00Z">
        <w:r w:rsidR="00FA5D12">
          <w:rPr>
            <w:sz w:val="24"/>
            <w:szCs w:val="24"/>
          </w:rPr>
          <w:t>r</w:t>
        </w:r>
      </w:ins>
      <w:del w:id="620" w:author="Lia Greiberg" w:date="2025-09-11T16:56:00Z" w16du:dateUtc="2025-09-11T14:56:00Z">
        <w:r w:rsidDel="00FA5D12">
          <w:rPr>
            <w:sz w:val="24"/>
            <w:szCs w:val="24"/>
          </w:rPr>
          <w:delText>n</w:delText>
        </w:r>
      </w:del>
      <w:r>
        <w:rPr>
          <w:sz w:val="24"/>
          <w:szCs w:val="24"/>
        </w:rPr>
        <w:t xml:space="preserve"> TD trainiert</w:t>
      </w:r>
      <w:ins w:id="621" w:author="Lia Greiberg" w:date="2025-08-29T00:20:00Z" w16du:dateUtc="2025-08-28T22:20:00Z">
        <w:r w:rsidR="007D3FF6">
          <w:rPr>
            <w:sz w:val="24"/>
            <w:szCs w:val="24"/>
          </w:rPr>
          <w:t xml:space="preserve"> wurde</w:t>
        </w:r>
      </w:ins>
      <w:r>
        <w:rPr>
          <w:sz w:val="24"/>
          <w:szCs w:val="24"/>
        </w:rPr>
        <w:t xml:space="preserve">. Die Leistung </w:t>
      </w:r>
      <w:ins w:id="622" w:author="Lia Greiberg" w:date="2025-08-29T00:20:00Z" w16du:dateUtc="2025-08-28T22:20:00Z">
        <w:r w:rsidR="007D3FF6">
          <w:rPr>
            <w:sz w:val="24"/>
            <w:szCs w:val="24"/>
          </w:rPr>
          <w:t xml:space="preserve">des </w:t>
        </w:r>
      </w:ins>
      <w:r>
        <w:rPr>
          <w:sz w:val="24"/>
          <w:szCs w:val="24"/>
        </w:rPr>
        <w:t xml:space="preserve">jeweiligen Modells wurde </w:t>
      </w:r>
      <w:ins w:id="623" w:author="Lia Greiberg" w:date="2025-09-11T16:57:00Z" w16du:dateUtc="2025-09-11T14:57:00Z">
        <w:r w:rsidR="00FA5D12">
          <w:rPr>
            <w:sz w:val="24"/>
            <w:szCs w:val="24"/>
          </w:rPr>
          <w:t>a</w:t>
        </w:r>
      </w:ins>
      <w:del w:id="624" w:author="Lia Greiberg" w:date="2025-09-11T16:57:00Z" w16du:dateUtc="2025-09-11T14:57:00Z">
        <w:r w:rsidDel="00FA5D12">
          <w:rPr>
            <w:sz w:val="24"/>
            <w:szCs w:val="24"/>
          </w:rPr>
          <w:delText>A</w:delText>
        </w:r>
      </w:del>
      <w:r>
        <w:rPr>
          <w:sz w:val="24"/>
          <w:szCs w:val="24"/>
        </w:rPr>
        <w:t>nhan</w:t>
      </w:r>
      <w:ins w:id="625" w:author="Lia Greiberg" w:date="2025-09-11T17:05:00Z" w16du:dateUtc="2025-09-11T15:05:00Z">
        <w:r w:rsidR="007D07B5">
          <w:rPr>
            <w:sz w:val="24"/>
            <w:szCs w:val="24"/>
          </w:rPr>
          <w:t>d</w:t>
        </w:r>
      </w:ins>
      <w:del w:id="626" w:author="Lia Greiberg" w:date="2025-09-11T17:05:00Z" w16du:dateUtc="2025-09-11T15:05:00Z">
        <w:r w:rsidDel="007D07B5">
          <w:rPr>
            <w:sz w:val="24"/>
            <w:szCs w:val="24"/>
          </w:rPr>
          <w:delText>g</w:delText>
        </w:r>
      </w:del>
      <w:r>
        <w:rPr>
          <w:sz w:val="24"/>
          <w:szCs w:val="24"/>
        </w:rPr>
        <w:t xml:space="preserve"> der wichtigen Metriken </w:t>
      </w:r>
      <w:r w:rsidRPr="00AE34D8">
        <w:rPr>
          <w:i/>
          <w:iCs/>
          <w:sz w:val="24"/>
          <w:szCs w:val="24"/>
        </w:rPr>
        <w:t>Precision</w:t>
      </w:r>
      <w:r>
        <w:rPr>
          <w:sz w:val="24"/>
          <w:szCs w:val="24"/>
        </w:rPr>
        <w:t xml:space="preserve"> (P), </w:t>
      </w:r>
      <w:r w:rsidRPr="00AE34D8">
        <w:rPr>
          <w:i/>
          <w:iCs/>
          <w:sz w:val="24"/>
          <w:szCs w:val="24"/>
        </w:rPr>
        <w:t>Recall</w:t>
      </w:r>
      <w:r>
        <w:rPr>
          <w:sz w:val="24"/>
          <w:szCs w:val="24"/>
        </w:rPr>
        <w:t xml:space="preserve"> (R) und </w:t>
      </w:r>
      <w:r w:rsidRPr="00AE34D8">
        <w:rPr>
          <w:i/>
          <w:iCs/>
          <w:sz w:val="24"/>
          <w:szCs w:val="24"/>
        </w:rPr>
        <w:t>F-Score</w:t>
      </w:r>
      <w:r>
        <w:rPr>
          <w:sz w:val="24"/>
          <w:szCs w:val="24"/>
        </w:rPr>
        <w:t xml:space="preserve"> (F) bewertet. P zeigt de</w:t>
      </w:r>
      <w:ins w:id="627" w:author="Lia Greiberg" w:date="2025-08-29T00:21:00Z" w16du:dateUtc="2025-08-28T22:21:00Z">
        <w:r w:rsidR="007D3FF6">
          <w:rPr>
            <w:sz w:val="24"/>
            <w:szCs w:val="24"/>
          </w:rPr>
          <w:t>n</w:t>
        </w:r>
      </w:ins>
      <w:del w:id="628" w:author="Lia Greiberg" w:date="2025-08-29T00:21:00Z" w16du:dateUtc="2025-08-28T22:21:00Z">
        <w:r w:rsidDel="007D3FF6">
          <w:rPr>
            <w:sz w:val="24"/>
            <w:szCs w:val="24"/>
          </w:rPr>
          <w:delText>r</w:delText>
        </w:r>
      </w:del>
      <w:r>
        <w:rPr>
          <w:sz w:val="24"/>
          <w:szCs w:val="24"/>
        </w:rPr>
        <w:t xml:space="preserve"> Anteil korrekt vorhergesagter Annotationen. R beschreib</w:t>
      </w:r>
      <w:ins w:id="629" w:author="Lia Greiberg" w:date="2025-08-29T00:22:00Z" w16du:dateUtc="2025-08-28T22:22:00Z">
        <w:r w:rsidR="007D3FF6">
          <w:rPr>
            <w:sz w:val="24"/>
            <w:szCs w:val="24"/>
          </w:rPr>
          <w:t>t</w:t>
        </w:r>
      </w:ins>
      <w:r>
        <w:rPr>
          <w:sz w:val="24"/>
          <w:szCs w:val="24"/>
        </w:rPr>
        <w:t xml:space="preserve"> den Anteil </w:t>
      </w:r>
      <w:del w:id="630" w:author="Lia Greiberg" w:date="2025-09-11T17:03:00Z" w16du:dateUtc="2025-09-11T15:03:00Z">
        <w:r w:rsidDel="007D07B5">
          <w:rPr>
            <w:sz w:val="24"/>
            <w:szCs w:val="24"/>
          </w:rPr>
          <w:delText xml:space="preserve">der insgesamt </w:delText>
        </w:r>
      </w:del>
      <w:ins w:id="631" w:author="Lia Greiberg" w:date="2025-09-11T17:03:00Z" w16du:dateUtc="2025-09-11T15:03:00Z">
        <w:r w:rsidR="007D07B5">
          <w:rPr>
            <w:sz w:val="24"/>
            <w:szCs w:val="24"/>
          </w:rPr>
          <w:t xml:space="preserve">aller </w:t>
        </w:r>
      </w:ins>
      <w:r>
        <w:rPr>
          <w:sz w:val="24"/>
          <w:szCs w:val="24"/>
        </w:rPr>
        <w:t>relevante</w:t>
      </w:r>
      <w:ins w:id="632" w:author="Lia Greiberg" w:date="2025-08-29T00:22:00Z" w16du:dateUtc="2025-08-28T22:22:00Z">
        <w:r w:rsidR="007D3FF6">
          <w:rPr>
            <w:sz w:val="24"/>
            <w:szCs w:val="24"/>
          </w:rPr>
          <w:t>n</w:t>
        </w:r>
      </w:ins>
      <w:del w:id="633" w:author="Lia Greiberg" w:date="2025-08-29T00:22:00Z" w16du:dateUtc="2025-08-28T22:22:00Z">
        <w:r w:rsidDel="007D3FF6">
          <w:rPr>
            <w:sz w:val="24"/>
            <w:szCs w:val="24"/>
          </w:rPr>
          <w:delText>r</w:delText>
        </w:r>
      </w:del>
      <w:r>
        <w:rPr>
          <w:sz w:val="24"/>
          <w:szCs w:val="24"/>
        </w:rPr>
        <w:t xml:space="preserve"> Beispiele aus dem Korpus, die tatsächlich gefunden wurden </w:t>
      </w:r>
      <w:r>
        <w:rPr>
          <w:sz w:val="24"/>
          <w:szCs w:val="24"/>
        </w:rPr>
        <w:fldChar w:fldCharType="begin"/>
      </w:r>
      <w:r>
        <w:rPr>
          <w:sz w:val="24"/>
          <w:szCs w:val="24"/>
        </w:rPr>
        <w:instrText xml:space="preserve"> ADDIN ZOTERO_ITEM CSL_CITATION {"citationID":"ZEHgKCXT","properties":{"formattedCitation":"(Kupietz/Schmidt 2018)","plainCitation":"(Kupietz/Schmidt 2018)","noteIndex":0},"citationItems":[{"id":309,"uris":["http://zotero.org/users/10358077/items/JH39NEFA"],"itemData":{"id":309,"type":"book","abstract":"Der Band nimmt eine Bestandsaufnahme zu Grundlagen, Methodik, Werkzeugen und Anwendungsfeldern der Korpuslinguistik mit Fokus auf die germanistische Sprachwissenschaft vor. Die Beiträge stellen den aktuellen Forschungsstand sowohl im Bereich schriftsprachlicher wie auch mündlicher Korpora dar und beschreiben innovative Herangehensweisen, aktuelle Herausforderungen und Desiderata zur Arbeit mit Korpora in der Sprachwissenschaft","collection-number":"5","collection-title":"Germanistische Sprachwissenschaft um 2020","event-place":"Berlin","ISBN":"978-3-11-053674-4","language":"de","publisher":"De Gruyter","publisher-place":"Berlin","source":"BnF ISBN","title":"Korpuslinguistik","author":[{"family":"Kupietz","given":"Marc"},{"family":"Schmidt","given":"Thomas"}],"issued":{"date-parts":[["2018"]]}}}],"schema":"https://github.com/citation-style-language/schema/raw/master/csl-citation.json"} </w:instrText>
      </w:r>
      <w:r>
        <w:rPr>
          <w:sz w:val="24"/>
          <w:szCs w:val="24"/>
        </w:rPr>
        <w:fldChar w:fldCharType="separate"/>
      </w:r>
      <w:r>
        <w:rPr>
          <w:noProof/>
          <w:sz w:val="24"/>
          <w:szCs w:val="24"/>
        </w:rPr>
        <w:t>(vgl. Mair</w:t>
      </w:r>
      <w:ins w:id="634" w:author="Lia Greiberg" w:date="2025-09-11T14:35:00Z" w16du:dateUtc="2025-09-11T12:35:00Z">
        <w:r w:rsidR="00A33525">
          <w:rPr>
            <w:noProof/>
            <w:sz w:val="24"/>
            <w:szCs w:val="24"/>
          </w:rPr>
          <w:t>/</w:t>
        </w:r>
      </w:ins>
      <w:del w:id="635" w:author="Lia Greiberg" w:date="2025-09-11T14:35:00Z" w16du:dateUtc="2025-09-11T12:35:00Z">
        <w:r w:rsidDel="00A33525">
          <w:rPr>
            <w:noProof/>
            <w:sz w:val="24"/>
            <w:szCs w:val="24"/>
          </w:rPr>
          <w:delText xml:space="preserve"> </w:delText>
        </w:r>
      </w:del>
      <w:r w:rsidRPr="009270A6">
        <w:rPr>
          <w:noProof/>
          <w:sz w:val="24"/>
          <w:szCs w:val="24"/>
          <w:highlight w:val="cyan"/>
        </w:rPr>
        <w:t>Kupietz/Schmidt</w:t>
      </w:r>
      <w:r>
        <w:rPr>
          <w:noProof/>
          <w:sz w:val="24"/>
          <w:szCs w:val="24"/>
        </w:rPr>
        <w:t xml:space="preserve"> 2018: 12)</w:t>
      </w:r>
      <w:r>
        <w:rPr>
          <w:sz w:val="24"/>
          <w:szCs w:val="24"/>
        </w:rPr>
        <w:fldChar w:fldCharType="end"/>
      </w:r>
      <w:r>
        <w:rPr>
          <w:sz w:val="24"/>
          <w:szCs w:val="24"/>
        </w:rPr>
        <w:t xml:space="preserve">. F zeigt </w:t>
      </w:r>
      <w:ins w:id="636" w:author="Lia Greiberg" w:date="2025-08-29T00:22:00Z" w16du:dateUtc="2025-08-28T22:22:00Z">
        <w:r w:rsidR="007D3FF6">
          <w:rPr>
            <w:sz w:val="24"/>
            <w:szCs w:val="24"/>
          </w:rPr>
          <w:t xml:space="preserve">das </w:t>
        </w:r>
      </w:ins>
      <w:r w:rsidRPr="007D07B5">
        <w:rPr>
          <w:sz w:val="24"/>
          <w:szCs w:val="24"/>
        </w:rPr>
        <w:t>harmonische</w:t>
      </w:r>
      <w:del w:id="637" w:author="Lia Greiberg" w:date="2025-08-29T00:22:00Z" w16du:dateUtc="2025-08-28T22:22:00Z">
        <w:r w:rsidRPr="007D07B5" w:rsidDel="007D3FF6">
          <w:rPr>
            <w:sz w:val="24"/>
            <w:szCs w:val="24"/>
          </w:rPr>
          <w:delText>s</w:delText>
        </w:r>
      </w:del>
      <w:r>
        <w:rPr>
          <w:sz w:val="24"/>
          <w:szCs w:val="24"/>
        </w:rPr>
        <w:t xml:space="preserve"> Mittel aus P und R. Alle drei </w:t>
      </w:r>
      <w:ins w:id="638" w:author="Lia Greiberg" w:date="2025-08-29T00:22:00Z" w16du:dateUtc="2025-08-28T22:22:00Z">
        <w:r w:rsidR="007D3FF6">
          <w:rPr>
            <w:sz w:val="24"/>
            <w:szCs w:val="24"/>
          </w:rPr>
          <w:t>W</w:t>
        </w:r>
      </w:ins>
      <w:del w:id="639" w:author="Lia Greiberg" w:date="2025-08-29T00:22:00Z" w16du:dateUtc="2025-08-28T22:22:00Z">
        <w:r w:rsidDel="007D3FF6">
          <w:rPr>
            <w:sz w:val="24"/>
            <w:szCs w:val="24"/>
          </w:rPr>
          <w:delText>w</w:delText>
        </w:r>
      </w:del>
      <w:r>
        <w:rPr>
          <w:sz w:val="24"/>
          <w:szCs w:val="24"/>
        </w:rPr>
        <w:t>erte</w:t>
      </w:r>
      <w:del w:id="640" w:author="Lia Greiberg" w:date="2025-08-29T00:22:00Z" w16du:dateUtc="2025-08-28T22:22:00Z">
        <w:r w:rsidDel="007D3FF6">
          <w:rPr>
            <w:sz w:val="24"/>
            <w:szCs w:val="24"/>
          </w:rPr>
          <w:delText>n</w:delText>
        </w:r>
      </w:del>
      <w:r>
        <w:rPr>
          <w:sz w:val="24"/>
          <w:szCs w:val="24"/>
        </w:rPr>
        <w:t xml:space="preserve"> sollten nach dem Modelltraining steige</w:t>
      </w:r>
      <w:del w:id="641" w:author="Lia Greiberg" w:date="2025-08-29T00:23:00Z" w16du:dateUtc="2025-08-28T22:23:00Z">
        <w:r w:rsidDel="00B05067">
          <w:rPr>
            <w:sz w:val="24"/>
            <w:szCs w:val="24"/>
          </w:rPr>
          <w:delText>r</w:delText>
        </w:r>
      </w:del>
      <w:r>
        <w:rPr>
          <w:sz w:val="24"/>
          <w:szCs w:val="24"/>
        </w:rPr>
        <w:t xml:space="preserve">n (vgl. </w:t>
      </w:r>
      <w:hyperlink r:id="rId42" w:history="1">
        <w:r w:rsidRPr="002519FF">
          <w:rPr>
            <w:rStyle w:val="Hyperlink"/>
            <w:sz w:val="24"/>
            <w:szCs w:val="24"/>
          </w:rPr>
          <w:t>spaCy:Training Pipelines &amp; Model</w:t>
        </w:r>
      </w:hyperlink>
      <w:r>
        <w:rPr>
          <w:sz w:val="24"/>
          <w:szCs w:val="24"/>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993"/>
        <w:gridCol w:w="992"/>
        <w:gridCol w:w="1559"/>
        <w:gridCol w:w="1134"/>
        <w:gridCol w:w="997"/>
        <w:gridCol w:w="1120"/>
      </w:tblGrid>
      <w:tr w:rsidR="000E1ED2" w14:paraId="7C009AB9" w14:textId="77777777" w:rsidTr="00B97150">
        <w:trPr>
          <w:trHeight w:val="502"/>
        </w:trPr>
        <w:tc>
          <w:tcPr>
            <w:tcW w:w="1134" w:type="dxa"/>
            <w:vMerge w:val="restart"/>
          </w:tcPr>
          <w:p w14:paraId="599A3F1B" w14:textId="77777777" w:rsidR="000E1ED2" w:rsidRPr="00EF4748" w:rsidRDefault="000E1ED2" w:rsidP="00B97150">
            <w:pPr>
              <w:spacing w:before="240"/>
              <w:jc w:val="both"/>
              <w:rPr>
                <w:sz w:val="24"/>
                <w:szCs w:val="24"/>
              </w:rPr>
            </w:pPr>
            <w:r w:rsidRPr="00EF4748">
              <w:rPr>
                <w:sz w:val="24"/>
                <w:szCs w:val="24"/>
              </w:rPr>
              <w:t>NER</w:t>
            </w:r>
          </w:p>
        </w:tc>
        <w:tc>
          <w:tcPr>
            <w:tcW w:w="3544" w:type="dxa"/>
            <w:gridSpan w:val="3"/>
          </w:tcPr>
          <w:p w14:paraId="0D73CBB9" w14:textId="77777777" w:rsidR="000E1ED2" w:rsidRPr="006963ED" w:rsidRDefault="000E1ED2" w:rsidP="00B97150">
            <w:pPr>
              <w:spacing w:before="240"/>
              <w:jc w:val="center"/>
              <w:rPr>
                <w:sz w:val="24"/>
                <w:szCs w:val="24"/>
              </w:rPr>
            </w:pPr>
            <w:r w:rsidRPr="006963ED">
              <w:rPr>
                <w:sz w:val="24"/>
                <w:szCs w:val="24"/>
              </w:rPr>
              <w:t>NER-Modell (gemischte TD)</w:t>
            </w:r>
          </w:p>
        </w:tc>
        <w:tc>
          <w:tcPr>
            <w:tcW w:w="3251" w:type="dxa"/>
            <w:gridSpan w:val="3"/>
          </w:tcPr>
          <w:p w14:paraId="2E5B34AD" w14:textId="49708FD9" w:rsidR="000E1ED2" w:rsidRPr="006963ED" w:rsidRDefault="000E1ED2" w:rsidP="00B97150">
            <w:pPr>
              <w:spacing w:before="240"/>
              <w:jc w:val="center"/>
              <w:rPr>
                <w:sz w:val="24"/>
                <w:szCs w:val="24"/>
              </w:rPr>
            </w:pPr>
            <w:r w:rsidRPr="006963ED">
              <w:rPr>
                <w:sz w:val="24"/>
                <w:szCs w:val="24"/>
              </w:rPr>
              <w:t>NER-Modell (synthetisch</w:t>
            </w:r>
            <w:ins w:id="642" w:author="Lia Greiberg" w:date="2025-08-29T00:23:00Z" w16du:dateUtc="2025-08-28T22:23:00Z">
              <w:r w:rsidR="00B504C6">
                <w:rPr>
                  <w:sz w:val="24"/>
                  <w:szCs w:val="24"/>
                </w:rPr>
                <w:t>e</w:t>
              </w:r>
            </w:ins>
            <w:r w:rsidRPr="006963ED">
              <w:rPr>
                <w:sz w:val="24"/>
                <w:szCs w:val="24"/>
              </w:rPr>
              <w:t xml:space="preserve"> TD)</w:t>
            </w:r>
          </w:p>
        </w:tc>
      </w:tr>
      <w:tr w:rsidR="000E1ED2" w14:paraId="5AC07A88" w14:textId="77777777" w:rsidTr="00B97150">
        <w:trPr>
          <w:trHeight w:val="541"/>
        </w:trPr>
        <w:tc>
          <w:tcPr>
            <w:tcW w:w="1134" w:type="dxa"/>
            <w:vMerge/>
          </w:tcPr>
          <w:p w14:paraId="3E3CAF28" w14:textId="77777777" w:rsidR="000E1ED2" w:rsidRPr="00EF4748" w:rsidRDefault="000E1ED2" w:rsidP="00B97150">
            <w:pPr>
              <w:spacing w:before="240"/>
              <w:jc w:val="both"/>
              <w:rPr>
                <w:sz w:val="24"/>
                <w:szCs w:val="24"/>
              </w:rPr>
            </w:pPr>
          </w:p>
        </w:tc>
        <w:tc>
          <w:tcPr>
            <w:tcW w:w="993" w:type="dxa"/>
          </w:tcPr>
          <w:p w14:paraId="3918666D" w14:textId="77777777" w:rsidR="000E1ED2" w:rsidRPr="00EF4748" w:rsidRDefault="000E1ED2" w:rsidP="00B97150">
            <w:pPr>
              <w:spacing w:before="240"/>
              <w:jc w:val="center"/>
              <w:rPr>
                <w:sz w:val="24"/>
                <w:szCs w:val="24"/>
              </w:rPr>
            </w:pPr>
            <w:r w:rsidRPr="00EF4748">
              <w:rPr>
                <w:sz w:val="24"/>
                <w:szCs w:val="24"/>
              </w:rPr>
              <w:t>P</w:t>
            </w:r>
          </w:p>
        </w:tc>
        <w:tc>
          <w:tcPr>
            <w:tcW w:w="992" w:type="dxa"/>
          </w:tcPr>
          <w:p w14:paraId="781E35B7" w14:textId="77777777" w:rsidR="000E1ED2" w:rsidRPr="00EF4748" w:rsidRDefault="000E1ED2" w:rsidP="00B97150">
            <w:pPr>
              <w:spacing w:before="240"/>
              <w:jc w:val="center"/>
              <w:rPr>
                <w:sz w:val="24"/>
                <w:szCs w:val="24"/>
              </w:rPr>
            </w:pPr>
            <w:r w:rsidRPr="00EF4748">
              <w:rPr>
                <w:sz w:val="24"/>
                <w:szCs w:val="24"/>
              </w:rPr>
              <w:t>R</w:t>
            </w:r>
          </w:p>
        </w:tc>
        <w:tc>
          <w:tcPr>
            <w:tcW w:w="1559" w:type="dxa"/>
          </w:tcPr>
          <w:p w14:paraId="39FFB0AE" w14:textId="77777777" w:rsidR="000E1ED2" w:rsidRPr="00EF4748" w:rsidRDefault="000E1ED2" w:rsidP="00B97150">
            <w:pPr>
              <w:spacing w:before="240"/>
              <w:jc w:val="center"/>
              <w:rPr>
                <w:sz w:val="24"/>
                <w:szCs w:val="24"/>
              </w:rPr>
            </w:pPr>
            <w:r w:rsidRPr="00EF4748">
              <w:rPr>
                <w:sz w:val="24"/>
                <w:szCs w:val="24"/>
              </w:rPr>
              <w:t>F-Score</w:t>
            </w:r>
          </w:p>
        </w:tc>
        <w:tc>
          <w:tcPr>
            <w:tcW w:w="1134" w:type="dxa"/>
          </w:tcPr>
          <w:p w14:paraId="2129DF26" w14:textId="77777777" w:rsidR="000E1ED2" w:rsidRPr="00EF4748" w:rsidRDefault="000E1ED2" w:rsidP="00B97150">
            <w:pPr>
              <w:spacing w:before="240"/>
              <w:jc w:val="center"/>
              <w:rPr>
                <w:sz w:val="24"/>
                <w:szCs w:val="24"/>
              </w:rPr>
            </w:pPr>
            <w:r w:rsidRPr="00EF4748">
              <w:rPr>
                <w:sz w:val="24"/>
                <w:szCs w:val="24"/>
              </w:rPr>
              <w:t>P</w:t>
            </w:r>
          </w:p>
        </w:tc>
        <w:tc>
          <w:tcPr>
            <w:tcW w:w="997" w:type="dxa"/>
          </w:tcPr>
          <w:p w14:paraId="5E6289C6" w14:textId="77777777" w:rsidR="000E1ED2" w:rsidRPr="00EF4748" w:rsidRDefault="000E1ED2" w:rsidP="00B97150">
            <w:pPr>
              <w:spacing w:before="240"/>
              <w:jc w:val="center"/>
              <w:rPr>
                <w:sz w:val="24"/>
                <w:szCs w:val="24"/>
              </w:rPr>
            </w:pPr>
            <w:r w:rsidRPr="00EF4748">
              <w:rPr>
                <w:sz w:val="24"/>
                <w:szCs w:val="24"/>
              </w:rPr>
              <w:t>R</w:t>
            </w:r>
          </w:p>
        </w:tc>
        <w:tc>
          <w:tcPr>
            <w:tcW w:w="1120" w:type="dxa"/>
          </w:tcPr>
          <w:p w14:paraId="054C4A06" w14:textId="77777777" w:rsidR="000E1ED2" w:rsidRPr="00EF4748" w:rsidRDefault="000E1ED2" w:rsidP="00B97150">
            <w:pPr>
              <w:spacing w:before="240"/>
              <w:jc w:val="center"/>
              <w:rPr>
                <w:sz w:val="24"/>
                <w:szCs w:val="24"/>
              </w:rPr>
            </w:pPr>
            <w:r w:rsidRPr="00EF4748">
              <w:rPr>
                <w:sz w:val="24"/>
                <w:szCs w:val="24"/>
              </w:rPr>
              <w:t>F-Score</w:t>
            </w:r>
          </w:p>
        </w:tc>
      </w:tr>
      <w:tr w:rsidR="000E1ED2" w14:paraId="5164D21D" w14:textId="77777777" w:rsidTr="00B9715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134" w:type="dxa"/>
            <w:tcBorders>
              <w:top w:val="single" w:sz="4" w:space="0" w:color="auto"/>
              <w:left w:val="single" w:sz="4" w:space="0" w:color="auto"/>
              <w:bottom w:val="single" w:sz="4" w:space="0" w:color="auto"/>
              <w:right w:val="single" w:sz="4" w:space="0" w:color="auto"/>
            </w:tcBorders>
          </w:tcPr>
          <w:p w14:paraId="25298FA5" w14:textId="77777777" w:rsidR="000E1ED2" w:rsidRPr="00EF4748" w:rsidRDefault="000E1ED2" w:rsidP="00B97150">
            <w:pPr>
              <w:spacing w:before="240"/>
              <w:jc w:val="both"/>
              <w:rPr>
                <w:sz w:val="24"/>
                <w:szCs w:val="24"/>
              </w:rPr>
            </w:pPr>
            <w:r w:rsidRPr="00EF4748">
              <w:rPr>
                <w:sz w:val="24"/>
                <w:szCs w:val="24"/>
              </w:rPr>
              <w:t>LOC</w:t>
            </w:r>
          </w:p>
        </w:tc>
        <w:tc>
          <w:tcPr>
            <w:tcW w:w="993" w:type="dxa"/>
            <w:tcBorders>
              <w:top w:val="single" w:sz="4" w:space="0" w:color="auto"/>
              <w:bottom w:val="single" w:sz="4" w:space="0" w:color="auto"/>
              <w:right w:val="single" w:sz="4" w:space="0" w:color="auto"/>
            </w:tcBorders>
          </w:tcPr>
          <w:p w14:paraId="4678776C" w14:textId="77777777" w:rsidR="000E1ED2" w:rsidRPr="00EF4748" w:rsidRDefault="000E1ED2" w:rsidP="00B97150">
            <w:pPr>
              <w:spacing w:before="240"/>
              <w:jc w:val="both"/>
              <w:rPr>
                <w:sz w:val="24"/>
                <w:szCs w:val="24"/>
              </w:rPr>
            </w:pPr>
            <w:r>
              <w:rPr>
                <w:sz w:val="24"/>
                <w:szCs w:val="24"/>
              </w:rPr>
              <w:t>78,00</w:t>
            </w:r>
          </w:p>
        </w:tc>
        <w:tc>
          <w:tcPr>
            <w:tcW w:w="992" w:type="dxa"/>
            <w:tcBorders>
              <w:top w:val="single" w:sz="4" w:space="0" w:color="auto"/>
              <w:bottom w:val="single" w:sz="4" w:space="0" w:color="auto"/>
              <w:right w:val="single" w:sz="4" w:space="0" w:color="auto"/>
            </w:tcBorders>
          </w:tcPr>
          <w:p w14:paraId="168A32D8" w14:textId="77777777" w:rsidR="000E1ED2" w:rsidRPr="00EF4748" w:rsidRDefault="000E1ED2" w:rsidP="00B97150">
            <w:pPr>
              <w:spacing w:before="240"/>
              <w:jc w:val="both"/>
              <w:rPr>
                <w:sz w:val="24"/>
                <w:szCs w:val="24"/>
              </w:rPr>
            </w:pPr>
            <w:r>
              <w:rPr>
                <w:sz w:val="24"/>
                <w:szCs w:val="24"/>
              </w:rPr>
              <w:t>75,92</w:t>
            </w:r>
          </w:p>
        </w:tc>
        <w:tc>
          <w:tcPr>
            <w:tcW w:w="1559" w:type="dxa"/>
            <w:tcBorders>
              <w:top w:val="single" w:sz="4" w:space="0" w:color="auto"/>
              <w:bottom w:val="single" w:sz="4" w:space="0" w:color="auto"/>
              <w:right w:val="single" w:sz="4" w:space="0" w:color="auto"/>
            </w:tcBorders>
          </w:tcPr>
          <w:p w14:paraId="4ECD3C52" w14:textId="77777777" w:rsidR="000E1ED2" w:rsidRPr="000C7961" w:rsidRDefault="000E1ED2" w:rsidP="00B97150">
            <w:pPr>
              <w:spacing w:before="240"/>
              <w:jc w:val="both"/>
              <w:rPr>
                <w:color w:val="EE0000"/>
                <w:sz w:val="24"/>
                <w:szCs w:val="24"/>
              </w:rPr>
            </w:pPr>
            <w:r>
              <w:rPr>
                <w:sz w:val="24"/>
                <w:szCs w:val="24"/>
              </w:rPr>
              <w:t xml:space="preserve">76,95   </w:t>
            </w:r>
            <w:r>
              <w:rPr>
                <w:color w:val="EE0000"/>
                <w:sz w:val="24"/>
                <w:szCs w:val="24"/>
              </w:rPr>
              <w:t>+19,17</w:t>
            </w:r>
          </w:p>
        </w:tc>
        <w:tc>
          <w:tcPr>
            <w:tcW w:w="1134" w:type="dxa"/>
            <w:tcBorders>
              <w:top w:val="single" w:sz="4" w:space="0" w:color="auto"/>
              <w:left w:val="single" w:sz="4" w:space="0" w:color="auto"/>
              <w:bottom w:val="single" w:sz="4" w:space="0" w:color="auto"/>
            </w:tcBorders>
          </w:tcPr>
          <w:p w14:paraId="328FE3F1" w14:textId="77777777" w:rsidR="000E1ED2" w:rsidRPr="00EF4748" w:rsidRDefault="000E1ED2" w:rsidP="00B97150">
            <w:pPr>
              <w:spacing w:before="240"/>
              <w:jc w:val="both"/>
              <w:rPr>
                <w:sz w:val="24"/>
                <w:szCs w:val="24"/>
              </w:rPr>
            </w:pPr>
            <w:r>
              <w:rPr>
                <w:sz w:val="24"/>
                <w:szCs w:val="24"/>
              </w:rPr>
              <w:t>59,50</w:t>
            </w:r>
          </w:p>
        </w:tc>
        <w:tc>
          <w:tcPr>
            <w:tcW w:w="997" w:type="dxa"/>
            <w:tcBorders>
              <w:top w:val="single" w:sz="4" w:space="0" w:color="auto"/>
              <w:left w:val="single" w:sz="4" w:space="0" w:color="auto"/>
              <w:bottom w:val="single" w:sz="4" w:space="0" w:color="auto"/>
            </w:tcBorders>
          </w:tcPr>
          <w:p w14:paraId="55285956" w14:textId="77777777" w:rsidR="000E1ED2" w:rsidRPr="00EF4748" w:rsidRDefault="000E1ED2" w:rsidP="00B97150">
            <w:pPr>
              <w:spacing w:before="240"/>
              <w:jc w:val="both"/>
              <w:rPr>
                <w:sz w:val="24"/>
                <w:szCs w:val="24"/>
              </w:rPr>
            </w:pPr>
            <w:r>
              <w:rPr>
                <w:sz w:val="24"/>
                <w:szCs w:val="24"/>
              </w:rPr>
              <w:t>56,14</w:t>
            </w:r>
          </w:p>
        </w:tc>
        <w:tc>
          <w:tcPr>
            <w:tcW w:w="1120" w:type="dxa"/>
            <w:tcBorders>
              <w:top w:val="single" w:sz="4" w:space="0" w:color="auto"/>
              <w:left w:val="single" w:sz="4" w:space="0" w:color="auto"/>
              <w:bottom w:val="single" w:sz="4" w:space="0" w:color="auto"/>
              <w:right w:val="single" w:sz="4" w:space="0" w:color="auto"/>
            </w:tcBorders>
          </w:tcPr>
          <w:p w14:paraId="07F80858" w14:textId="77777777" w:rsidR="000E1ED2" w:rsidRPr="00EF4748" w:rsidRDefault="000E1ED2" w:rsidP="00B97150">
            <w:pPr>
              <w:spacing w:before="240"/>
              <w:jc w:val="both"/>
              <w:rPr>
                <w:sz w:val="24"/>
                <w:szCs w:val="24"/>
              </w:rPr>
            </w:pPr>
            <w:r>
              <w:rPr>
                <w:sz w:val="24"/>
                <w:szCs w:val="24"/>
              </w:rPr>
              <w:t>57,78</w:t>
            </w:r>
          </w:p>
        </w:tc>
      </w:tr>
      <w:tr w:rsidR="000E1ED2" w14:paraId="1F88F961" w14:textId="77777777" w:rsidTr="00B9715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134" w:type="dxa"/>
            <w:tcBorders>
              <w:top w:val="single" w:sz="4" w:space="0" w:color="auto"/>
              <w:left w:val="single" w:sz="4" w:space="0" w:color="auto"/>
              <w:bottom w:val="single" w:sz="4" w:space="0" w:color="auto"/>
              <w:right w:val="single" w:sz="4" w:space="0" w:color="auto"/>
            </w:tcBorders>
          </w:tcPr>
          <w:p w14:paraId="23DD7A94" w14:textId="77777777" w:rsidR="000E1ED2" w:rsidRPr="00EF4748" w:rsidRDefault="000E1ED2" w:rsidP="00B97150">
            <w:pPr>
              <w:spacing w:before="240"/>
              <w:jc w:val="both"/>
              <w:rPr>
                <w:sz w:val="24"/>
                <w:szCs w:val="24"/>
              </w:rPr>
            </w:pPr>
            <w:r w:rsidRPr="00EF4748">
              <w:rPr>
                <w:sz w:val="24"/>
                <w:szCs w:val="24"/>
              </w:rPr>
              <w:t>DATE</w:t>
            </w:r>
          </w:p>
        </w:tc>
        <w:tc>
          <w:tcPr>
            <w:tcW w:w="993" w:type="dxa"/>
            <w:tcBorders>
              <w:top w:val="single" w:sz="4" w:space="0" w:color="auto"/>
              <w:bottom w:val="single" w:sz="4" w:space="0" w:color="auto"/>
              <w:right w:val="single" w:sz="4" w:space="0" w:color="auto"/>
            </w:tcBorders>
          </w:tcPr>
          <w:p w14:paraId="02B443A8" w14:textId="77777777" w:rsidR="000E1ED2" w:rsidRPr="00EF4748" w:rsidRDefault="000E1ED2" w:rsidP="00B97150">
            <w:pPr>
              <w:spacing w:before="240"/>
              <w:jc w:val="both"/>
              <w:rPr>
                <w:sz w:val="24"/>
                <w:szCs w:val="24"/>
              </w:rPr>
            </w:pPr>
            <w:r>
              <w:rPr>
                <w:sz w:val="24"/>
                <w:szCs w:val="24"/>
              </w:rPr>
              <w:t>72,97</w:t>
            </w:r>
          </w:p>
        </w:tc>
        <w:tc>
          <w:tcPr>
            <w:tcW w:w="992" w:type="dxa"/>
            <w:tcBorders>
              <w:top w:val="single" w:sz="4" w:space="0" w:color="auto"/>
              <w:bottom w:val="single" w:sz="4" w:space="0" w:color="auto"/>
              <w:right w:val="single" w:sz="4" w:space="0" w:color="auto"/>
            </w:tcBorders>
          </w:tcPr>
          <w:p w14:paraId="589426DF" w14:textId="77777777" w:rsidR="000E1ED2" w:rsidRPr="00EF4748" w:rsidRDefault="000E1ED2" w:rsidP="00B97150">
            <w:pPr>
              <w:spacing w:before="240"/>
              <w:jc w:val="both"/>
              <w:rPr>
                <w:sz w:val="24"/>
                <w:szCs w:val="24"/>
              </w:rPr>
            </w:pPr>
            <w:r>
              <w:rPr>
                <w:sz w:val="24"/>
                <w:szCs w:val="24"/>
              </w:rPr>
              <w:t>68,69</w:t>
            </w:r>
          </w:p>
        </w:tc>
        <w:tc>
          <w:tcPr>
            <w:tcW w:w="1559" w:type="dxa"/>
            <w:tcBorders>
              <w:top w:val="single" w:sz="4" w:space="0" w:color="auto"/>
              <w:bottom w:val="single" w:sz="4" w:space="0" w:color="auto"/>
              <w:right w:val="single" w:sz="4" w:space="0" w:color="auto"/>
            </w:tcBorders>
          </w:tcPr>
          <w:p w14:paraId="46A4249C" w14:textId="77777777" w:rsidR="000E1ED2" w:rsidRPr="00EF4748" w:rsidRDefault="000E1ED2" w:rsidP="00B97150">
            <w:pPr>
              <w:spacing w:before="240"/>
              <w:jc w:val="both"/>
              <w:rPr>
                <w:sz w:val="24"/>
                <w:szCs w:val="24"/>
              </w:rPr>
            </w:pPr>
            <w:r>
              <w:rPr>
                <w:sz w:val="24"/>
                <w:szCs w:val="24"/>
              </w:rPr>
              <w:t xml:space="preserve">70,77  </w:t>
            </w:r>
            <w:r w:rsidRPr="000C7961">
              <w:rPr>
                <w:color w:val="EE0000"/>
                <w:sz w:val="24"/>
                <w:szCs w:val="24"/>
              </w:rPr>
              <w:t>+18,38</w:t>
            </w:r>
          </w:p>
        </w:tc>
        <w:tc>
          <w:tcPr>
            <w:tcW w:w="1134" w:type="dxa"/>
            <w:tcBorders>
              <w:top w:val="single" w:sz="4" w:space="0" w:color="auto"/>
              <w:left w:val="single" w:sz="4" w:space="0" w:color="auto"/>
              <w:bottom w:val="single" w:sz="4" w:space="0" w:color="auto"/>
            </w:tcBorders>
          </w:tcPr>
          <w:p w14:paraId="221D5F39" w14:textId="77777777" w:rsidR="000E1ED2" w:rsidRPr="00EF4748" w:rsidRDefault="000E1ED2" w:rsidP="00B97150">
            <w:pPr>
              <w:spacing w:before="240"/>
              <w:jc w:val="both"/>
              <w:rPr>
                <w:sz w:val="24"/>
                <w:szCs w:val="24"/>
              </w:rPr>
            </w:pPr>
            <w:r>
              <w:rPr>
                <w:sz w:val="24"/>
                <w:szCs w:val="24"/>
              </w:rPr>
              <w:t>66,67</w:t>
            </w:r>
          </w:p>
        </w:tc>
        <w:tc>
          <w:tcPr>
            <w:tcW w:w="997" w:type="dxa"/>
            <w:tcBorders>
              <w:top w:val="single" w:sz="4" w:space="0" w:color="auto"/>
              <w:left w:val="single" w:sz="4" w:space="0" w:color="auto"/>
              <w:bottom w:val="single" w:sz="4" w:space="0" w:color="auto"/>
            </w:tcBorders>
          </w:tcPr>
          <w:p w14:paraId="5BDACC6C" w14:textId="77777777" w:rsidR="000E1ED2" w:rsidRPr="00EF4748" w:rsidRDefault="000E1ED2" w:rsidP="00B97150">
            <w:pPr>
              <w:spacing w:before="240"/>
              <w:jc w:val="both"/>
              <w:rPr>
                <w:sz w:val="24"/>
                <w:szCs w:val="24"/>
              </w:rPr>
            </w:pPr>
            <w:r>
              <w:rPr>
                <w:sz w:val="24"/>
                <w:szCs w:val="24"/>
              </w:rPr>
              <w:t>43,14</w:t>
            </w:r>
          </w:p>
        </w:tc>
        <w:tc>
          <w:tcPr>
            <w:tcW w:w="1120" w:type="dxa"/>
            <w:tcBorders>
              <w:top w:val="single" w:sz="4" w:space="0" w:color="auto"/>
              <w:left w:val="single" w:sz="4" w:space="0" w:color="auto"/>
              <w:bottom w:val="single" w:sz="4" w:space="0" w:color="auto"/>
              <w:right w:val="single" w:sz="4" w:space="0" w:color="auto"/>
            </w:tcBorders>
          </w:tcPr>
          <w:p w14:paraId="73E12658" w14:textId="77777777" w:rsidR="000E1ED2" w:rsidRPr="00EF4748" w:rsidRDefault="000E1ED2" w:rsidP="00B97150">
            <w:pPr>
              <w:spacing w:before="240"/>
              <w:jc w:val="both"/>
              <w:rPr>
                <w:sz w:val="24"/>
                <w:szCs w:val="24"/>
              </w:rPr>
            </w:pPr>
            <w:r>
              <w:rPr>
                <w:sz w:val="24"/>
                <w:szCs w:val="24"/>
              </w:rPr>
              <w:t>52,39</w:t>
            </w:r>
          </w:p>
        </w:tc>
      </w:tr>
      <w:tr w:rsidR="000E1ED2" w14:paraId="3EC9F7F5" w14:textId="77777777" w:rsidTr="00B9715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134" w:type="dxa"/>
            <w:tcBorders>
              <w:top w:val="single" w:sz="4" w:space="0" w:color="auto"/>
              <w:left w:val="single" w:sz="4" w:space="0" w:color="auto"/>
              <w:bottom w:val="single" w:sz="4" w:space="0" w:color="auto"/>
              <w:right w:val="single" w:sz="4" w:space="0" w:color="auto"/>
            </w:tcBorders>
          </w:tcPr>
          <w:p w14:paraId="64D3B802" w14:textId="77777777" w:rsidR="000E1ED2" w:rsidRPr="00EF4748" w:rsidRDefault="000E1ED2" w:rsidP="00B97150">
            <w:pPr>
              <w:spacing w:before="240"/>
              <w:jc w:val="both"/>
              <w:rPr>
                <w:sz w:val="24"/>
                <w:szCs w:val="24"/>
              </w:rPr>
            </w:pPr>
            <w:r w:rsidRPr="00EF4748">
              <w:rPr>
                <w:sz w:val="24"/>
                <w:szCs w:val="24"/>
              </w:rPr>
              <w:t>PER</w:t>
            </w:r>
          </w:p>
        </w:tc>
        <w:tc>
          <w:tcPr>
            <w:tcW w:w="993" w:type="dxa"/>
            <w:tcBorders>
              <w:top w:val="single" w:sz="4" w:space="0" w:color="auto"/>
              <w:bottom w:val="single" w:sz="4" w:space="0" w:color="auto"/>
              <w:right w:val="single" w:sz="4" w:space="0" w:color="auto"/>
            </w:tcBorders>
          </w:tcPr>
          <w:p w14:paraId="2947004A" w14:textId="77777777" w:rsidR="000E1ED2" w:rsidRPr="00EF4748" w:rsidRDefault="000E1ED2" w:rsidP="00B97150">
            <w:pPr>
              <w:spacing w:before="240"/>
              <w:jc w:val="both"/>
              <w:rPr>
                <w:sz w:val="24"/>
                <w:szCs w:val="24"/>
              </w:rPr>
            </w:pPr>
            <w:r>
              <w:rPr>
                <w:sz w:val="24"/>
                <w:szCs w:val="24"/>
              </w:rPr>
              <w:t>47,99</w:t>
            </w:r>
          </w:p>
        </w:tc>
        <w:tc>
          <w:tcPr>
            <w:tcW w:w="992" w:type="dxa"/>
            <w:tcBorders>
              <w:top w:val="single" w:sz="4" w:space="0" w:color="auto"/>
              <w:bottom w:val="single" w:sz="4" w:space="0" w:color="auto"/>
              <w:right w:val="single" w:sz="4" w:space="0" w:color="auto"/>
            </w:tcBorders>
          </w:tcPr>
          <w:p w14:paraId="23E2EF60" w14:textId="77777777" w:rsidR="000E1ED2" w:rsidRPr="00EF4748" w:rsidRDefault="000E1ED2" w:rsidP="00B97150">
            <w:pPr>
              <w:spacing w:before="240"/>
              <w:jc w:val="both"/>
              <w:rPr>
                <w:sz w:val="24"/>
                <w:szCs w:val="24"/>
              </w:rPr>
            </w:pPr>
            <w:r>
              <w:rPr>
                <w:sz w:val="24"/>
                <w:szCs w:val="24"/>
              </w:rPr>
              <w:t>34,79</w:t>
            </w:r>
          </w:p>
        </w:tc>
        <w:tc>
          <w:tcPr>
            <w:tcW w:w="1559" w:type="dxa"/>
            <w:tcBorders>
              <w:top w:val="single" w:sz="4" w:space="0" w:color="auto"/>
              <w:bottom w:val="single" w:sz="4" w:space="0" w:color="auto"/>
              <w:right w:val="single" w:sz="4" w:space="0" w:color="auto"/>
            </w:tcBorders>
          </w:tcPr>
          <w:p w14:paraId="5405FD35" w14:textId="77777777" w:rsidR="000E1ED2" w:rsidRPr="00EF4748" w:rsidRDefault="000E1ED2" w:rsidP="00B97150">
            <w:pPr>
              <w:spacing w:before="240"/>
              <w:jc w:val="both"/>
              <w:rPr>
                <w:sz w:val="24"/>
                <w:szCs w:val="24"/>
              </w:rPr>
            </w:pPr>
            <w:r>
              <w:rPr>
                <w:sz w:val="24"/>
                <w:szCs w:val="24"/>
              </w:rPr>
              <w:t xml:space="preserve">40,34  </w:t>
            </w:r>
            <w:r w:rsidRPr="000C7961">
              <w:rPr>
                <w:color w:val="EE0000"/>
                <w:sz w:val="24"/>
                <w:szCs w:val="24"/>
              </w:rPr>
              <w:t>+28,16</w:t>
            </w:r>
          </w:p>
        </w:tc>
        <w:tc>
          <w:tcPr>
            <w:tcW w:w="1134" w:type="dxa"/>
            <w:tcBorders>
              <w:top w:val="single" w:sz="4" w:space="0" w:color="auto"/>
              <w:left w:val="single" w:sz="4" w:space="0" w:color="auto"/>
              <w:bottom w:val="single" w:sz="4" w:space="0" w:color="auto"/>
            </w:tcBorders>
          </w:tcPr>
          <w:p w14:paraId="04CFB11A" w14:textId="77777777" w:rsidR="000E1ED2" w:rsidRPr="00EF4748" w:rsidRDefault="000E1ED2" w:rsidP="00B97150">
            <w:pPr>
              <w:spacing w:before="240"/>
              <w:jc w:val="both"/>
              <w:rPr>
                <w:sz w:val="24"/>
                <w:szCs w:val="24"/>
              </w:rPr>
            </w:pPr>
            <w:r>
              <w:rPr>
                <w:sz w:val="24"/>
                <w:szCs w:val="24"/>
              </w:rPr>
              <w:t>13,75</w:t>
            </w:r>
          </w:p>
        </w:tc>
        <w:tc>
          <w:tcPr>
            <w:tcW w:w="997" w:type="dxa"/>
            <w:tcBorders>
              <w:top w:val="single" w:sz="4" w:space="0" w:color="auto"/>
              <w:left w:val="single" w:sz="4" w:space="0" w:color="auto"/>
              <w:bottom w:val="single" w:sz="4" w:space="0" w:color="auto"/>
            </w:tcBorders>
          </w:tcPr>
          <w:p w14:paraId="2EC9D391" w14:textId="77777777" w:rsidR="000E1ED2" w:rsidRPr="00EF4748" w:rsidRDefault="000E1ED2" w:rsidP="00B97150">
            <w:pPr>
              <w:spacing w:before="240"/>
              <w:jc w:val="both"/>
              <w:rPr>
                <w:sz w:val="24"/>
                <w:szCs w:val="24"/>
              </w:rPr>
            </w:pPr>
            <w:r>
              <w:rPr>
                <w:sz w:val="24"/>
                <w:szCs w:val="24"/>
              </w:rPr>
              <w:t>10,93</w:t>
            </w:r>
          </w:p>
        </w:tc>
        <w:tc>
          <w:tcPr>
            <w:tcW w:w="1120" w:type="dxa"/>
            <w:tcBorders>
              <w:top w:val="single" w:sz="4" w:space="0" w:color="auto"/>
              <w:left w:val="single" w:sz="4" w:space="0" w:color="auto"/>
              <w:bottom w:val="single" w:sz="4" w:space="0" w:color="auto"/>
              <w:right w:val="single" w:sz="4" w:space="0" w:color="auto"/>
            </w:tcBorders>
          </w:tcPr>
          <w:p w14:paraId="0FC62018" w14:textId="77777777" w:rsidR="000E1ED2" w:rsidRPr="00EF4748" w:rsidRDefault="000E1ED2" w:rsidP="00B97150">
            <w:pPr>
              <w:spacing w:before="240"/>
              <w:jc w:val="both"/>
              <w:rPr>
                <w:sz w:val="24"/>
                <w:szCs w:val="24"/>
              </w:rPr>
            </w:pPr>
            <w:r>
              <w:rPr>
                <w:sz w:val="24"/>
                <w:szCs w:val="24"/>
              </w:rPr>
              <w:t>12,18</w:t>
            </w:r>
          </w:p>
        </w:tc>
      </w:tr>
      <w:tr w:rsidR="000E1ED2" w14:paraId="68653A57" w14:textId="77777777" w:rsidTr="00B9715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134" w:type="dxa"/>
            <w:tcBorders>
              <w:top w:val="single" w:sz="4" w:space="0" w:color="auto"/>
              <w:left w:val="single" w:sz="4" w:space="0" w:color="auto"/>
              <w:bottom w:val="single" w:sz="4" w:space="0" w:color="auto"/>
              <w:right w:val="single" w:sz="4" w:space="0" w:color="auto"/>
            </w:tcBorders>
          </w:tcPr>
          <w:p w14:paraId="653A5788" w14:textId="77777777" w:rsidR="000E1ED2" w:rsidRPr="00EF4748" w:rsidRDefault="000E1ED2" w:rsidP="00B97150">
            <w:pPr>
              <w:spacing w:before="240"/>
              <w:jc w:val="both"/>
              <w:rPr>
                <w:sz w:val="24"/>
                <w:szCs w:val="24"/>
              </w:rPr>
            </w:pPr>
            <w:r w:rsidRPr="00EF4748">
              <w:rPr>
                <w:sz w:val="24"/>
                <w:szCs w:val="24"/>
              </w:rPr>
              <w:t>ORG</w:t>
            </w:r>
          </w:p>
        </w:tc>
        <w:tc>
          <w:tcPr>
            <w:tcW w:w="993" w:type="dxa"/>
            <w:tcBorders>
              <w:top w:val="single" w:sz="4" w:space="0" w:color="auto"/>
              <w:bottom w:val="single" w:sz="4" w:space="0" w:color="auto"/>
              <w:right w:val="single" w:sz="4" w:space="0" w:color="auto"/>
            </w:tcBorders>
          </w:tcPr>
          <w:p w14:paraId="0A3CDAF8" w14:textId="77777777" w:rsidR="000E1ED2" w:rsidRPr="00EF4748" w:rsidRDefault="000E1ED2" w:rsidP="00B97150">
            <w:pPr>
              <w:spacing w:before="240"/>
              <w:jc w:val="both"/>
              <w:rPr>
                <w:sz w:val="24"/>
                <w:szCs w:val="24"/>
              </w:rPr>
            </w:pPr>
            <w:r>
              <w:rPr>
                <w:sz w:val="24"/>
                <w:szCs w:val="24"/>
              </w:rPr>
              <w:t>53,33</w:t>
            </w:r>
          </w:p>
        </w:tc>
        <w:tc>
          <w:tcPr>
            <w:tcW w:w="992" w:type="dxa"/>
            <w:tcBorders>
              <w:top w:val="single" w:sz="4" w:space="0" w:color="auto"/>
              <w:bottom w:val="single" w:sz="4" w:space="0" w:color="auto"/>
              <w:right w:val="single" w:sz="4" w:space="0" w:color="auto"/>
            </w:tcBorders>
          </w:tcPr>
          <w:p w14:paraId="5BA91869" w14:textId="77777777" w:rsidR="000E1ED2" w:rsidRPr="00EF4748" w:rsidRDefault="000E1ED2" w:rsidP="00B97150">
            <w:pPr>
              <w:spacing w:before="240"/>
              <w:jc w:val="both"/>
              <w:rPr>
                <w:sz w:val="24"/>
                <w:szCs w:val="24"/>
              </w:rPr>
            </w:pPr>
            <w:r>
              <w:rPr>
                <w:sz w:val="24"/>
                <w:szCs w:val="24"/>
              </w:rPr>
              <w:t>11,68</w:t>
            </w:r>
          </w:p>
        </w:tc>
        <w:tc>
          <w:tcPr>
            <w:tcW w:w="1559" w:type="dxa"/>
            <w:tcBorders>
              <w:top w:val="single" w:sz="4" w:space="0" w:color="auto"/>
              <w:bottom w:val="single" w:sz="4" w:space="0" w:color="auto"/>
              <w:right w:val="single" w:sz="4" w:space="0" w:color="auto"/>
            </w:tcBorders>
          </w:tcPr>
          <w:p w14:paraId="011A5674" w14:textId="77777777" w:rsidR="000E1ED2" w:rsidRPr="00EF4748" w:rsidRDefault="000E1ED2" w:rsidP="00B97150">
            <w:pPr>
              <w:spacing w:before="240"/>
              <w:jc w:val="both"/>
              <w:rPr>
                <w:sz w:val="24"/>
                <w:szCs w:val="24"/>
              </w:rPr>
            </w:pPr>
            <w:r>
              <w:rPr>
                <w:sz w:val="24"/>
                <w:szCs w:val="24"/>
              </w:rPr>
              <w:t>19,16</w:t>
            </w:r>
          </w:p>
        </w:tc>
        <w:tc>
          <w:tcPr>
            <w:tcW w:w="1134" w:type="dxa"/>
            <w:tcBorders>
              <w:top w:val="single" w:sz="4" w:space="0" w:color="auto"/>
              <w:left w:val="single" w:sz="4" w:space="0" w:color="auto"/>
              <w:bottom w:val="single" w:sz="4" w:space="0" w:color="auto"/>
            </w:tcBorders>
          </w:tcPr>
          <w:p w14:paraId="6A735F9A" w14:textId="77777777" w:rsidR="000E1ED2" w:rsidRPr="00EF4748" w:rsidRDefault="000E1ED2" w:rsidP="00B97150">
            <w:pPr>
              <w:spacing w:before="240"/>
              <w:jc w:val="both"/>
              <w:rPr>
                <w:sz w:val="24"/>
                <w:szCs w:val="24"/>
              </w:rPr>
            </w:pPr>
            <w:r>
              <w:rPr>
                <w:sz w:val="24"/>
                <w:szCs w:val="24"/>
              </w:rPr>
              <w:t>0,00</w:t>
            </w:r>
          </w:p>
        </w:tc>
        <w:tc>
          <w:tcPr>
            <w:tcW w:w="997" w:type="dxa"/>
            <w:tcBorders>
              <w:top w:val="single" w:sz="4" w:space="0" w:color="auto"/>
              <w:left w:val="single" w:sz="4" w:space="0" w:color="auto"/>
              <w:bottom w:val="single" w:sz="4" w:space="0" w:color="auto"/>
            </w:tcBorders>
          </w:tcPr>
          <w:p w14:paraId="67279161" w14:textId="77777777" w:rsidR="000E1ED2" w:rsidRPr="00EF4748" w:rsidRDefault="000E1ED2" w:rsidP="00B97150">
            <w:pPr>
              <w:spacing w:before="240"/>
              <w:jc w:val="both"/>
              <w:rPr>
                <w:sz w:val="24"/>
                <w:szCs w:val="24"/>
              </w:rPr>
            </w:pPr>
            <w:r>
              <w:rPr>
                <w:sz w:val="24"/>
                <w:szCs w:val="24"/>
              </w:rPr>
              <w:t>0,00</w:t>
            </w:r>
          </w:p>
        </w:tc>
        <w:tc>
          <w:tcPr>
            <w:tcW w:w="1120" w:type="dxa"/>
            <w:tcBorders>
              <w:top w:val="single" w:sz="4" w:space="0" w:color="auto"/>
              <w:left w:val="single" w:sz="4" w:space="0" w:color="auto"/>
              <w:bottom w:val="single" w:sz="4" w:space="0" w:color="auto"/>
              <w:right w:val="single" w:sz="4" w:space="0" w:color="auto"/>
            </w:tcBorders>
          </w:tcPr>
          <w:p w14:paraId="740113E5" w14:textId="77777777" w:rsidR="000E1ED2" w:rsidRPr="00EF4748" w:rsidRDefault="000E1ED2" w:rsidP="00B97150">
            <w:pPr>
              <w:spacing w:before="240"/>
              <w:jc w:val="both"/>
              <w:rPr>
                <w:sz w:val="24"/>
                <w:szCs w:val="24"/>
              </w:rPr>
            </w:pPr>
            <w:r>
              <w:rPr>
                <w:sz w:val="24"/>
                <w:szCs w:val="24"/>
              </w:rPr>
              <w:t>0,00</w:t>
            </w:r>
          </w:p>
        </w:tc>
      </w:tr>
    </w:tbl>
    <w:p w14:paraId="0E7C0914" w14:textId="7FDBBBD7" w:rsidR="000E1ED2" w:rsidRDefault="000E1ED2" w:rsidP="000E1ED2">
      <w:pPr>
        <w:shd w:val="clear" w:color="auto" w:fill="FFFFFF"/>
        <w:spacing w:before="240"/>
        <w:jc w:val="both"/>
        <w:rPr>
          <w:sz w:val="24"/>
          <w:szCs w:val="24"/>
        </w:rPr>
      </w:pPr>
      <w:r>
        <w:t>Tabelle</w:t>
      </w:r>
      <w:del w:id="643" w:author="Lia Greiberg" w:date="2025-09-11T17:07:00Z" w16du:dateUtc="2025-09-11T15:07:00Z">
        <w:r w:rsidDel="007D07B5">
          <w:delText>.</w:delText>
        </w:r>
      </w:del>
      <w:r>
        <w:t xml:space="preserve"> </w:t>
      </w:r>
      <w:commentRangeStart w:id="644"/>
      <w:r>
        <w:t xml:space="preserve">5.1 </w:t>
      </w:r>
      <w:commentRangeEnd w:id="644"/>
      <w:r w:rsidR="00D61AFD">
        <w:rPr>
          <w:rStyle w:val="Kommentarzeichen"/>
        </w:rPr>
        <w:commentReference w:id="644"/>
      </w:r>
      <w:r>
        <w:t>Evaluierungsergebnisse zweier NER-Modelle (NER-Modell (gemischte TD) vs. NER-Modell (synthetisch</w:t>
      </w:r>
      <w:ins w:id="645" w:author="Lia Greiberg" w:date="2025-08-29T00:23:00Z" w16du:dateUtc="2025-08-28T22:23:00Z">
        <w:r w:rsidR="00B504C6">
          <w:t>e</w:t>
        </w:r>
      </w:ins>
      <w:r>
        <w:t xml:space="preserve"> TD)) </w:t>
      </w:r>
      <w:r>
        <w:fldChar w:fldCharType="begin"/>
      </w:r>
      <w:r w:rsidR="004B5C2A">
        <w:instrText xml:space="preserve"> INCLUDEPICTURE "C:\\Users\\svetlanayakutina\\Library\\Group Containers\\UBF8T346G9.ms\\WebArchiveCopyPasteTempFiles\\com.microsoft.Word\\training.svg" \* MERGEFORMAT </w:instrText>
      </w:r>
      <w:r>
        <w:fldChar w:fldCharType="separate"/>
      </w:r>
      <w:r>
        <w:fldChar w:fldCharType="end"/>
      </w:r>
    </w:p>
    <w:p w14:paraId="47750634" w14:textId="073B0BBB" w:rsidR="000E1ED2" w:rsidRDefault="000E1ED2" w:rsidP="000E1ED2">
      <w:pPr>
        <w:shd w:val="clear" w:color="auto" w:fill="FFFFFF"/>
        <w:spacing w:before="240" w:line="360" w:lineRule="auto"/>
        <w:ind w:firstLine="567"/>
        <w:jc w:val="both"/>
        <w:rPr>
          <w:sz w:val="24"/>
          <w:szCs w:val="24"/>
        </w:rPr>
      </w:pPr>
      <w:r>
        <w:rPr>
          <w:sz w:val="24"/>
          <w:szCs w:val="24"/>
        </w:rPr>
        <w:t xml:space="preserve">Die Evaluierung (Tabelle 5.1) zeigt deutlich, dass </w:t>
      </w:r>
      <w:ins w:id="646" w:author="Lia Greiberg" w:date="2025-08-29T00:24:00Z" w16du:dateUtc="2025-08-28T22:24:00Z">
        <w:r w:rsidR="00B504C6">
          <w:rPr>
            <w:sz w:val="24"/>
            <w:szCs w:val="24"/>
          </w:rPr>
          <w:t xml:space="preserve">das </w:t>
        </w:r>
      </w:ins>
      <w:r>
        <w:rPr>
          <w:sz w:val="24"/>
          <w:szCs w:val="24"/>
        </w:rPr>
        <w:t xml:space="preserve">NER-Modell mit </w:t>
      </w:r>
      <w:ins w:id="647" w:author="Lia Greiberg" w:date="2025-08-29T00:24:00Z" w16du:dateUtc="2025-08-28T22:24:00Z">
        <w:r w:rsidR="00B504C6">
          <w:rPr>
            <w:sz w:val="24"/>
            <w:szCs w:val="24"/>
          </w:rPr>
          <w:t xml:space="preserve">den </w:t>
        </w:r>
      </w:ins>
      <w:r>
        <w:rPr>
          <w:sz w:val="24"/>
          <w:szCs w:val="24"/>
        </w:rPr>
        <w:t xml:space="preserve">gemischten TD </w:t>
      </w:r>
      <w:del w:id="648" w:author="Lia Greiberg" w:date="2025-08-29T00:24:00Z" w16du:dateUtc="2025-08-28T22:24:00Z">
        <w:r w:rsidDel="00B504C6">
          <w:rPr>
            <w:sz w:val="24"/>
            <w:szCs w:val="24"/>
          </w:rPr>
          <w:delText xml:space="preserve">dem </w:delText>
        </w:r>
      </w:del>
      <w:ins w:id="649" w:author="Lia Greiberg" w:date="2025-08-29T00:24:00Z" w16du:dateUtc="2025-08-28T22:24:00Z">
        <w:r w:rsidR="00B504C6">
          <w:rPr>
            <w:sz w:val="24"/>
            <w:szCs w:val="24"/>
          </w:rPr>
          <w:t xml:space="preserve">das </w:t>
        </w:r>
      </w:ins>
      <w:r>
        <w:rPr>
          <w:sz w:val="24"/>
          <w:szCs w:val="24"/>
        </w:rPr>
        <w:t>andere</w:t>
      </w:r>
      <w:del w:id="650" w:author="Lia Greiberg" w:date="2025-08-29T00:24:00Z" w16du:dateUtc="2025-08-28T22:24:00Z">
        <w:r w:rsidDel="00B504C6">
          <w:rPr>
            <w:sz w:val="24"/>
            <w:szCs w:val="24"/>
          </w:rPr>
          <w:delText>n</w:delText>
        </w:r>
      </w:del>
      <w:r>
        <w:rPr>
          <w:sz w:val="24"/>
          <w:szCs w:val="24"/>
        </w:rPr>
        <w:t xml:space="preserve"> Modell in allen getesteten Kategorien übertr</w:t>
      </w:r>
      <w:ins w:id="651" w:author="Lia Greiberg" w:date="2025-08-29T00:24:00Z" w16du:dateUtc="2025-08-28T22:24:00Z">
        <w:r w:rsidR="00B504C6">
          <w:rPr>
            <w:sz w:val="24"/>
            <w:szCs w:val="24"/>
          </w:rPr>
          <w:t>ifft</w:t>
        </w:r>
      </w:ins>
      <w:del w:id="652" w:author="Lia Greiberg" w:date="2025-08-29T00:24:00Z" w16du:dateUtc="2025-08-28T22:24:00Z">
        <w:r w:rsidDel="00B504C6">
          <w:rPr>
            <w:sz w:val="24"/>
            <w:szCs w:val="24"/>
          </w:rPr>
          <w:delText>effend ist</w:delText>
        </w:r>
      </w:del>
      <w:r>
        <w:rPr>
          <w:sz w:val="24"/>
          <w:szCs w:val="24"/>
        </w:rPr>
        <w:t xml:space="preserve">. Besonders wird dieser Unterschied bei der Erkennung von Orts- und Datumsangaben sichtbar. Dabei erreicht das gemischte NER-Modell F-Scores von 76,95 bzw. 70,77 und liefert damit einen robusten Wert. Bei der Erkennung von Personennamen fällt auf, dass auch das gemischte Modell </w:t>
      </w:r>
      <w:ins w:id="653" w:author="Lia Greiberg" w:date="2025-09-11T17:21:00Z" w16du:dateUtc="2025-09-11T15:21:00Z">
        <w:r w:rsidR="000E51C5">
          <w:rPr>
            <w:sz w:val="24"/>
            <w:szCs w:val="24"/>
          </w:rPr>
          <w:t xml:space="preserve">zwar </w:t>
        </w:r>
      </w:ins>
      <w:r w:rsidRPr="00C95945">
        <w:rPr>
          <w:sz w:val="24"/>
          <w:szCs w:val="24"/>
        </w:rPr>
        <w:t>nur</w:t>
      </w:r>
      <w:r>
        <w:rPr>
          <w:sz w:val="24"/>
          <w:szCs w:val="24"/>
        </w:rPr>
        <w:t xml:space="preserve"> mäßige Ergebnisse erzielt, jedoch immer noch besser als das synthetische Modell</w:t>
      </w:r>
      <w:ins w:id="654" w:author="Lia Greiberg" w:date="2025-09-11T17:13:00Z" w16du:dateUtc="2025-09-11T15:13:00Z">
        <w:r w:rsidR="00C95945">
          <w:rPr>
            <w:sz w:val="24"/>
            <w:szCs w:val="24"/>
          </w:rPr>
          <w:t xml:space="preserve"> abschneidet</w:t>
        </w:r>
      </w:ins>
      <w:r>
        <w:rPr>
          <w:sz w:val="24"/>
          <w:szCs w:val="24"/>
        </w:rPr>
        <w:t>. Am problematischste</w:t>
      </w:r>
      <w:ins w:id="655" w:author="Lia Greiberg" w:date="2025-08-29T00:25:00Z" w16du:dateUtc="2025-08-28T22:25:00Z">
        <w:r w:rsidR="00B504C6">
          <w:rPr>
            <w:sz w:val="24"/>
            <w:szCs w:val="24"/>
          </w:rPr>
          <w:t>n</w:t>
        </w:r>
      </w:ins>
      <w:r>
        <w:rPr>
          <w:sz w:val="24"/>
          <w:szCs w:val="24"/>
        </w:rPr>
        <w:t xml:space="preserve"> bleibt die Kategorie ORG. Da Organisationsnamen i</w:t>
      </w:r>
      <w:ins w:id="656" w:author="Lia Greiberg" w:date="2025-08-29T00:25:00Z" w16du:dateUtc="2025-08-28T22:25:00Z">
        <w:r w:rsidR="00B504C6">
          <w:rPr>
            <w:sz w:val="24"/>
            <w:szCs w:val="24"/>
          </w:rPr>
          <w:t>n den</w:t>
        </w:r>
      </w:ins>
      <w:del w:id="657" w:author="Lia Greiberg" w:date="2025-08-29T00:25:00Z" w16du:dateUtc="2025-08-28T22:25:00Z">
        <w:r w:rsidDel="00B504C6">
          <w:rPr>
            <w:sz w:val="24"/>
            <w:szCs w:val="24"/>
          </w:rPr>
          <w:delText>m</w:delText>
        </w:r>
      </w:del>
      <w:r>
        <w:rPr>
          <w:sz w:val="24"/>
          <w:szCs w:val="24"/>
        </w:rPr>
        <w:t xml:space="preserve"> synthetischen TD </w:t>
      </w:r>
      <w:commentRangeStart w:id="658"/>
      <w:r w:rsidRPr="008B35B7">
        <w:rPr>
          <w:sz w:val="24"/>
          <w:szCs w:val="24"/>
        </w:rPr>
        <w:t>vo</w:t>
      </w:r>
      <w:ins w:id="659" w:author="Lia Greiberg" w:date="2025-09-11T17:13:00Z" w16du:dateUtc="2025-09-11T15:13:00Z">
        <w:r w:rsidR="00C95945" w:rsidRPr="008B35B7">
          <w:rPr>
            <w:sz w:val="24"/>
            <w:szCs w:val="24"/>
          </w:rPr>
          <w:t>m</w:t>
        </w:r>
      </w:ins>
      <w:del w:id="660" w:author="Lia Greiberg" w:date="2025-09-11T17:13:00Z" w16du:dateUtc="2025-09-11T15:13:00Z">
        <w:r w:rsidRPr="008B35B7" w:rsidDel="00C95945">
          <w:rPr>
            <w:sz w:val="24"/>
            <w:szCs w:val="24"/>
          </w:rPr>
          <w:delText>n</w:delText>
        </w:r>
      </w:del>
      <w:r>
        <w:rPr>
          <w:sz w:val="24"/>
          <w:szCs w:val="24"/>
        </w:rPr>
        <w:t xml:space="preserve"> LLM </w:t>
      </w:r>
      <w:commentRangeEnd w:id="658"/>
      <w:r w:rsidR="008B35B7">
        <w:rPr>
          <w:rStyle w:val="Kommentarzeichen"/>
        </w:rPr>
        <w:commentReference w:id="658"/>
      </w:r>
      <w:r>
        <w:rPr>
          <w:sz w:val="24"/>
          <w:szCs w:val="24"/>
        </w:rPr>
        <w:t xml:space="preserve">nicht generiert wurden, </w:t>
      </w:r>
      <w:del w:id="661" w:author="Lia Greiberg" w:date="2025-09-11T17:22:00Z" w16du:dateUtc="2025-09-11T15:22:00Z">
        <w:r w:rsidDel="000E51C5">
          <w:rPr>
            <w:sz w:val="24"/>
            <w:szCs w:val="24"/>
          </w:rPr>
          <w:delText xml:space="preserve">war </w:delText>
        </w:r>
      </w:del>
      <w:ins w:id="662" w:author="Lia Greiberg" w:date="2025-09-11T17:22:00Z" w16du:dateUtc="2025-09-11T15:22:00Z">
        <w:r w:rsidR="000E51C5">
          <w:rPr>
            <w:sz w:val="24"/>
            <w:szCs w:val="24"/>
          </w:rPr>
          <w:t xml:space="preserve">ist </w:t>
        </w:r>
      </w:ins>
      <w:r>
        <w:rPr>
          <w:sz w:val="24"/>
          <w:szCs w:val="24"/>
        </w:rPr>
        <w:t xml:space="preserve">es wenig überraschend, dass das Modell in dieser Kategorie keine Erkennungsleistung zeigt (F=0). </w:t>
      </w:r>
      <w:r>
        <w:rPr>
          <w:sz w:val="24"/>
          <w:szCs w:val="24"/>
        </w:rPr>
        <w:lastRenderedPageBreak/>
        <w:t>Bei dem gemischten Modell w</w:t>
      </w:r>
      <w:ins w:id="663" w:author="Lia Greiberg" w:date="2025-09-11T17:18:00Z" w16du:dateUtc="2025-09-11T15:18:00Z">
        <w:r w:rsidR="008B35B7">
          <w:rPr>
            <w:sz w:val="24"/>
            <w:szCs w:val="24"/>
          </w:rPr>
          <w:t>u</w:t>
        </w:r>
      </w:ins>
      <w:del w:id="664" w:author="Lia Greiberg" w:date="2025-08-29T00:25:00Z" w16du:dateUtc="2025-08-28T22:25:00Z">
        <w:r w:rsidDel="002C2725">
          <w:rPr>
            <w:sz w:val="24"/>
            <w:szCs w:val="24"/>
          </w:rPr>
          <w:delText>i</w:delText>
        </w:r>
      </w:del>
      <w:r>
        <w:rPr>
          <w:sz w:val="24"/>
          <w:szCs w:val="24"/>
        </w:rPr>
        <w:t>rd</w:t>
      </w:r>
      <w:ins w:id="665" w:author="Lia Greiberg" w:date="2025-08-29T00:25:00Z" w16du:dateUtc="2025-08-28T22:25:00Z">
        <w:r w:rsidR="002C2725">
          <w:rPr>
            <w:sz w:val="24"/>
            <w:szCs w:val="24"/>
          </w:rPr>
          <w:t>en</w:t>
        </w:r>
      </w:ins>
      <w:r>
        <w:rPr>
          <w:sz w:val="24"/>
          <w:szCs w:val="24"/>
        </w:rPr>
        <w:t xml:space="preserve"> mit einem F von 19,16 sehr geringe Werte erreicht. Dies deutet darauf hin, dass die vorhandenen Beispiele für ORG nicht ausreichen, um </w:t>
      </w:r>
      <w:del w:id="666" w:author="Lia Greiberg" w:date="2025-09-11T17:23:00Z" w16du:dateUtc="2025-09-11T15:23:00Z">
        <w:r w:rsidDel="000E51C5">
          <w:rPr>
            <w:sz w:val="24"/>
            <w:szCs w:val="24"/>
          </w:rPr>
          <w:delText xml:space="preserve">die </w:delText>
        </w:r>
      </w:del>
      <w:ins w:id="667" w:author="Lia Greiberg" w:date="2025-09-11T17:23:00Z" w16du:dateUtc="2025-09-11T15:23:00Z">
        <w:r w:rsidR="000E51C5">
          <w:rPr>
            <w:sz w:val="24"/>
            <w:szCs w:val="24"/>
          </w:rPr>
          <w:t xml:space="preserve">eine </w:t>
        </w:r>
      </w:ins>
      <w:r>
        <w:rPr>
          <w:sz w:val="24"/>
          <w:szCs w:val="24"/>
        </w:rPr>
        <w:t>höhere Modellleistung zu erzielen. Insgesamt konnte durch den Einsatz von 245 authentische</w:t>
      </w:r>
      <w:ins w:id="668" w:author="Lia Greiberg" w:date="2025-08-29T00:26:00Z" w16du:dateUtc="2025-08-28T22:26:00Z">
        <w:r w:rsidR="00B433C2">
          <w:rPr>
            <w:sz w:val="24"/>
            <w:szCs w:val="24"/>
          </w:rPr>
          <w:t>n</w:t>
        </w:r>
      </w:ins>
      <w:r>
        <w:rPr>
          <w:sz w:val="24"/>
          <w:szCs w:val="24"/>
        </w:rPr>
        <w:t xml:space="preserve"> Sätzen die Modellleistung bei drei Entitätstypen LOC, DATE, PER auf 19,17, 18,38 und 28,16 Prozent erhöht werden. Damit zeigt sich, dass die gewählte Methode nicht nur leistungsfähig ist, sondern auch ein deutliches Potenzial für </w:t>
      </w:r>
      <w:del w:id="669" w:author="Lia Greiberg" w:date="2025-09-11T17:23:00Z" w16du:dateUtc="2025-09-11T15:23:00Z">
        <w:r w:rsidDel="000E51C5">
          <w:rPr>
            <w:sz w:val="24"/>
            <w:szCs w:val="24"/>
          </w:rPr>
          <w:delText xml:space="preserve">die </w:delText>
        </w:r>
      </w:del>
      <w:ins w:id="670" w:author="Lia Greiberg" w:date="2025-09-11T17:23:00Z" w16du:dateUtc="2025-09-11T15:23:00Z">
        <w:r w:rsidR="000E51C5">
          <w:rPr>
            <w:sz w:val="24"/>
            <w:szCs w:val="24"/>
          </w:rPr>
          <w:t>ein</w:t>
        </w:r>
      </w:ins>
      <w:ins w:id="671" w:author="Lia Greiberg" w:date="2025-09-11T17:24:00Z" w16du:dateUtc="2025-09-11T15:24:00Z">
        <w:r w:rsidR="000E51C5">
          <w:rPr>
            <w:sz w:val="24"/>
            <w:szCs w:val="24"/>
          </w:rPr>
          <w:t>e</w:t>
        </w:r>
      </w:ins>
      <w:ins w:id="672" w:author="Lia Greiberg" w:date="2025-09-11T17:23:00Z" w16du:dateUtc="2025-09-11T15:23:00Z">
        <w:r w:rsidR="000E51C5">
          <w:rPr>
            <w:sz w:val="24"/>
            <w:szCs w:val="24"/>
          </w:rPr>
          <w:t xml:space="preserve"> </w:t>
        </w:r>
      </w:ins>
      <w:r>
        <w:rPr>
          <w:sz w:val="24"/>
          <w:szCs w:val="24"/>
        </w:rPr>
        <w:t xml:space="preserve">weitere Verbesserung der Erkennung von NER in den historischen Texten </w:t>
      </w:r>
      <w:del w:id="673" w:author="Lia Greiberg" w:date="2025-09-11T17:24:00Z" w16du:dateUtc="2025-09-11T15:24:00Z">
        <w:r w:rsidDel="000E51C5">
          <w:rPr>
            <w:sz w:val="24"/>
            <w:szCs w:val="24"/>
          </w:rPr>
          <w:delText>ist</w:delText>
        </w:r>
      </w:del>
      <w:ins w:id="674" w:author="Lia Greiberg" w:date="2025-09-11T17:24:00Z" w16du:dateUtc="2025-09-11T15:24:00Z">
        <w:r w:rsidR="000E51C5">
          <w:rPr>
            <w:sz w:val="24"/>
            <w:szCs w:val="24"/>
          </w:rPr>
          <w:t>bietet</w:t>
        </w:r>
      </w:ins>
      <w:r>
        <w:rPr>
          <w:sz w:val="24"/>
          <w:szCs w:val="24"/>
        </w:rPr>
        <w:t>.</w:t>
      </w:r>
    </w:p>
    <w:p w14:paraId="6F7BCCBC" w14:textId="293ADB57" w:rsidR="000E1ED2" w:rsidRDefault="000E1ED2" w:rsidP="000E1ED2">
      <w:pPr>
        <w:shd w:val="clear" w:color="auto" w:fill="FFFFFF"/>
        <w:spacing w:before="240" w:line="360" w:lineRule="auto"/>
        <w:ind w:firstLine="567"/>
        <w:jc w:val="both"/>
        <w:rPr>
          <w:sz w:val="24"/>
          <w:szCs w:val="24"/>
        </w:rPr>
      </w:pPr>
      <w:r>
        <w:rPr>
          <w:sz w:val="24"/>
          <w:szCs w:val="24"/>
        </w:rPr>
        <w:t>Nach dem Training konnte das Modell bereits auf sämtliche XML-Dokumente angewendet werden. Zunächst wurde der Text nach Sätzen segmentiert. Auf jeden einzelnen Satz wurde</w:t>
      </w:r>
      <w:ins w:id="675" w:author="Lia Greiberg" w:date="2025-08-29T00:26:00Z" w16du:dateUtc="2025-08-28T22:26:00Z">
        <w:r w:rsidR="00B433C2">
          <w:rPr>
            <w:sz w:val="24"/>
            <w:szCs w:val="24"/>
          </w:rPr>
          <w:t xml:space="preserve"> das</w:t>
        </w:r>
      </w:ins>
      <w:r>
        <w:rPr>
          <w:sz w:val="24"/>
          <w:szCs w:val="24"/>
        </w:rPr>
        <w:t xml:space="preserve"> </w:t>
      </w:r>
      <w:r w:rsidRPr="00676509">
        <w:rPr>
          <w:sz w:val="24"/>
          <w:szCs w:val="24"/>
        </w:rPr>
        <w:t>NER</w:t>
      </w:r>
      <w:r>
        <w:rPr>
          <w:sz w:val="24"/>
          <w:szCs w:val="24"/>
        </w:rPr>
        <w:t xml:space="preserve">-Modell angewendet und die </w:t>
      </w:r>
      <w:r w:rsidRPr="00676509">
        <w:rPr>
          <w:i/>
          <w:iCs/>
          <w:sz w:val="24"/>
          <w:szCs w:val="24"/>
        </w:rPr>
        <w:t>PER</w:t>
      </w:r>
      <w:r>
        <w:rPr>
          <w:sz w:val="24"/>
          <w:szCs w:val="24"/>
        </w:rPr>
        <w:t xml:space="preserve">-, </w:t>
      </w:r>
      <w:r w:rsidRPr="00676509">
        <w:rPr>
          <w:i/>
          <w:iCs/>
          <w:sz w:val="24"/>
          <w:szCs w:val="24"/>
        </w:rPr>
        <w:t>LOC</w:t>
      </w:r>
      <w:r>
        <w:rPr>
          <w:sz w:val="24"/>
          <w:szCs w:val="24"/>
        </w:rPr>
        <w:t>- und DATE-</w:t>
      </w:r>
      <w:del w:id="676" w:author="Lia Greiberg" w:date="2025-08-29T00:26:00Z" w16du:dateUtc="2025-08-28T22:26:00Z">
        <w:r w:rsidDel="00B433C2">
          <w:rPr>
            <w:sz w:val="24"/>
            <w:szCs w:val="24"/>
          </w:rPr>
          <w:delText xml:space="preserve"> </w:delText>
        </w:r>
      </w:del>
      <w:r>
        <w:rPr>
          <w:sz w:val="24"/>
          <w:szCs w:val="24"/>
        </w:rPr>
        <w:t>Entitäten erkannt. Falls ein Satz keine vorgeschriebenen Entitäten enth</w:t>
      </w:r>
      <w:ins w:id="677" w:author="Lia Greiberg" w:date="2025-08-29T00:26:00Z" w16du:dateUtc="2025-08-28T22:26:00Z">
        <w:r w:rsidR="00B433C2">
          <w:rPr>
            <w:sz w:val="24"/>
            <w:szCs w:val="24"/>
          </w:rPr>
          <w:t>ie</w:t>
        </w:r>
      </w:ins>
      <w:del w:id="678" w:author="Lia Greiberg" w:date="2025-08-29T00:26:00Z" w16du:dateUtc="2025-08-28T22:26:00Z">
        <w:r w:rsidDel="00B433C2">
          <w:rPr>
            <w:sz w:val="24"/>
            <w:szCs w:val="24"/>
          </w:rPr>
          <w:delText>ä</w:delText>
        </w:r>
      </w:del>
      <w:r>
        <w:rPr>
          <w:sz w:val="24"/>
          <w:szCs w:val="24"/>
        </w:rPr>
        <w:t>lt, blieb der Satz unverändert. Für die Sätze</w:t>
      </w:r>
      <w:del w:id="679" w:author="Lia Greiberg" w:date="2025-08-29T00:27:00Z" w16du:dateUtc="2025-08-28T22:27:00Z">
        <w:r w:rsidDel="00B433C2">
          <w:rPr>
            <w:sz w:val="24"/>
            <w:szCs w:val="24"/>
          </w:rPr>
          <w:delText>n</w:delText>
        </w:r>
      </w:del>
      <w:r>
        <w:rPr>
          <w:sz w:val="24"/>
          <w:szCs w:val="24"/>
        </w:rPr>
        <w:t>, in de</w:t>
      </w:r>
      <w:ins w:id="680" w:author="Lia Greiberg" w:date="2025-08-29T00:27:00Z" w16du:dateUtc="2025-08-28T22:27:00Z">
        <w:r w:rsidR="00B433C2">
          <w:rPr>
            <w:sz w:val="24"/>
            <w:szCs w:val="24"/>
          </w:rPr>
          <w:t>n</w:t>
        </w:r>
      </w:ins>
      <w:del w:id="681" w:author="Lia Greiberg" w:date="2025-08-29T00:27:00Z" w16du:dateUtc="2025-08-28T22:27:00Z">
        <w:r w:rsidDel="00B433C2">
          <w:rPr>
            <w:sz w:val="24"/>
            <w:szCs w:val="24"/>
          </w:rPr>
          <w:delText>r</w:delText>
        </w:r>
      </w:del>
      <w:r>
        <w:rPr>
          <w:sz w:val="24"/>
          <w:szCs w:val="24"/>
        </w:rPr>
        <w:t xml:space="preserve">en die Entitäten erkannt wurden, wurde ein &lt;s&gt;-Element automatisch erzeugt, das die Elemente &lt;persName&gt;, &lt;placeName&gt; und &lt;date&gt; einschließt. Abschließend wurden die TEI-Dateien manuell überprüft und um </w:t>
      </w:r>
      <w:r w:rsidRPr="00C76426">
        <w:rPr>
          <w:sz w:val="24"/>
          <w:szCs w:val="24"/>
        </w:rPr>
        <w:t>den</w:t>
      </w:r>
      <w:r>
        <w:rPr>
          <w:sz w:val="24"/>
          <w:szCs w:val="24"/>
        </w:rPr>
        <w:t xml:space="preserve"> zusätzlichen Entitätstyp</w:t>
      </w:r>
      <w:del w:id="682" w:author="Lia Greiberg" w:date="2025-09-12T10:39:00Z" w16du:dateUtc="2025-09-12T08:39:00Z">
        <w:r w:rsidDel="006A2261">
          <w:rPr>
            <w:sz w:val="24"/>
            <w:szCs w:val="24"/>
          </w:rPr>
          <w:delText>e</w:delText>
        </w:r>
      </w:del>
      <w:r>
        <w:rPr>
          <w:sz w:val="24"/>
          <w:szCs w:val="24"/>
        </w:rPr>
        <w:t xml:space="preserve"> </w:t>
      </w:r>
      <w:r w:rsidRPr="00676509">
        <w:rPr>
          <w:i/>
          <w:iCs/>
          <w:sz w:val="24"/>
          <w:szCs w:val="24"/>
        </w:rPr>
        <w:t>ORG</w:t>
      </w:r>
      <w:r>
        <w:rPr>
          <w:sz w:val="24"/>
          <w:szCs w:val="24"/>
        </w:rPr>
        <w:t xml:space="preserve"> (Organisation) ergänzt. Dabei ist zu beachten, dass ORG (&lt;orgName&gt;) in diesem Kontext nicht Organisationsnamen i</w:t>
      </w:r>
      <w:ins w:id="683" w:author="Lia Greiberg" w:date="2025-09-12T09:40:00Z" w16du:dateUtc="2025-09-12T07:40:00Z">
        <w:r w:rsidR="00C76426">
          <w:rPr>
            <w:sz w:val="24"/>
            <w:szCs w:val="24"/>
          </w:rPr>
          <w:t>m</w:t>
        </w:r>
      </w:ins>
      <w:del w:id="684" w:author="Lia Greiberg" w:date="2025-09-12T09:40:00Z" w16du:dateUtc="2025-09-12T07:40:00Z">
        <w:r w:rsidDel="00C76426">
          <w:rPr>
            <w:sz w:val="24"/>
            <w:szCs w:val="24"/>
          </w:rPr>
          <w:delText>n</w:delText>
        </w:r>
      </w:del>
      <w:r>
        <w:rPr>
          <w:sz w:val="24"/>
          <w:szCs w:val="24"/>
        </w:rPr>
        <w:t xml:space="preserve"> klassischen Sinn</w:t>
      </w:r>
      <w:ins w:id="685" w:author="Lia Greiberg" w:date="2025-09-12T09:41:00Z" w16du:dateUtc="2025-09-12T07:41:00Z">
        <w:r w:rsidR="00C76426">
          <w:rPr>
            <w:sz w:val="24"/>
            <w:szCs w:val="24"/>
          </w:rPr>
          <w:t>e</w:t>
        </w:r>
      </w:ins>
      <w:r>
        <w:rPr>
          <w:sz w:val="24"/>
          <w:szCs w:val="24"/>
        </w:rPr>
        <w:t xml:space="preserve"> bezeichnet, sondern </w:t>
      </w:r>
      <w:commentRangeStart w:id="686"/>
      <w:ins w:id="687" w:author="Lia Greiberg" w:date="2025-09-12T09:44:00Z" w16du:dateUtc="2025-09-12T07:44:00Z">
        <w:r w:rsidR="00C76426">
          <w:rPr>
            <w:sz w:val="24"/>
            <w:szCs w:val="24"/>
          </w:rPr>
          <w:t xml:space="preserve">verschiedene Aufenthaltsorte </w:t>
        </w:r>
      </w:ins>
      <w:commentRangeEnd w:id="686"/>
      <w:ins w:id="688" w:author="Lia Greiberg" w:date="2025-09-12T09:46:00Z" w16du:dateUtc="2025-09-12T07:46:00Z">
        <w:r w:rsidR="00C76426">
          <w:rPr>
            <w:rStyle w:val="Kommentarzeichen"/>
          </w:rPr>
          <w:commentReference w:id="686"/>
        </w:r>
      </w:ins>
      <w:ins w:id="689" w:author="Lia Greiberg" w:date="2025-08-29T00:27:00Z" w16du:dateUtc="2025-08-28T22:27:00Z">
        <w:r w:rsidR="00983F7A">
          <w:rPr>
            <w:sz w:val="24"/>
            <w:szCs w:val="24"/>
          </w:rPr>
          <w:t>de</w:t>
        </w:r>
      </w:ins>
      <w:ins w:id="690" w:author="Lia Greiberg" w:date="2025-09-12T09:44:00Z" w16du:dateUtc="2025-09-12T07:44:00Z">
        <w:r w:rsidR="00C76426">
          <w:rPr>
            <w:sz w:val="24"/>
            <w:szCs w:val="24"/>
          </w:rPr>
          <w:t>r</w:t>
        </w:r>
      </w:ins>
      <w:ins w:id="691" w:author="Lia Greiberg" w:date="2025-08-29T00:27:00Z" w16du:dateUtc="2025-08-28T22:27:00Z">
        <w:r w:rsidR="00983F7A">
          <w:rPr>
            <w:sz w:val="24"/>
            <w:szCs w:val="24"/>
          </w:rPr>
          <w:t xml:space="preserve"> </w:t>
        </w:r>
      </w:ins>
      <w:r>
        <w:rPr>
          <w:sz w:val="24"/>
          <w:szCs w:val="24"/>
        </w:rPr>
        <w:t xml:space="preserve">Herrnhuter Brüdergemeine </w:t>
      </w:r>
      <w:del w:id="692" w:author="Lia Greiberg" w:date="2025-09-12T09:44:00Z" w16du:dateUtc="2025-09-12T07:44:00Z">
        <w:r w:rsidDel="00C76426">
          <w:rPr>
            <w:sz w:val="24"/>
            <w:szCs w:val="24"/>
          </w:rPr>
          <w:delText xml:space="preserve">in unterschiedlichen Regionen </w:delText>
        </w:r>
      </w:del>
      <w:r w:rsidRPr="001C04E0">
        <w:rPr>
          <w:sz w:val="24"/>
          <w:szCs w:val="24"/>
        </w:rPr>
        <w:t>(</w:t>
      </w:r>
      <w:r w:rsidRPr="001C04E0">
        <w:rPr>
          <w:color w:val="000000"/>
          <w:sz w:val="24"/>
          <w:szCs w:val="24"/>
        </w:rPr>
        <w:t>z. B.</w:t>
      </w:r>
      <w:r w:rsidRPr="001C04E0">
        <w:rPr>
          <w:rStyle w:val="apple-converted-space"/>
          <w:color w:val="000000"/>
          <w:sz w:val="24"/>
          <w:szCs w:val="24"/>
        </w:rPr>
        <w:t xml:space="preserve"> </w:t>
      </w:r>
      <w:r w:rsidRPr="001C04E0">
        <w:rPr>
          <w:rStyle w:val="Hervorhebung"/>
          <w:color w:val="000000"/>
          <w:sz w:val="24"/>
          <w:szCs w:val="24"/>
        </w:rPr>
        <w:t>Mission unter den Hottentotten</w:t>
      </w:r>
      <w:r w:rsidRPr="001C04E0">
        <w:rPr>
          <w:rStyle w:val="apple-converted-space"/>
          <w:color w:val="000000"/>
          <w:sz w:val="24"/>
          <w:szCs w:val="24"/>
        </w:rPr>
        <w:t xml:space="preserve"> </w:t>
      </w:r>
      <w:r w:rsidRPr="001C04E0">
        <w:rPr>
          <w:color w:val="000000"/>
          <w:sz w:val="24"/>
          <w:szCs w:val="24"/>
        </w:rPr>
        <w:t xml:space="preserve">oder </w:t>
      </w:r>
      <w:r w:rsidRPr="001C04E0">
        <w:rPr>
          <w:rStyle w:val="Hervorhebung"/>
          <w:color w:val="000000"/>
          <w:sz w:val="24"/>
          <w:szCs w:val="24"/>
        </w:rPr>
        <w:t>Herrnhuter Brüdergemeine in Elim</w:t>
      </w:r>
      <w:r w:rsidRPr="001C04E0">
        <w:rPr>
          <w:sz w:val="24"/>
          <w:szCs w:val="24"/>
        </w:rPr>
        <w:t>)</w:t>
      </w:r>
      <w:r>
        <w:rPr>
          <w:sz w:val="24"/>
          <w:szCs w:val="24"/>
        </w:rPr>
        <w:t xml:space="preserve"> oder Arbeitsplätze wie eine </w:t>
      </w:r>
      <w:r>
        <w:rPr>
          <w:i/>
          <w:iCs/>
          <w:sz w:val="24"/>
          <w:szCs w:val="24"/>
        </w:rPr>
        <w:t>Tischlerei.</w:t>
      </w:r>
      <w:r>
        <w:rPr>
          <w:sz w:val="24"/>
          <w:szCs w:val="24"/>
        </w:rPr>
        <w:t xml:space="preserve"> Während der manuellen Korrektur wurden ausschließlich </w:t>
      </w:r>
      <w:r w:rsidRPr="00676509">
        <w:rPr>
          <w:i/>
          <w:iCs/>
          <w:sz w:val="24"/>
          <w:szCs w:val="24"/>
        </w:rPr>
        <w:t>aktive</w:t>
      </w:r>
      <w:r>
        <w:rPr>
          <w:sz w:val="24"/>
          <w:szCs w:val="24"/>
        </w:rPr>
        <w:t xml:space="preserve"> Sätze beibehalten. Die Sätze, in de</w:t>
      </w:r>
      <w:ins w:id="693" w:author="Lia Greiberg" w:date="2025-08-29T00:28:00Z" w16du:dateUtc="2025-08-28T22:28:00Z">
        <w:r w:rsidR="00983F7A">
          <w:rPr>
            <w:sz w:val="24"/>
            <w:szCs w:val="24"/>
          </w:rPr>
          <w:t>n</w:t>
        </w:r>
      </w:ins>
      <w:del w:id="694" w:author="Lia Greiberg" w:date="2025-08-29T00:28:00Z" w16du:dateUtc="2025-08-28T22:28:00Z">
        <w:r w:rsidDel="00983F7A">
          <w:rPr>
            <w:sz w:val="24"/>
            <w:szCs w:val="24"/>
          </w:rPr>
          <w:delText>r</w:delText>
        </w:r>
      </w:del>
      <w:r>
        <w:rPr>
          <w:sz w:val="24"/>
          <w:szCs w:val="24"/>
        </w:rPr>
        <w:t>en ein Entitätstyp</w:t>
      </w:r>
      <w:del w:id="695" w:author="Lia Greiberg" w:date="2025-09-12T10:39:00Z" w16du:dateUtc="2025-09-12T08:39:00Z">
        <w:r w:rsidDel="006A2261">
          <w:rPr>
            <w:sz w:val="24"/>
            <w:szCs w:val="24"/>
          </w:rPr>
          <w:delText>e</w:delText>
        </w:r>
      </w:del>
      <w:r>
        <w:rPr>
          <w:sz w:val="24"/>
          <w:szCs w:val="24"/>
        </w:rPr>
        <w:t xml:space="preserve"> lediglich erwähnt, aber nicht im eigentlichen Kontext verwendet wurde, wurden ignoriert. </w:t>
      </w:r>
    </w:p>
    <w:p w14:paraId="7B6A2BF3" w14:textId="77777777" w:rsidR="000E1ED2" w:rsidRPr="00F830EA" w:rsidRDefault="000E1ED2" w:rsidP="000E1ED2">
      <w:pPr>
        <w:pStyle w:val="berschrift2"/>
        <w:numPr>
          <w:ilvl w:val="2"/>
          <w:numId w:val="25"/>
        </w:numPr>
        <w:ind w:left="284" w:hanging="284"/>
        <w:jc w:val="both"/>
        <w:rPr>
          <w:rFonts w:ascii="Times New Roman" w:hAnsi="Times New Roman"/>
        </w:rPr>
      </w:pPr>
      <w:r w:rsidRPr="00F830EA">
        <w:rPr>
          <w:rFonts w:ascii="Times New Roman" w:hAnsi="Times New Roman"/>
        </w:rPr>
        <w:t>Relation</w:t>
      </w:r>
      <w:r>
        <w:rPr>
          <w:rFonts w:ascii="Times New Roman" w:hAnsi="Times New Roman"/>
        </w:rPr>
        <w:t>se</w:t>
      </w:r>
      <w:r w:rsidRPr="00F830EA">
        <w:rPr>
          <w:rFonts w:ascii="Times New Roman" w:hAnsi="Times New Roman"/>
        </w:rPr>
        <w:t>xtra</w:t>
      </w:r>
      <w:r>
        <w:rPr>
          <w:rFonts w:ascii="Times New Roman" w:hAnsi="Times New Roman"/>
        </w:rPr>
        <w:t>k</w:t>
      </w:r>
      <w:r w:rsidRPr="00F830EA">
        <w:rPr>
          <w:rFonts w:ascii="Times New Roman" w:hAnsi="Times New Roman"/>
        </w:rPr>
        <w:t>tion (</w:t>
      </w:r>
      <w:r>
        <w:rPr>
          <w:rFonts w:ascii="Times New Roman" w:hAnsi="Times New Roman"/>
        </w:rPr>
        <w:t>RE</w:t>
      </w:r>
      <w:r w:rsidRPr="00F830EA">
        <w:rPr>
          <w:rFonts w:ascii="Times New Roman" w:hAnsi="Times New Roman"/>
        </w:rPr>
        <w:t>)</w:t>
      </w:r>
    </w:p>
    <w:p w14:paraId="3324F972" w14:textId="7F0AA170" w:rsidR="000E1ED2" w:rsidRDefault="00730B44" w:rsidP="000E1ED2">
      <w:pPr>
        <w:pStyle w:val="GrundschriftmitEinzug"/>
        <w:spacing w:line="360" w:lineRule="auto"/>
        <w:ind w:firstLine="0"/>
        <w:rPr>
          <w:rFonts w:ascii="Times New Roman" w:hAnsi="Times New Roman"/>
          <w:sz w:val="24"/>
          <w:szCs w:val="24"/>
        </w:rPr>
      </w:pPr>
      <w:ins w:id="696" w:author="Lia Greiberg" w:date="2025-09-12T09:49:00Z" w16du:dateUtc="2025-09-12T07:49:00Z">
        <w:r>
          <w:rPr>
            <w:rFonts w:ascii="Times New Roman" w:hAnsi="Times New Roman"/>
            <w:sz w:val="24"/>
            <w:szCs w:val="24"/>
          </w:rPr>
          <w:t xml:space="preserve">Die </w:t>
        </w:r>
      </w:ins>
      <w:r w:rsidR="000E1ED2">
        <w:rPr>
          <w:rFonts w:ascii="Times New Roman" w:hAnsi="Times New Roman"/>
          <w:sz w:val="24"/>
          <w:szCs w:val="24"/>
        </w:rPr>
        <w:t xml:space="preserve">Relationsextraktion verfolgt das Ziel, </w:t>
      </w:r>
      <w:del w:id="697" w:author="Lia Greiberg" w:date="2025-09-12T09:49:00Z" w16du:dateUtc="2025-09-12T07:49:00Z">
        <w:r w:rsidR="000E1ED2" w:rsidDel="00730B44">
          <w:rPr>
            <w:rFonts w:ascii="Times New Roman" w:hAnsi="Times New Roman"/>
            <w:sz w:val="24"/>
            <w:szCs w:val="24"/>
          </w:rPr>
          <w:delText xml:space="preserve">die </w:delText>
        </w:r>
      </w:del>
      <w:r w:rsidR="000E1ED2">
        <w:rPr>
          <w:rFonts w:ascii="Times New Roman" w:hAnsi="Times New Roman"/>
          <w:sz w:val="24"/>
          <w:szCs w:val="24"/>
        </w:rPr>
        <w:t xml:space="preserve">erkannte Entitäten im Text miteinander zu verknüpfen </w:t>
      </w:r>
      <w:commentRangeStart w:id="698"/>
      <w:r w:rsidR="000E1ED2" w:rsidRPr="00081A8A">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{"citationID":"P1CY2bCL","properties":{"formattedCitation":"(Hinkelmann/Hoppe/Humm 2025)","plainCitation":"(Hinkelmann/Hoppe/Humm 2025)","dontUpdate":true,"noteIndex":0},"citationItems":[{"id":274,"uris":["http://zotero.org/users/10358077/items/YP9MQPIC"],"itemData":{"id":274,"type":"book","language":"German","note":"Accepted: 2025-03-13T10:10:21Z\nDOI: 10.1007/978-3-658-44781-6","publisher":"Springer Nature","source":"library.oapen.org","title":"Hybride KI mit Machine Learning und Knowledge Graphs: Innovative Lösungen aus der Praxis","title-short":"Hybride KI mit Machine Learning und Knowledge Graphs","URL":"https://library.oapen.org/handle/20.500.12657/99902","editor":[{"family":"Hinkelmann","given":"Knut"},{"family":"Hoppe","given":"Thomas"},{"family":"Humm","given":"Bernhard G."}],"accessed":{"date-parts":[["2025",8,11]]},"issued":{"date-parts":[["2025"]]}}}],"schema":"https://github.com/citation-style-language/schema/raw/master/csl-citation.json"} </w:instrText>
      </w:r>
      <w:r w:rsidR="000E1ED2" w:rsidRPr="00081A8A">
        <w:rPr>
          <w:rFonts w:ascii="Times New Roman" w:hAnsi="Times New Roman"/>
          <w:sz w:val="24"/>
          <w:szCs w:val="24"/>
        </w:rPr>
        <w:fldChar w:fldCharType="separate"/>
      </w:r>
      <w:r w:rsidR="000E1ED2" w:rsidRPr="00081A8A">
        <w:rPr>
          <w:rFonts w:ascii="Times New Roman" w:hAnsi="Times New Roman"/>
          <w:noProof/>
          <w:sz w:val="24"/>
          <w:szCs w:val="24"/>
        </w:rPr>
        <w:t>(vg</w:t>
      </w:r>
      <w:ins w:id="699" w:author="Lia Greiberg" w:date="2025-09-11T14:29:00Z" w16du:dateUtc="2025-09-11T12:29:00Z">
        <w:r w:rsidR="00AD4F8E">
          <w:rPr>
            <w:rFonts w:ascii="Times New Roman" w:hAnsi="Times New Roman"/>
            <w:noProof/>
            <w:sz w:val="24"/>
            <w:szCs w:val="24"/>
          </w:rPr>
          <w:t>l</w:t>
        </w:r>
      </w:ins>
      <w:r w:rsidR="000E1ED2" w:rsidRPr="00081A8A">
        <w:rPr>
          <w:rFonts w:ascii="Times New Roman" w:hAnsi="Times New Roman"/>
          <w:noProof/>
          <w:sz w:val="24"/>
          <w:szCs w:val="24"/>
        </w:rPr>
        <w:t>. Hamann</w:t>
      </w:r>
      <w:ins w:id="700" w:author="Lia Greiberg" w:date="2025-08-29T00:28:00Z" w16du:dateUtc="2025-08-28T22:28:00Z">
        <w:r w:rsidR="002420C3">
          <w:rPr>
            <w:rFonts w:ascii="Times New Roman" w:hAnsi="Times New Roman"/>
            <w:noProof/>
            <w:sz w:val="24"/>
            <w:szCs w:val="24"/>
          </w:rPr>
          <w:t>/</w:t>
        </w:r>
      </w:ins>
      <w:del w:id="701" w:author="Lia Greiberg" w:date="2025-08-29T00:28:00Z" w16du:dateUtc="2025-08-28T22:28:00Z">
        <w:r w:rsidR="000E1ED2" w:rsidRPr="00081A8A" w:rsidDel="002420C3">
          <w:rPr>
            <w:rFonts w:ascii="Times New Roman" w:hAnsi="Times New Roman"/>
            <w:noProof/>
            <w:sz w:val="24"/>
            <w:szCs w:val="24"/>
          </w:rPr>
          <w:delText xml:space="preserve"> </w:delText>
        </w:r>
      </w:del>
      <w:r w:rsidR="000E1ED2" w:rsidRPr="00081A8A">
        <w:rPr>
          <w:rFonts w:ascii="Times New Roman" w:hAnsi="Times New Roman"/>
          <w:noProof/>
          <w:sz w:val="24"/>
          <w:szCs w:val="24"/>
          <w:highlight w:val="cyan"/>
        </w:rPr>
        <w:t>Hinkelmann/</w:t>
      </w:r>
      <w:del w:id="702" w:author="Lia Greiberg" w:date="2025-08-29T00:28:00Z" w16du:dateUtc="2025-08-28T22:28:00Z">
        <w:r w:rsidR="000E1ED2" w:rsidDel="002420C3">
          <w:rPr>
            <w:rFonts w:ascii="Times New Roman" w:hAnsi="Times New Roman"/>
            <w:noProof/>
            <w:sz w:val="24"/>
            <w:szCs w:val="24"/>
            <w:highlight w:val="cyan"/>
          </w:rPr>
          <w:delText xml:space="preserve"> </w:delText>
        </w:r>
      </w:del>
      <w:r w:rsidR="000E1ED2" w:rsidRPr="00081A8A">
        <w:rPr>
          <w:rFonts w:ascii="Times New Roman" w:hAnsi="Times New Roman"/>
          <w:noProof/>
          <w:sz w:val="24"/>
          <w:szCs w:val="24"/>
          <w:highlight w:val="cyan"/>
        </w:rPr>
        <w:t>Hoppe/Humm</w:t>
      </w:r>
      <w:r w:rsidR="000E1ED2" w:rsidRPr="00081A8A">
        <w:rPr>
          <w:rFonts w:ascii="Times New Roman" w:hAnsi="Times New Roman"/>
          <w:noProof/>
          <w:sz w:val="24"/>
          <w:szCs w:val="24"/>
        </w:rPr>
        <w:t xml:space="preserve"> 2025: </w:t>
      </w:r>
      <w:r w:rsidR="000E1ED2">
        <w:rPr>
          <w:rFonts w:ascii="Times New Roman" w:hAnsi="Times New Roman"/>
          <w:noProof/>
          <w:sz w:val="24"/>
          <w:szCs w:val="24"/>
        </w:rPr>
        <w:t>84</w:t>
      </w:r>
      <w:r w:rsidR="000E1ED2" w:rsidRPr="00081A8A">
        <w:rPr>
          <w:rFonts w:ascii="Times New Roman" w:hAnsi="Times New Roman"/>
          <w:noProof/>
          <w:sz w:val="24"/>
          <w:szCs w:val="24"/>
        </w:rPr>
        <w:t>)</w:t>
      </w:r>
      <w:r w:rsidR="000E1ED2" w:rsidRPr="00081A8A">
        <w:rPr>
          <w:rFonts w:ascii="Times New Roman" w:hAnsi="Times New Roman"/>
          <w:sz w:val="24"/>
          <w:szCs w:val="24"/>
        </w:rPr>
        <w:fldChar w:fldCharType="end"/>
      </w:r>
      <w:commentRangeEnd w:id="698"/>
      <w:r w:rsidR="002420C3">
        <w:rPr>
          <w:rStyle w:val="Kommentarzeichen"/>
          <w:rFonts w:ascii="Times New Roman" w:hAnsi="Times New Roman"/>
        </w:rPr>
        <w:commentReference w:id="698"/>
      </w:r>
      <w:r w:rsidR="000E1ED2">
        <w:rPr>
          <w:rFonts w:ascii="Times New Roman" w:hAnsi="Times New Roman"/>
          <w:sz w:val="24"/>
          <w:szCs w:val="24"/>
        </w:rPr>
        <w:t xml:space="preserve">. Relationen bilden </w:t>
      </w:r>
      <w:del w:id="703" w:author="Lia Greiberg" w:date="2025-09-12T09:50:00Z" w16du:dateUtc="2025-09-12T07:50:00Z">
        <w:r w:rsidR="000E1ED2" w:rsidDel="00730B44">
          <w:rPr>
            <w:rFonts w:ascii="Times New Roman" w:hAnsi="Times New Roman"/>
            <w:sz w:val="24"/>
            <w:szCs w:val="24"/>
          </w:rPr>
          <w:delText xml:space="preserve">die </w:delText>
        </w:r>
      </w:del>
      <w:r w:rsidR="000E1ED2">
        <w:rPr>
          <w:rFonts w:ascii="Times New Roman" w:hAnsi="Times New Roman"/>
          <w:sz w:val="24"/>
          <w:szCs w:val="24"/>
        </w:rPr>
        <w:t>syntaktische und semantische Verbindung</w:t>
      </w:r>
      <w:ins w:id="704" w:author="Lia Greiberg" w:date="2025-09-12T09:50:00Z" w16du:dateUtc="2025-09-12T07:50:00Z">
        <w:r>
          <w:rPr>
            <w:rFonts w:ascii="Times New Roman" w:hAnsi="Times New Roman"/>
            <w:sz w:val="24"/>
            <w:szCs w:val="24"/>
          </w:rPr>
          <w:t>en</w:t>
        </w:r>
      </w:ins>
      <w:r w:rsidR="000E1ED2">
        <w:rPr>
          <w:rFonts w:ascii="Times New Roman" w:hAnsi="Times New Roman"/>
          <w:sz w:val="24"/>
          <w:szCs w:val="24"/>
        </w:rPr>
        <w:t xml:space="preserve"> zwischen Entitäten. Die Komplexität ihrer Ermittlung führte zur Entwicklung unterschiedlicher Methoden </w:t>
      </w:r>
      <w:r w:rsidR="000E1ED2">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{"citationID":"rNKK6W68","properties":{"formattedCitation":"(Tao/Wang/Bai 2024)","plainCitation":"(Tao/Wang/Bai 2024)","dontUpdate":true,"noteIndex":0},"citationItems":[{"id":316,"uris":["http://zotero.org/users/10358077/items/VN97ATMU"],"itemData":{"id":316,"type":"article","abstract":"This paper presents a comprehensive exploration of relation extraction utilizing advanced language models, specifically Chain of Thought (CoT) and Graphical Reasoning (GRE) techniques. We demonstrate how leveraging in-context learning with GPT-3.5 can significantly enhance the extraction process, particularly through detailed example-based reasoning. Additionally, we introduce a novel graphical reasoning approach that dissects relation extraction into sequential sub-tasks, improving precision and adaptability in processing complex relational data. Our experiments, conducted on multiple datasets, including manually annotated data, show considerable improvements in performance metrics, underscoring the effectiveness of our methodologies.","DOI":"10.48550/arXiv.2405.00216","note":"arXiv:2405.00216 [cs]","number":"arXiv:2405.00216","publisher":"arXiv","source":"arXiv.org","title":"Graphical Reasoning: LLM-based Semi-Open Relation Extraction","title-short":"Graphical Reasoning","URL":"http://arxiv.org/abs/2405.00216","author":[{"family":"Tao","given":"Yicheng"},{"family":"Wang","given":"Yiqun"},{"family":"Bai","given":"Longju"}],"accessed":{"date-parts":[["2025",8,22]]},"issued":{"date-parts":[["2024",4,30]]}}}],"schema":"https://github.com/citation-style-language/schema/raw/master/csl-citation.json"} </w:instrText>
      </w:r>
      <w:r w:rsidR="000E1ED2">
        <w:rPr>
          <w:rFonts w:ascii="Times New Roman" w:hAnsi="Times New Roman"/>
          <w:sz w:val="24"/>
          <w:szCs w:val="24"/>
        </w:rPr>
        <w:fldChar w:fldCharType="separate"/>
      </w:r>
      <w:r w:rsidR="000E1ED2">
        <w:rPr>
          <w:rFonts w:ascii="Times New Roman" w:hAnsi="Times New Roman"/>
          <w:noProof/>
          <w:sz w:val="24"/>
          <w:szCs w:val="24"/>
        </w:rPr>
        <w:t>(vgl. Tao/Wang/Bai 2024: 1)</w:t>
      </w:r>
      <w:r w:rsidR="000E1ED2">
        <w:rPr>
          <w:rFonts w:ascii="Times New Roman" w:hAnsi="Times New Roman"/>
          <w:sz w:val="24"/>
          <w:szCs w:val="24"/>
        </w:rPr>
        <w:fldChar w:fldCharType="end"/>
      </w:r>
      <w:r w:rsidR="000E1ED2">
        <w:rPr>
          <w:rFonts w:ascii="Times New Roman" w:hAnsi="Times New Roman"/>
          <w:sz w:val="24"/>
          <w:szCs w:val="24"/>
        </w:rPr>
        <w:t>, wie bspw. regelbasierte Verfahren (Dependency Tree), überwachte Ansätze (POS), semi-überwachtes Lernen (</w:t>
      </w:r>
      <w:r w:rsidR="000E1ED2" w:rsidRPr="00182E23">
        <w:rPr>
          <w:rFonts w:ascii="Times New Roman" w:hAnsi="Times New Roman"/>
          <w:sz w:val="24"/>
          <w:szCs w:val="24"/>
        </w:rPr>
        <w:t>Supervised Learning</w:t>
      </w:r>
      <w:r w:rsidR="000E1ED2">
        <w:rPr>
          <w:rFonts w:ascii="Times New Roman" w:hAnsi="Times New Roman"/>
          <w:sz w:val="24"/>
          <w:szCs w:val="24"/>
        </w:rPr>
        <w:t xml:space="preserve">) oder Active Learning mittels eines Klassifikators </w:t>
      </w:r>
      <w:r w:rsidR="000E1ED2" w:rsidRPr="00BD403F">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{"citationID":"otiM5YrB","properties":{"formattedCitation":"(Lanquillon/Schacht 2023)","plainCitation":"(Lanquillon/Schacht 2023)","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schema":"https://github.com/citation-style-language/schema/raw/master/csl-citation.json"} </w:instrText>
      </w:r>
      <w:r w:rsidR="000E1ED2" w:rsidRPr="00BD403F">
        <w:rPr>
          <w:rFonts w:ascii="Times New Roman" w:hAnsi="Times New Roman"/>
          <w:sz w:val="24"/>
          <w:szCs w:val="24"/>
        </w:rPr>
        <w:fldChar w:fldCharType="separate"/>
      </w:r>
      <w:r w:rsidR="000E1ED2" w:rsidRPr="00BD403F">
        <w:rPr>
          <w:rFonts w:ascii="Times New Roman" w:hAnsi="Times New Roman"/>
          <w:noProof/>
          <w:sz w:val="24"/>
          <w:szCs w:val="24"/>
        </w:rPr>
        <w:t>(</w:t>
      </w:r>
      <w:r w:rsidR="000E1ED2">
        <w:rPr>
          <w:rFonts w:ascii="Times New Roman" w:hAnsi="Times New Roman"/>
          <w:noProof/>
          <w:sz w:val="24"/>
          <w:szCs w:val="24"/>
        </w:rPr>
        <w:t xml:space="preserve">vgl. </w:t>
      </w:r>
      <w:r w:rsidR="000E1ED2" w:rsidRPr="00BD403F">
        <w:rPr>
          <w:rFonts w:ascii="Times New Roman" w:hAnsi="Times New Roman"/>
          <w:noProof/>
          <w:sz w:val="24"/>
          <w:szCs w:val="24"/>
        </w:rPr>
        <w:t>Lanquillon/</w:t>
      </w:r>
      <w:del w:id="705" w:author="Lia Greiberg" w:date="2025-08-29T00:29:00Z" w16du:dateUtc="2025-08-28T22:29:00Z">
        <w:r w:rsidR="000E1ED2" w:rsidDel="002420C3">
          <w:rPr>
            <w:rFonts w:ascii="Times New Roman" w:hAnsi="Times New Roman"/>
            <w:noProof/>
            <w:sz w:val="24"/>
            <w:szCs w:val="24"/>
          </w:rPr>
          <w:delText xml:space="preserve"> </w:delText>
        </w:r>
      </w:del>
      <w:r w:rsidR="000E1ED2" w:rsidRPr="00BD403F">
        <w:rPr>
          <w:rFonts w:ascii="Times New Roman" w:hAnsi="Times New Roman"/>
          <w:noProof/>
          <w:sz w:val="24"/>
          <w:szCs w:val="24"/>
        </w:rPr>
        <w:t xml:space="preserve">Schacht </w:t>
      </w:r>
      <w:r w:rsidR="000E1ED2" w:rsidRPr="00BD403F">
        <w:rPr>
          <w:rFonts w:ascii="Times New Roman" w:hAnsi="Times New Roman"/>
          <w:noProof/>
          <w:sz w:val="24"/>
          <w:szCs w:val="24"/>
        </w:rPr>
        <w:lastRenderedPageBreak/>
        <w:t>2023</w:t>
      </w:r>
      <w:r w:rsidR="000E1ED2">
        <w:rPr>
          <w:rFonts w:ascii="Times New Roman" w:hAnsi="Times New Roman"/>
          <w:noProof/>
          <w:sz w:val="24"/>
          <w:szCs w:val="24"/>
        </w:rPr>
        <w:t>: 178–181</w:t>
      </w:r>
      <w:r w:rsidR="000E1ED2" w:rsidRPr="00BD403F">
        <w:rPr>
          <w:rFonts w:ascii="Times New Roman" w:hAnsi="Times New Roman"/>
          <w:noProof/>
          <w:sz w:val="24"/>
          <w:szCs w:val="24"/>
        </w:rPr>
        <w:t>)</w:t>
      </w:r>
      <w:r w:rsidR="000E1ED2" w:rsidRPr="00BD403F">
        <w:rPr>
          <w:rFonts w:ascii="Times New Roman" w:hAnsi="Times New Roman"/>
          <w:sz w:val="24"/>
          <w:szCs w:val="24"/>
        </w:rPr>
        <w:fldChar w:fldCharType="end"/>
      </w:r>
      <w:r w:rsidR="000E1ED2">
        <w:rPr>
          <w:rFonts w:ascii="Times New Roman" w:hAnsi="Times New Roman"/>
          <w:sz w:val="24"/>
          <w:szCs w:val="24"/>
        </w:rPr>
        <w:t xml:space="preserve">. Seit kurzem kamen auch LLMs zum Einsatz </w:t>
      </w:r>
      <w:r w:rsidR="000E1ED2">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{"citationID":"ZKS0pPT9","properties":{"formattedCitation":"(Tao/Wang/Bai 2024)","plainCitation":"(Tao/Wang/Bai 2024)","dontUpdate":true,"noteIndex":0},"citationItems":[{"id":316,"uris":["http://zotero.org/users/10358077/items/VN97ATMU"],"itemData":{"id":316,"type":"article","abstract":"This paper presents a comprehensive exploration of relation extraction utilizing advanced language models, specifically Chain of Thought (CoT) and Graphical Reasoning (GRE) techniques. We demonstrate how leveraging in-context learning with GPT-3.5 can significantly enhance the extraction process, particularly through detailed example-based reasoning. Additionally, we introduce a novel graphical reasoning approach that dissects relation extraction into sequential sub-tasks, improving precision and adaptability in processing complex relational data. Our experiments, conducted on multiple datasets, including manually annotated data, show considerable improvements in performance metrics, underscoring the effectiveness of our methodologies.","DOI":"10.48550/arXiv.2405.00216","note":"arXiv:2405.00216 [cs]","number":"arXiv:2405.00216","publisher":"arXiv","source":"arXiv.org","title":"Graphical Reasoning: LLM-based Semi-Open Relation Extraction","title-short":"Graphical Reasoning","URL":"http://arxiv.org/abs/2405.00216","author":[{"family":"Tao","given":"Yicheng"},{"family":"Wang","given":"Yiqun"},{"family":"Bai","given":"Longju"}],"accessed":{"date-parts":[["2025",8,22]]},"issued":{"date-parts":[["2024",4,30]]}}}],"schema":"https://github.com/citation-style-language/schema/raw/master/csl-citation.json"} </w:instrText>
      </w:r>
      <w:r w:rsidR="000E1ED2">
        <w:rPr>
          <w:rFonts w:ascii="Times New Roman" w:hAnsi="Times New Roman"/>
          <w:sz w:val="24"/>
          <w:szCs w:val="24"/>
        </w:rPr>
        <w:fldChar w:fldCharType="separate"/>
      </w:r>
      <w:r w:rsidR="000E1ED2">
        <w:rPr>
          <w:rFonts w:ascii="Times New Roman" w:hAnsi="Times New Roman"/>
          <w:noProof/>
          <w:sz w:val="24"/>
          <w:szCs w:val="24"/>
        </w:rPr>
        <w:t>(vgl. Tao/Wang/Bai 2024: 1)</w:t>
      </w:r>
      <w:r w:rsidR="000E1ED2">
        <w:rPr>
          <w:rFonts w:ascii="Times New Roman" w:hAnsi="Times New Roman"/>
          <w:sz w:val="24"/>
          <w:szCs w:val="24"/>
        </w:rPr>
        <w:fldChar w:fldCharType="end"/>
      </w:r>
      <w:r w:rsidR="000E1ED2">
        <w:rPr>
          <w:rFonts w:ascii="Times New Roman" w:hAnsi="Times New Roman"/>
          <w:sz w:val="24"/>
          <w:szCs w:val="24"/>
        </w:rPr>
        <w:t>. Mit der Einführung generativer Sprachmodelle wie GPT und Llama richtet</w:t>
      </w:r>
      <w:ins w:id="706" w:author="Lia Greiberg" w:date="2025-09-12T10:03:00Z" w16du:dateUtc="2025-09-12T08:03:00Z">
        <w:r w:rsidR="006C146D">
          <w:rPr>
            <w:rFonts w:ascii="Times New Roman" w:hAnsi="Times New Roman"/>
            <w:sz w:val="24"/>
            <w:szCs w:val="24"/>
          </w:rPr>
          <w:t>e</w:t>
        </w:r>
      </w:ins>
      <w:r w:rsidR="000E1ED2">
        <w:rPr>
          <w:rFonts w:ascii="Times New Roman" w:hAnsi="Times New Roman"/>
          <w:sz w:val="24"/>
          <w:szCs w:val="24"/>
        </w:rPr>
        <w:t xml:space="preserve"> sich die Forschung zur RE zunehmend auf deren Nutzung. Mit GPT-2 (2019) wurde die Idee von prompt-basierte</w:t>
      </w:r>
      <w:ins w:id="707" w:author="Lia Greiberg" w:date="2025-08-29T00:30:00Z" w16du:dateUtc="2025-08-28T22:30:00Z">
        <w:r w:rsidR="002420C3">
          <w:rPr>
            <w:rFonts w:ascii="Times New Roman" w:hAnsi="Times New Roman"/>
            <w:sz w:val="24"/>
            <w:szCs w:val="24"/>
          </w:rPr>
          <w:t>r</w:t>
        </w:r>
      </w:ins>
      <w:del w:id="708" w:author="Lia Greiberg" w:date="2025-08-29T00:30:00Z" w16du:dateUtc="2025-08-28T22:30:00Z">
        <w:r w:rsidR="000E1ED2" w:rsidDel="002420C3">
          <w:rPr>
            <w:rFonts w:ascii="Times New Roman" w:hAnsi="Times New Roman"/>
            <w:sz w:val="24"/>
            <w:szCs w:val="24"/>
          </w:rPr>
          <w:delText>n</w:delText>
        </w:r>
      </w:del>
      <w:r w:rsidR="000E1ED2">
        <w:rPr>
          <w:rFonts w:ascii="Times New Roman" w:hAnsi="Times New Roman"/>
          <w:sz w:val="24"/>
          <w:szCs w:val="24"/>
        </w:rPr>
        <w:t xml:space="preserve"> RE populär und die ersten Ansätze konzentrierten sich auf die Suche nach optimalen Prompts für Pretrained Language Models (PLMs). </w:t>
      </w:r>
      <w:commentRangeStart w:id="709"/>
      <w:del w:id="710" w:author="Lia Greiberg" w:date="2025-09-12T10:01:00Z" w16du:dateUtc="2025-09-12T08:01:00Z">
        <w:r w:rsidR="000E1ED2" w:rsidDel="006C146D">
          <w:rPr>
            <w:rFonts w:ascii="Times New Roman" w:hAnsi="Times New Roman"/>
            <w:sz w:val="24"/>
            <w:szCs w:val="24"/>
          </w:rPr>
          <w:delText xml:space="preserve">Mit </w:delText>
        </w:r>
      </w:del>
      <w:ins w:id="711" w:author="Lia Greiberg" w:date="2025-09-12T10:01:00Z" w16du:dateUtc="2025-09-12T08:01:00Z">
        <w:r w:rsidR="006C146D">
          <w:rPr>
            <w:rFonts w:ascii="Times New Roman" w:hAnsi="Times New Roman"/>
            <w:sz w:val="24"/>
            <w:szCs w:val="24"/>
          </w:rPr>
          <w:t xml:space="preserve">Durch </w:t>
        </w:r>
      </w:ins>
      <w:r w:rsidR="000E1ED2">
        <w:rPr>
          <w:rFonts w:ascii="Times New Roman" w:hAnsi="Times New Roman"/>
          <w:sz w:val="24"/>
          <w:szCs w:val="24"/>
        </w:rPr>
        <w:t>d</w:t>
      </w:r>
      <w:ins w:id="712" w:author="Lia Greiberg" w:date="2025-09-12T10:02:00Z" w16du:dateUtc="2025-09-12T08:02:00Z">
        <w:r w:rsidR="006C146D">
          <w:rPr>
            <w:rFonts w:ascii="Times New Roman" w:hAnsi="Times New Roman"/>
            <w:sz w:val="24"/>
            <w:szCs w:val="24"/>
          </w:rPr>
          <w:t xml:space="preserve">ie </w:t>
        </w:r>
      </w:ins>
      <w:del w:id="713" w:author="Lia Greiberg" w:date="2025-09-12T10:02:00Z" w16du:dateUtc="2025-09-12T08:02:00Z">
        <w:r w:rsidR="000E1ED2" w:rsidDel="006C146D">
          <w:rPr>
            <w:rFonts w:ascii="Times New Roman" w:hAnsi="Times New Roman"/>
            <w:sz w:val="24"/>
            <w:szCs w:val="24"/>
          </w:rPr>
          <w:delText xml:space="preserve">er </w:delText>
        </w:r>
      </w:del>
      <w:r w:rsidR="000E1ED2">
        <w:rPr>
          <w:rFonts w:ascii="Times New Roman" w:hAnsi="Times New Roman"/>
          <w:sz w:val="24"/>
          <w:szCs w:val="24"/>
        </w:rPr>
        <w:t xml:space="preserve">Einführung </w:t>
      </w:r>
      <w:del w:id="714" w:author="Lia Greiberg" w:date="2025-09-12T10:01:00Z" w16du:dateUtc="2025-09-12T08:01:00Z">
        <w:r w:rsidR="000E1ED2" w:rsidDel="006C146D">
          <w:rPr>
            <w:rFonts w:ascii="Times New Roman" w:hAnsi="Times New Roman"/>
            <w:sz w:val="24"/>
            <w:szCs w:val="24"/>
          </w:rPr>
          <w:delText xml:space="preserve">von </w:delText>
        </w:r>
      </w:del>
      <w:r w:rsidR="000E1ED2">
        <w:rPr>
          <w:rFonts w:ascii="Times New Roman" w:hAnsi="Times New Roman"/>
          <w:sz w:val="24"/>
          <w:szCs w:val="24"/>
        </w:rPr>
        <w:t>chatbasierte</w:t>
      </w:r>
      <w:ins w:id="715" w:author="Lia Greiberg" w:date="2025-09-12T10:01:00Z" w16du:dateUtc="2025-09-12T08:01:00Z">
        <w:r w:rsidR="006C146D">
          <w:rPr>
            <w:rFonts w:ascii="Times New Roman" w:hAnsi="Times New Roman"/>
            <w:sz w:val="24"/>
            <w:szCs w:val="24"/>
          </w:rPr>
          <w:t>r</w:t>
        </w:r>
      </w:ins>
      <w:del w:id="716" w:author="Lia Greiberg" w:date="2025-09-12T10:01:00Z" w16du:dateUtc="2025-09-12T08:01:00Z">
        <w:r w:rsidR="000E1ED2" w:rsidDel="006C146D">
          <w:rPr>
            <w:rFonts w:ascii="Times New Roman" w:hAnsi="Times New Roman"/>
            <w:sz w:val="24"/>
            <w:szCs w:val="24"/>
          </w:rPr>
          <w:delText>n</w:delText>
        </w:r>
      </w:del>
      <w:r w:rsidR="000E1ED2">
        <w:rPr>
          <w:rFonts w:ascii="Times New Roman" w:hAnsi="Times New Roman"/>
          <w:sz w:val="24"/>
          <w:szCs w:val="24"/>
        </w:rPr>
        <w:t xml:space="preserve"> Modelle</w:t>
      </w:r>
      <w:del w:id="717" w:author="Lia Greiberg" w:date="2025-09-12T10:02:00Z" w16du:dateUtc="2025-09-12T08:02:00Z">
        <w:r w:rsidR="000E1ED2" w:rsidDel="006C146D">
          <w:rPr>
            <w:rFonts w:ascii="Times New Roman" w:hAnsi="Times New Roman"/>
            <w:sz w:val="24"/>
            <w:szCs w:val="24"/>
          </w:rPr>
          <w:delText>n</w:delText>
        </w:r>
      </w:del>
      <w:r w:rsidR="000E1ED2">
        <w:rPr>
          <w:rFonts w:ascii="Times New Roman" w:hAnsi="Times New Roman"/>
          <w:sz w:val="24"/>
          <w:szCs w:val="24"/>
        </w:rPr>
        <w:t xml:space="preserve"> versch</w:t>
      </w:r>
      <w:ins w:id="718" w:author="Lia Greiberg" w:date="2025-09-12T10:02:00Z" w16du:dateUtc="2025-09-12T08:02:00Z">
        <w:r w:rsidR="006C146D">
          <w:rPr>
            <w:rFonts w:ascii="Times New Roman" w:hAnsi="Times New Roman"/>
            <w:sz w:val="24"/>
            <w:szCs w:val="24"/>
          </w:rPr>
          <w:t>o</w:t>
        </w:r>
      </w:ins>
      <w:del w:id="719" w:author="Lia Greiberg" w:date="2025-09-12T10:02:00Z" w16du:dateUtc="2025-09-12T08:02:00Z">
        <w:r w:rsidR="000E1ED2" w:rsidDel="006C146D">
          <w:rPr>
            <w:rFonts w:ascii="Times New Roman" w:hAnsi="Times New Roman"/>
            <w:sz w:val="24"/>
            <w:szCs w:val="24"/>
          </w:rPr>
          <w:delText>ie</w:delText>
        </w:r>
      </w:del>
      <w:r w:rsidR="000E1ED2">
        <w:rPr>
          <w:rFonts w:ascii="Times New Roman" w:hAnsi="Times New Roman"/>
          <w:sz w:val="24"/>
          <w:szCs w:val="24"/>
        </w:rPr>
        <w:t>b</w:t>
      </w:r>
      <w:del w:id="720" w:author="Lia Greiberg" w:date="2025-09-12T10:02:00Z" w16du:dateUtc="2025-09-12T08:02:00Z">
        <w:r w:rsidR="000E1ED2" w:rsidDel="006C146D">
          <w:rPr>
            <w:rFonts w:ascii="Times New Roman" w:hAnsi="Times New Roman"/>
            <w:sz w:val="24"/>
            <w:szCs w:val="24"/>
          </w:rPr>
          <w:delText>t</w:delText>
        </w:r>
      </w:del>
      <w:r w:rsidR="000E1ED2">
        <w:rPr>
          <w:rFonts w:ascii="Times New Roman" w:hAnsi="Times New Roman"/>
          <w:sz w:val="24"/>
          <w:szCs w:val="24"/>
        </w:rPr>
        <w:t xml:space="preserve"> sich der Fokus </w:t>
      </w:r>
      <w:del w:id="721" w:author="Lia Greiberg" w:date="2025-09-12T09:59:00Z" w16du:dateUtc="2025-09-12T07:59:00Z">
        <w:r w:rsidR="000E1ED2" w:rsidDel="006C146D">
          <w:rPr>
            <w:rFonts w:ascii="Times New Roman" w:hAnsi="Times New Roman"/>
            <w:sz w:val="24"/>
            <w:szCs w:val="24"/>
          </w:rPr>
          <w:delText xml:space="preserve">bei </w:delText>
        </w:r>
      </w:del>
      <w:ins w:id="722" w:author="Lia Greiberg" w:date="2025-08-29T00:30:00Z" w16du:dateUtc="2025-08-28T22:30:00Z">
        <w:r w:rsidR="002420C3">
          <w:rPr>
            <w:rFonts w:ascii="Times New Roman" w:hAnsi="Times New Roman"/>
            <w:sz w:val="24"/>
            <w:szCs w:val="24"/>
          </w:rPr>
          <w:t xml:space="preserve">der </w:t>
        </w:r>
      </w:ins>
      <w:r w:rsidR="000E1ED2">
        <w:rPr>
          <w:rFonts w:ascii="Times New Roman" w:hAnsi="Times New Roman"/>
          <w:sz w:val="24"/>
          <w:szCs w:val="24"/>
        </w:rPr>
        <w:t xml:space="preserve">RE </w:t>
      </w:r>
      <w:del w:id="723" w:author="Lia Greiberg" w:date="2025-09-12T09:59:00Z" w16du:dateUtc="2025-09-12T07:59:00Z">
        <w:r w:rsidR="000E1ED2" w:rsidDel="006C146D">
          <w:rPr>
            <w:rFonts w:ascii="Times New Roman" w:hAnsi="Times New Roman"/>
            <w:sz w:val="24"/>
            <w:szCs w:val="24"/>
          </w:rPr>
          <w:delText xml:space="preserve">hin </w:delText>
        </w:r>
      </w:del>
      <w:ins w:id="724" w:author="Lia Greiberg" w:date="2025-09-12T09:59:00Z" w16du:dateUtc="2025-09-12T07:59:00Z">
        <w:r w:rsidR="006C146D">
          <w:rPr>
            <w:rFonts w:ascii="Times New Roman" w:hAnsi="Times New Roman"/>
            <w:sz w:val="24"/>
            <w:szCs w:val="24"/>
          </w:rPr>
          <w:t xml:space="preserve">auf </w:t>
        </w:r>
      </w:ins>
      <w:del w:id="725" w:author="Lia Greiberg" w:date="2025-09-12T09:59:00Z" w16du:dateUtc="2025-09-12T07:59:00Z">
        <w:r w:rsidR="000E1ED2" w:rsidDel="006C146D">
          <w:rPr>
            <w:rFonts w:ascii="Times New Roman" w:hAnsi="Times New Roman"/>
            <w:sz w:val="24"/>
            <w:szCs w:val="24"/>
          </w:rPr>
          <w:delText xml:space="preserve">zu </w:delText>
        </w:r>
      </w:del>
      <w:r w:rsidR="000E1ED2">
        <w:rPr>
          <w:rFonts w:ascii="Times New Roman" w:hAnsi="Times New Roman"/>
          <w:sz w:val="24"/>
          <w:szCs w:val="24"/>
        </w:rPr>
        <w:t>generative</w:t>
      </w:r>
      <w:del w:id="726" w:author="Lia Greiberg" w:date="2025-09-12T09:59:00Z" w16du:dateUtc="2025-09-12T07:59:00Z">
        <w:r w:rsidR="000E1ED2" w:rsidDel="006C146D">
          <w:rPr>
            <w:rFonts w:ascii="Times New Roman" w:hAnsi="Times New Roman"/>
            <w:sz w:val="24"/>
            <w:szCs w:val="24"/>
          </w:rPr>
          <w:delText>n</w:delText>
        </w:r>
      </w:del>
      <w:r w:rsidR="000E1ED2">
        <w:rPr>
          <w:rFonts w:ascii="Times New Roman" w:hAnsi="Times New Roman"/>
          <w:sz w:val="24"/>
          <w:szCs w:val="24"/>
        </w:rPr>
        <w:t xml:space="preserve"> Ansätze</w:t>
      </w:r>
      <w:del w:id="727" w:author="Lia Greiberg" w:date="2025-09-12T09:59:00Z" w16du:dateUtc="2025-09-12T07:59:00Z">
        <w:r w:rsidR="000E1ED2" w:rsidDel="006C146D">
          <w:rPr>
            <w:rFonts w:ascii="Times New Roman" w:hAnsi="Times New Roman"/>
            <w:sz w:val="24"/>
            <w:szCs w:val="24"/>
          </w:rPr>
          <w:delText>n</w:delText>
        </w:r>
      </w:del>
      <w:ins w:id="728" w:author="Lia Greiberg" w:date="2025-09-12T09:59:00Z" w16du:dateUtc="2025-09-12T07:59:00Z">
        <w:r w:rsidR="006C146D">
          <w:rPr>
            <w:rFonts w:ascii="Times New Roman" w:hAnsi="Times New Roman"/>
            <w:sz w:val="24"/>
            <w:szCs w:val="24"/>
          </w:rPr>
          <w:t>, welche die gleichzeitige Extraktion von</w:t>
        </w:r>
      </w:ins>
      <w:del w:id="729" w:author="Lia Greiberg" w:date="2025-09-12T09:57:00Z" w16du:dateUtc="2025-09-12T07:57:00Z">
        <w:r w:rsidR="000E1ED2" w:rsidDel="006C146D">
          <w:rPr>
            <w:rFonts w:ascii="Times New Roman" w:hAnsi="Times New Roman"/>
            <w:sz w:val="24"/>
            <w:szCs w:val="24"/>
          </w:rPr>
          <w:delText>,</w:delText>
        </w:r>
      </w:del>
      <w:r w:rsidR="000E1ED2">
        <w:rPr>
          <w:rFonts w:ascii="Times New Roman" w:hAnsi="Times New Roman"/>
          <w:sz w:val="24"/>
          <w:szCs w:val="24"/>
        </w:rPr>
        <w:t xml:space="preserve"> Entitäten und Relationen </w:t>
      </w:r>
      <w:del w:id="730" w:author="Lia Greiberg" w:date="2025-09-12T09:59:00Z" w16du:dateUtc="2025-09-12T07:59:00Z">
        <w:r w:rsidR="000E1ED2" w:rsidRPr="006C146D" w:rsidDel="006C146D">
          <w:rPr>
            <w:rFonts w:ascii="Times New Roman" w:hAnsi="Times New Roman"/>
            <w:sz w:val="24"/>
            <w:szCs w:val="24"/>
          </w:rPr>
          <w:delText>zusammen zu extrahieren</w:delText>
        </w:r>
      </w:del>
      <w:ins w:id="731" w:author="Lia Greiberg" w:date="2025-09-12T09:59:00Z" w16du:dateUtc="2025-09-12T07:59:00Z">
        <w:r w:rsidR="006C146D">
          <w:rPr>
            <w:rFonts w:ascii="Times New Roman" w:hAnsi="Times New Roman"/>
            <w:sz w:val="24"/>
            <w:szCs w:val="24"/>
          </w:rPr>
          <w:t>ermöglichen</w:t>
        </w:r>
      </w:ins>
      <w:r w:rsidR="000E1ED2">
        <w:rPr>
          <w:rFonts w:ascii="Times New Roman" w:hAnsi="Times New Roman"/>
          <w:sz w:val="24"/>
          <w:szCs w:val="24"/>
        </w:rPr>
        <w:t xml:space="preserve"> </w:t>
      </w:r>
      <w:r w:rsidR="000E1ED2">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{"citationID":"bWkd4WLR","properties":{"formattedCitation":"(Swarup et al.)","plainCitation":"(Swarup et al.)","dontUpdate":true,"noteIndex":0},"citationItems":[{"id":320,"uris":["http://zotero.org/users/10358077/items/4ZH675XI"],"itemData":{"id":320,"type":"article-journal","abstract":"Relation Extraction (RE) is a multi-task process that is a crucial part of all information extraction pipelines. With the introduction of the generative language models, Large Language Models (LLMs) have showcased significant performance boosts for complex natural language processing and understanding tasks. Recent research in RE has also started incorporating these advanced machines in their pipelines. However, the full extent of the LLM’s potential for extracting relations remains unknown. Consequently, this study aims to conduct the first feasibility analysis to explore the viability of LLMs for RE by investigating their robustness to various complex RE scenarios stemming from data-specific characteristics. By conducting an exhaustive analysis of five stateof-the-art LLMs backed by more than 2100 experiments, this study posits that LLMs are not robust enough to tackle complex data characteristics for RE, and additional research efforts focusing on investigating their behaviors at extracting relationships are needed. The source code for the evaluation pipeline can be found on here1.","language":"en","source":"Zotero","title":"LLM4RE: A Data-centric Feasibility Study for Relation Extraction","author":[{"family":"Swarup","given":"Anushka"},{"family":"Pan","given":"Tianyu"},{"family":"Wilson","given":"Ronald"},{"family":"Bhandarkar","given":"Avanti"},{"family":"Woodard","given":"Damon"}],"issued":{"date-parts":[["2025"]]}}}],"schema":"https://github.com/citation-style-language/schema/raw/master/csl-citation.json"} </w:instrText>
      </w:r>
      <w:r w:rsidR="000E1ED2">
        <w:rPr>
          <w:rFonts w:ascii="Times New Roman" w:hAnsi="Times New Roman"/>
          <w:sz w:val="24"/>
          <w:szCs w:val="24"/>
        </w:rPr>
        <w:fldChar w:fldCharType="separate"/>
      </w:r>
      <w:r w:rsidR="000E1ED2">
        <w:rPr>
          <w:rFonts w:ascii="Times New Roman" w:hAnsi="Times New Roman"/>
          <w:noProof/>
          <w:sz w:val="24"/>
          <w:szCs w:val="24"/>
        </w:rPr>
        <w:t>(vgl. Swarup et al. 2025: 6670-6671)</w:t>
      </w:r>
      <w:r w:rsidR="000E1ED2">
        <w:rPr>
          <w:rFonts w:ascii="Times New Roman" w:hAnsi="Times New Roman"/>
          <w:sz w:val="24"/>
          <w:szCs w:val="24"/>
        </w:rPr>
        <w:fldChar w:fldCharType="end"/>
      </w:r>
      <w:r w:rsidR="000E1ED2">
        <w:rPr>
          <w:rFonts w:ascii="Times New Roman" w:hAnsi="Times New Roman"/>
          <w:sz w:val="24"/>
          <w:szCs w:val="24"/>
        </w:rPr>
        <w:t xml:space="preserve">. </w:t>
      </w:r>
      <w:commentRangeEnd w:id="709"/>
      <w:r w:rsidR="006C146D">
        <w:rPr>
          <w:rStyle w:val="Kommentarzeichen"/>
          <w:rFonts w:ascii="Times New Roman" w:hAnsi="Times New Roman"/>
        </w:rPr>
        <w:commentReference w:id="709"/>
      </w:r>
      <w:r w:rsidR="000E1ED2">
        <w:rPr>
          <w:rFonts w:ascii="Times New Roman" w:hAnsi="Times New Roman"/>
          <w:sz w:val="24"/>
          <w:szCs w:val="24"/>
        </w:rPr>
        <w:t xml:space="preserve">Darüber hinaus gab es bereits erfolgreiche Ansätze RE auf Dokumentebene durchzuführen </w:t>
      </w:r>
      <w:r w:rsidR="000E1ED2">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{"citationID":"yM6Va3RP","properties":{"formattedCitation":"(Xue et al. 2024)","plainCitation":"(Xue et al. 2024)","noteIndex":0},"citationItems":[{"id":322,"uris":["http://zotero.org/users/10358077/items/6HI2NM5U"],"itemData":{"id":322,"type":"paper-conference","abstract":"Large Language Models (LLMs) have demonstrated exceptional abilities in comprehending and generating text, motivating numerous researchers to utilize them for Information Extraction (IE) purposes, including Relation Extraction (RE). Nonetheless, most existing methods are predominantly designed for Sentencelevel Relation Extraction (SentRE) tasks, which typically encompass a restricted set of relations and triplet facts within a single sentence. Furthermore, certain approaches resort to treating relations as candidate choices integrated into prompt templates, leading to inefficient processing and suboptimal performance when tackling Document-Level Relation Extraction (DocRE) tasks, which entail handling multiple relations and triplet facts distributed across a given document, posing distinct challenges. To overcome these limitations, we introduce AutoRE, an endto-end DocRE model that adopts a novel RE extraction paradigm named RHF (Relation-HeadFacts). Unlike existing approaches, AutoRE does not rely on the assumption of known relation options, making it more reflective of realworld scenarios. Additionally, we have developed an easily extensible RE framework using a Parameters Efficient Fine Tuning (PEFT) algorithm (QLoRA). Our experiments on the RE-DocRED dataset showcase AutoRE’s best performance, achieving state-of-the-art results, surpassing TAG by 10.03% and 9.03% respectively on the dev and test set. The code is available1 and the demonstration video is provided2.","container-title":"Proceedings of the 62nd Annual Meeting of the Association for Computational Linguistics (Volume 3: System Demonstrations)","DOI":"10.18653/v1/2024.acl-demos.20","event-place":"Bangkok, Thailand","event-title":"Proceedings of the 62nd Annual Meeting of the Association for Computational Linguistics (Volume 3: System Demonstrations)","language":"en","page":"211-220","publisher":"Association for Computational Linguistics","publisher-place":"Bangkok, Thailand","source":"DOI.org (Crossref)","title":"AutoRE: Document-Level Relation Extraction with Large Language Models","title-short":"AutoRE","URL":"https://aclanthology.org/2024.acl-demos.20","author":[{"family":"Xue","given":"Lilong"},{"family":"Zhang","given":"Dan"},{"family":"Dong","given":"Yuxiao"},{"family":"Tang","given":"Jie"}],"accessed":{"date-parts":[["2025",8,22]]},"issued":{"date-parts":[["2024"]]}}}],"schema":"https://github.com/citation-style-language/schema/raw/master/csl-citation.json"} </w:instrText>
      </w:r>
      <w:r w:rsidR="000E1ED2">
        <w:rPr>
          <w:rFonts w:ascii="Times New Roman" w:hAnsi="Times New Roman"/>
          <w:sz w:val="24"/>
          <w:szCs w:val="24"/>
        </w:rPr>
        <w:fldChar w:fldCharType="separate"/>
      </w:r>
      <w:r w:rsidR="000E1ED2">
        <w:rPr>
          <w:rFonts w:ascii="Times New Roman" w:hAnsi="Times New Roman"/>
          <w:noProof/>
          <w:sz w:val="24"/>
          <w:szCs w:val="24"/>
        </w:rPr>
        <w:t>(</w:t>
      </w:r>
      <w:ins w:id="732" w:author="Lia Greiberg" w:date="2025-09-11T14:35:00Z" w16du:dateUtc="2025-09-11T12:35:00Z">
        <w:r w:rsidR="0059761A">
          <w:rPr>
            <w:rFonts w:ascii="Times New Roman" w:hAnsi="Times New Roman"/>
            <w:noProof/>
            <w:sz w:val="24"/>
            <w:szCs w:val="24"/>
          </w:rPr>
          <w:t xml:space="preserve">vgl. </w:t>
        </w:r>
      </w:ins>
      <w:r w:rsidR="000E1ED2">
        <w:rPr>
          <w:rFonts w:ascii="Times New Roman" w:hAnsi="Times New Roman"/>
          <w:noProof/>
          <w:sz w:val="24"/>
          <w:szCs w:val="24"/>
        </w:rPr>
        <w:t>Xue et al. 2024)</w:t>
      </w:r>
      <w:r w:rsidR="000E1ED2">
        <w:rPr>
          <w:rFonts w:ascii="Times New Roman" w:hAnsi="Times New Roman"/>
          <w:sz w:val="24"/>
          <w:szCs w:val="24"/>
        </w:rPr>
        <w:fldChar w:fldCharType="end"/>
      </w:r>
      <w:ins w:id="733" w:author="Lia Greiberg" w:date="2025-09-12T10:19:00Z" w16du:dateUtc="2025-09-12T08:19:00Z">
        <w:r w:rsidR="0051115C">
          <w:rPr>
            <w:rFonts w:ascii="Times New Roman" w:hAnsi="Times New Roman"/>
            <w:sz w:val="24"/>
            <w:szCs w:val="24"/>
          </w:rPr>
          <w:t xml:space="preserve">. </w:t>
        </w:r>
      </w:ins>
      <w:del w:id="734" w:author="Lia Greiberg" w:date="2025-09-12T10:19:00Z" w16du:dateUtc="2025-09-12T08:19:00Z">
        <w:r w:rsidR="000E1ED2" w:rsidDel="0051115C">
          <w:rPr>
            <w:rFonts w:ascii="Times New Roman" w:hAnsi="Times New Roman"/>
            <w:sz w:val="24"/>
            <w:szCs w:val="24"/>
          </w:rPr>
          <w:delText xml:space="preserve">, </w:delText>
        </w:r>
      </w:del>
      <w:ins w:id="735" w:author="Lia Greiberg" w:date="2025-09-12T10:19:00Z" w16du:dateUtc="2025-09-12T08:19:00Z">
        <w:r w:rsidR="0051115C">
          <w:rPr>
            <w:rFonts w:ascii="Times New Roman" w:hAnsi="Times New Roman"/>
            <w:sz w:val="24"/>
            <w:szCs w:val="24"/>
          </w:rPr>
          <w:t>D</w:t>
        </w:r>
      </w:ins>
      <w:del w:id="736" w:author="Lia Greiberg" w:date="2025-09-12T10:19:00Z" w16du:dateUtc="2025-09-12T08:19:00Z">
        <w:r w:rsidR="000E1ED2" w:rsidDel="0051115C">
          <w:rPr>
            <w:rFonts w:ascii="Times New Roman" w:hAnsi="Times New Roman"/>
            <w:sz w:val="24"/>
            <w:szCs w:val="24"/>
          </w:rPr>
          <w:delText>d</w:delText>
        </w:r>
      </w:del>
      <w:r w:rsidR="000E1ED2">
        <w:rPr>
          <w:rFonts w:ascii="Times New Roman" w:hAnsi="Times New Roman"/>
          <w:sz w:val="24"/>
          <w:szCs w:val="24"/>
        </w:rPr>
        <w:t xml:space="preserve">ennoch </w:t>
      </w:r>
      <w:del w:id="737" w:author="Lia Greiberg" w:date="2025-09-12T10:20:00Z" w16du:dateUtc="2025-09-12T08:20:00Z">
        <w:r w:rsidR="000E1ED2" w:rsidRPr="0051115C" w:rsidDel="0051115C">
          <w:rPr>
            <w:rFonts w:ascii="Times New Roman" w:hAnsi="Times New Roman"/>
            <w:sz w:val="24"/>
            <w:szCs w:val="24"/>
          </w:rPr>
          <w:delText>sind</w:delText>
        </w:r>
        <w:r w:rsidR="000E1ED2" w:rsidDel="0051115C">
          <w:rPr>
            <w:rFonts w:ascii="Times New Roman" w:hAnsi="Times New Roman"/>
            <w:sz w:val="24"/>
            <w:szCs w:val="24"/>
          </w:rPr>
          <w:delText xml:space="preserve"> </w:delText>
        </w:r>
      </w:del>
      <w:ins w:id="738" w:author="Lia Greiberg" w:date="2025-09-12T10:20:00Z" w16du:dateUtc="2025-09-12T08:20:00Z">
        <w:r w:rsidR="0051115C">
          <w:rPr>
            <w:rFonts w:ascii="Times New Roman" w:hAnsi="Times New Roman"/>
            <w:sz w:val="24"/>
            <w:szCs w:val="24"/>
          </w:rPr>
          <w:t xml:space="preserve">arbeiten </w:t>
        </w:r>
      </w:ins>
      <w:r w:rsidR="000E1ED2">
        <w:rPr>
          <w:rFonts w:ascii="Times New Roman" w:hAnsi="Times New Roman"/>
          <w:sz w:val="24"/>
          <w:szCs w:val="24"/>
        </w:rPr>
        <w:t xml:space="preserve">die meisten bestehenden Methoden für RE auf Satzebene (vgl. </w:t>
      </w:r>
      <w:del w:id="739" w:author="Lia Greiberg" w:date="2025-09-11T14:36:00Z" w16du:dateUtc="2025-09-11T12:36:00Z">
        <w:r w:rsidR="000E1ED2" w:rsidDel="0059761A">
          <w:rPr>
            <w:rFonts w:ascii="Times New Roman" w:hAnsi="Times New Roman"/>
            <w:noProof/>
            <w:sz w:val="24"/>
            <w:szCs w:val="24"/>
          </w:rPr>
          <w:delText>Xue et al</w:delText>
        </w:r>
      </w:del>
      <w:ins w:id="740" w:author="Lia Greiberg" w:date="2025-09-11T14:36:00Z" w16du:dateUtc="2025-09-11T12:36:00Z">
        <w:r w:rsidR="0059761A">
          <w:rPr>
            <w:rFonts w:ascii="Times New Roman" w:hAnsi="Times New Roman"/>
            <w:noProof/>
            <w:sz w:val="24"/>
            <w:szCs w:val="24"/>
          </w:rPr>
          <w:t>ebd</w:t>
        </w:r>
      </w:ins>
      <w:r w:rsidR="000E1ED2">
        <w:rPr>
          <w:rFonts w:ascii="Times New Roman" w:hAnsi="Times New Roman"/>
          <w:noProof/>
          <w:sz w:val="24"/>
          <w:szCs w:val="24"/>
        </w:rPr>
        <w:t>.</w:t>
      </w:r>
      <w:del w:id="741" w:author="Lia Greiberg" w:date="2025-09-11T14:36:00Z" w16du:dateUtc="2025-09-11T12:36:00Z">
        <w:r w:rsidR="000E1ED2" w:rsidDel="0059761A">
          <w:rPr>
            <w:rFonts w:ascii="Times New Roman" w:hAnsi="Times New Roman"/>
            <w:noProof/>
            <w:sz w:val="24"/>
            <w:szCs w:val="24"/>
          </w:rPr>
          <w:delText xml:space="preserve"> 2024</w:delText>
        </w:r>
      </w:del>
      <w:r w:rsidR="000E1ED2">
        <w:rPr>
          <w:rFonts w:ascii="Times New Roman" w:hAnsi="Times New Roman"/>
          <w:noProof/>
          <w:sz w:val="24"/>
          <w:szCs w:val="24"/>
        </w:rPr>
        <w:t>: 211</w:t>
      </w:r>
      <w:r w:rsidR="000E1ED2">
        <w:rPr>
          <w:rFonts w:ascii="Times New Roman" w:hAnsi="Times New Roman"/>
          <w:sz w:val="24"/>
          <w:szCs w:val="24"/>
        </w:rPr>
        <w:t>).</w:t>
      </w:r>
    </w:p>
    <w:p w14:paraId="2C82611C" w14:textId="57F927A2" w:rsidR="000E1ED2" w:rsidRDefault="000E1ED2" w:rsidP="000E1ED2">
      <w:pPr>
        <w:pStyle w:val="GrundschriftmitEinzug"/>
        <w:spacing w:line="360" w:lineRule="auto"/>
        <w:ind w:firstLine="567"/>
        <w:rPr>
          <w:rFonts w:ascii="Times New Roman" w:hAnsi="Times New Roman"/>
          <w:sz w:val="24"/>
          <w:szCs w:val="24"/>
        </w:rPr>
      </w:pPr>
      <w:r>
        <w:rPr>
          <w:rFonts w:ascii="Times New Roman" w:hAnsi="Times New Roman"/>
          <w:sz w:val="24"/>
          <w:szCs w:val="24"/>
        </w:rPr>
        <w:t xml:space="preserve">Die Forschung im Bereich der RE lässt sich in zwei Paradigmen einteilen: Relation Classifikation (RC) und Joint Relation Extraction (JRE). Bei </w:t>
      </w:r>
      <w:ins w:id="742" w:author="Lia Greiberg" w:date="2025-08-29T00:31:00Z" w16du:dateUtc="2025-08-28T22:31:00Z">
        <w:r w:rsidR="003401DB">
          <w:rPr>
            <w:rFonts w:ascii="Times New Roman" w:hAnsi="Times New Roman"/>
            <w:sz w:val="24"/>
            <w:szCs w:val="24"/>
          </w:rPr>
          <w:t xml:space="preserve">der </w:t>
        </w:r>
      </w:ins>
      <w:r>
        <w:rPr>
          <w:rFonts w:ascii="Times New Roman" w:hAnsi="Times New Roman"/>
          <w:sz w:val="24"/>
          <w:szCs w:val="24"/>
        </w:rPr>
        <w:t xml:space="preserve">RC wird eine Beziehung zwischen zwei bereits bekannten Entitäten bestimmt. JRE dagegen zielt darauf ab, komplette Triples aus Texten zu gewinnen. Dabei sind die Entitäten unbekannt </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{"citationID":"kIkOnm80","properties":{"formattedCitation":"(Swarup et al.)","plainCitation":"(Swarup et al.)","dontUpdate":true,"noteIndex":0},"citationItems":[{"id":320,"uris":["http://zotero.org/users/10358077/items/4ZH675XI"],"itemData":{"id":320,"type":"article-journal","abstract":"Relation Extraction (RE) is a multi-task process that is a crucial part of all information extraction pipelines. With the introduction of the generative language models, Large Language Models (LLMs) have showcased significant performance boosts for complex natural language processing and understanding tasks. Recent research in RE has also started incorporating these advanced machines in their pipelines. However, the full extent of the LLM’s potential for extracting relations remains unknown. Consequently, this study aims to conduct the first feasibility analysis to explore the viability of LLMs for RE by investigating their robustness to various complex RE scenarios stemming from data-specific characteristics. By conducting an exhaustive analysis of five stateof-the-art LLMs backed by more than 2100 experiments, this study posits that LLMs are not robust enough to tackle complex data characteristics for RE, and additional research efforts focusing on investigating their behaviors at extracting relationships are needed. The source code for the evaluation pipeline can be found on here1.","language":"en","source":"Zotero","title":"LLM4RE: A Data-centric Feasibility Study for Relation Extraction","author":[{"family":"Swarup","given":"Anushka"},{"family":"Pan","given":"Tianyu"},{"family":"Wilson","given":"Ronald"},{"family":"Bhandarkar","given":"Avanti"},{"family":"Woodard","given":"Damon"}],"issued":{"date-parts":[["2025"]]}}}],"schema":"https://github.com/citation-style-language/schema/raw/master/csl-citation.json"} </w:instrText>
      </w:r>
      <w:r>
        <w:rPr>
          <w:rFonts w:ascii="Times New Roman" w:hAnsi="Times New Roman"/>
          <w:sz w:val="24"/>
          <w:szCs w:val="24"/>
        </w:rPr>
        <w:fldChar w:fldCharType="separate"/>
      </w:r>
      <w:r>
        <w:rPr>
          <w:rFonts w:ascii="Times New Roman" w:hAnsi="Times New Roman"/>
          <w:noProof/>
          <w:sz w:val="24"/>
          <w:szCs w:val="24"/>
        </w:rPr>
        <w:t>(vgl. Swarup et al. 2025: 6672)</w:t>
      </w:r>
      <w:r>
        <w:rPr>
          <w:rFonts w:ascii="Times New Roman" w:hAnsi="Times New Roman"/>
          <w:sz w:val="24"/>
          <w:szCs w:val="24"/>
        </w:rPr>
        <w:fldChar w:fldCharType="end"/>
      </w:r>
      <w:r>
        <w:rPr>
          <w:rFonts w:ascii="Times New Roman" w:hAnsi="Times New Roman"/>
          <w:sz w:val="24"/>
          <w:szCs w:val="24"/>
        </w:rPr>
        <w:t>. Im Rahmen der vorl</w:t>
      </w:r>
      <w:ins w:id="743" w:author="Lia Greiberg" w:date="2025-08-29T00:31:00Z" w16du:dateUtc="2025-08-28T22:31:00Z">
        <w:r w:rsidR="003401DB">
          <w:rPr>
            <w:rFonts w:ascii="Times New Roman" w:hAnsi="Times New Roman"/>
            <w:sz w:val="24"/>
            <w:szCs w:val="24"/>
          </w:rPr>
          <w:t>i</w:t>
        </w:r>
      </w:ins>
      <w:r>
        <w:rPr>
          <w:rFonts w:ascii="Times New Roman" w:hAnsi="Times New Roman"/>
          <w:sz w:val="24"/>
          <w:szCs w:val="24"/>
        </w:rPr>
        <w:t xml:space="preserve">egenden Arbeit wurde zunächst </w:t>
      </w:r>
      <w:ins w:id="744" w:author="Lia Greiberg" w:date="2025-08-29T00:32:00Z" w16du:dateUtc="2025-08-28T22:32:00Z">
        <w:r w:rsidR="003401DB">
          <w:rPr>
            <w:rFonts w:ascii="Times New Roman" w:hAnsi="Times New Roman"/>
            <w:sz w:val="24"/>
            <w:szCs w:val="24"/>
          </w:rPr>
          <w:t xml:space="preserve">die </w:t>
        </w:r>
      </w:ins>
      <w:r>
        <w:rPr>
          <w:rFonts w:ascii="Times New Roman" w:hAnsi="Times New Roman"/>
          <w:sz w:val="24"/>
          <w:szCs w:val="24"/>
        </w:rPr>
        <w:t xml:space="preserve">JRE-Methode mit </w:t>
      </w:r>
      <w:ins w:id="745" w:author="Lia Greiberg" w:date="2025-09-12T10:29:00Z" w16du:dateUtc="2025-09-12T08:29:00Z">
        <w:r w:rsidR="00407F56">
          <w:rPr>
            <w:rFonts w:ascii="Times New Roman" w:hAnsi="Times New Roman"/>
            <w:i/>
            <w:iCs/>
            <w:sz w:val="24"/>
            <w:szCs w:val="24"/>
          </w:rPr>
          <w:t>L</w:t>
        </w:r>
      </w:ins>
      <w:del w:id="746" w:author="Lia Greiberg" w:date="2025-09-12T10:29:00Z" w16du:dateUtc="2025-09-12T08:29:00Z">
        <w:r w:rsidRPr="0099576F" w:rsidDel="00407F56">
          <w:rPr>
            <w:rFonts w:ascii="Times New Roman" w:hAnsi="Times New Roman"/>
            <w:i/>
            <w:iCs/>
            <w:sz w:val="24"/>
            <w:szCs w:val="24"/>
          </w:rPr>
          <w:delText>l</w:delText>
        </w:r>
      </w:del>
      <w:r w:rsidRPr="0099576F">
        <w:rPr>
          <w:rFonts w:ascii="Times New Roman" w:hAnsi="Times New Roman"/>
          <w:i/>
          <w:iCs/>
          <w:sz w:val="24"/>
          <w:szCs w:val="24"/>
        </w:rPr>
        <w:t>lama3</w:t>
      </w:r>
      <w:r>
        <w:rPr>
          <w:rFonts w:ascii="Times New Roman" w:hAnsi="Times New Roman"/>
          <w:sz w:val="24"/>
          <w:szCs w:val="24"/>
        </w:rPr>
        <w:t xml:space="preserve">, </w:t>
      </w:r>
      <w:r w:rsidRPr="0099576F">
        <w:rPr>
          <w:rFonts w:ascii="Times New Roman" w:hAnsi="Times New Roman"/>
          <w:i/>
          <w:iCs/>
          <w:sz w:val="24"/>
          <w:szCs w:val="24"/>
        </w:rPr>
        <w:t>qwen3</w:t>
      </w:r>
      <w:r>
        <w:rPr>
          <w:rFonts w:ascii="Times New Roman" w:hAnsi="Times New Roman"/>
          <w:sz w:val="24"/>
          <w:szCs w:val="24"/>
        </w:rPr>
        <w:t xml:space="preserve">, </w:t>
      </w:r>
      <w:r w:rsidRPr="0099576F">
        <w:rPr>
          <w:rFonts w:ascii="Times New Roman" w:hAnsi="Times New Roman"/>
          <w:i/>
          <w:iCs/>
          <w:sz w:val="24"/>
          <w:szCs w:val="24"/>
        </w:rPr>
        <w:t>mistral-small3.1</w:t>
      </w:r>
      <w:r>
        <w:rPr>
          <w:rFonts w:ascii="Times New Roman" w:hAnsi="Times New Roman"/>
          <w:sz w:val="24"/>
          <w:szCs w:val="24"/>
        </w:rPr>
        <w:t xml:space="preserve"> und </w:t>
      </w:r>
      <w:r w:rsidRPr="0099576F">
        <w:rPr>
          <w:rFonts w:ascii="Times New Roman" w:hAnsi="Times New Roman"/>
          <w:i/>
          <w:iCs/>
          <w:sz w:val="24"/>
          <w:szCs w:val="24"/>
        </w:rPr>
        <w:t>deepseek-r1</w:t>
      </w:r>
      <w:r>
        <w:rPr>
          <w:rFonts w:ascii="Times New Roman" w:hAnsi="Times New Roman"/>
          <w:sz w:val="24"/>
          <w:szCs w:val="24"/>
        </w:rPr>
        <w:t xml:space="preserve"> getestet. Dabei zeigte sich, dass viele Entitäten entweder nicht erkannt oder falsch positiv identifiziert wurden, wodurch auch ihre Relationen fehlerhaft waren. In manchen Fällen trat ein weiteres Problem auf: Die Modelle halluzinierten und erfanden Relationen oder Entitäten, die im Text nicht vorhande</w:t>
      </w:r>
      <w:ins w:id="747" w:author="Lia Greiberg" w:date="2025-08-29T00:32:00Z" w16du:dateUtc="2025-08-28T22:32:00Z">
        <w:r w:rsidR="003401DB">
          <w:rPr>
            <w:rFonts w:ascii="Times New Roman" w:hAnsi="Times New Roman"/>
            <w:sz w:val="24"/>
            <w:szCs w:val="24"/>
          </w:rPr>
          <w:t>n</w:t>
        </w:r>
      </w:ins>
      <w:del w:id="748" w:author="Lia Greiberg" w:date="2025-08-29T00:32:00Z" w16du:dateUtc="2025-08-28T22:32:00Z">
        <w:r w:rsidDel="003401DB">
          <w:rPr>
            <w:rFonts w:ascii="Times New Roman" w:hAnsi="Times New Roman"/>
            <w:sz w:val="24"/>
            <w:szCs w:val="24"/>
          </w:rPr>
          <w:delText>lt</w:delText>
        </w:r>
      </w:del>
      <w:r>
        <w:rPr>
          <w:rFonts w:ascii="Times New Roman" w:hAnsi="Times New Roman"/>
          <w:sz w:val="24"/>
          <w:szCs w:val="24"/>
        </w:rPr>
        <w:t xml:space="preserve"> waren, oder brach</w:t>
      </w:r>
      <w:del w:id="749" w:author="Lia Greiberg" w:date="2025-09-12T10:23:00Z" w16du:dateUtc="2025-09-12T08:23:00Z">
        <w:r w:rsidDel="0051115C">
          <w:rPr>
            <w:rFonts w:ascii="Times New Roman" w:hAnsi="Times New Roman"/>
            <w:sz w:val="24"/>
            <w:szCs w:val="24"/>
          </w:rPr>
          <w:delText>t</w:delText>
        </w:r>
      </w:del>
      <w:r>
        <w:rPr>
          <w:rFonts w:ascii="Times New Roman" w:hAnsi="Times New Roman"/>
          <w:sz w:val="24"/>
          <w:szCs w:val="24"/>
        </w:rPr>
        <w:t>en die Analyse nach wenigen Sätzen ab. Deswegen wurde entschieden, die RE mit der RC-Methode durchzuführen.</w:t>
      </w:r>
    </w:p>
    <w:p w14:paraId="20D428B8" w14:textId="25E1D53F" w:rsidR="000E1ED2" w:rsidRDefault="000E1ED2" w:rsidP="000E1ED2">
      <w:pPr>
        <w:pStyle w:val="GrundschriftmitEinzug"/>
        <w:spacing w:line="360" w:lineRule="auto"/>
        <w:ind w:firstLine="567"/>
        <w:rPr>
          <w:rFonts w:ascii="Times New Roman" w:hAnsi="Times New Roman"/>
          <w:sz w:val="24"/>
          <w:szCs w:val="24"/>
        </w:rPr>
      </w:pPr>
      <w:r>
        <w:rPr>
          <w:rFonts w:ascii="Times New Roman" w:hAnsi="Times New Roman"/>
          <w:sz w:val="24"/>
          <w:szCs w:val="24"/>
        </w:rPr>
        <w:t xml:space="preserve">Als Vorbereitung </w:t>
      </w:r>
      <w:del w:id="750" w:author="Lia Greiberg" w:date="2025-09-12T10:26:00Z" w16du:dateUtc="2025-09-12T08:26:00Z">
        <w:r w:rsidDel="0051115C">
          <w:rPr>
            <w:rFonts w:ascii="Times New Roman" w:hAnsi="Times New Roman"/>
            <w:sz w:val="24"/>
            <w:szCs w:val="24"/>
          </w:rPr>
          <w:delText xml:space="preserve">zu </w:delText>
        </w:r>
      </w:del>
      <w:r>
        <w:rPr>
          <w:rFonts w:ascii="Times New Roman" w:hAnsi="Times New Roman"/>
          <w:sz w:val="24"/>
          <w:szCs w:val="24"/>
        </w:rPr>
        <w:t>der RE wurden zuerst die annotierten Sätze aus den &lt;head&gt;- und &lt;s&gt;-Elementen extrahiert. Außerdem wurden Informationen zum Namen des XML-Dokuments, zum Autor des Digitalisats sowie</w:t>
      </w:r>
      <w:ins w:id="751" w:author="Lia Greiberg" w:date="2025-08-29T00:32:00Z" w16du:dateUtc="2025-08-28T22:32:00Z">
        <w:r w:rsidR="003401DB">
          <w:rPr>
            <w:rFonts w:ascii="Times New Roman" w:hAnsi="Times New Roman"/>
            <w:sz w:val="24"/>
            <w:szCs w:val="24"/>
          </w:rPr>
          <w:t xml:space="preserve"> der</w:t>
        </w:r>
      </w:ins>
      <w:r>
        <w:rPr>
          <w:rFonts w:ascii="Times New Roman" w:hAnsi="Times New Roman"/>
          <w:sz w:val="24"/>
          <w:szCs w:val="24"/>
        </w:rPr>
        <w:t xml:space="preserve"> Link zu</w:t>
      </w:r>
      <w:ins w:id="752" w:author="Lia Greiberg" w:date="2025-08-29T00:33:00Z" w16du:dateUtc="2025-08-28T22:33:00Z">
        <w:r w:rsidR="003401DB">
          <w:rPr>
            <w:rFonts w:ascii="Times New Roman" w:hAnsi="Times New Roman"/>
            <w:sz w:val="24"/>
            <w:szCs w:val="24"/>
          </w:rPr>
          <w:t>m</w:t>
        </w:r>
      </w:ins>
      <w:r>
        <w:rPr>
          <w:rFonts w:ascii="Times New Roman" w:hAnsi="Times New Roman"/>
          <w:sz w:val="24"/>
          <w:szCs w:val="24"/>
        </w:rPr>
        <w:t xml:space="preserve"> Ablageort von</w:t>
      </w:r>
      <w:ins w:id="753" w:author="Lia Greiberg" w:date="2025-08-29T00:33:00Z" w16du:dateUtc="2025-08-28T22:33:00Z">
        <w:r w:rsidR="003401DB">
          <w:rPr>
            <w:rFonts w:ascii="Times New Roman" w:hAnsi="Times New Roman"/>
            <w:sz w:val="24"/>
            <w:szCs w:val="24"/>
          </w:rPr>
          <w:t xml:space="preserve"> den</w:t>
        </w:r>
      </w:ins>
      <w:r>
        <w:rPr>
          <w:rFonts w:ascii="Times New Roman" w:hAnsi="Times New Roman"/>
          <w:sz w:val="24"/>
          <w:szCs w:val="24"/>
        </w:rPr>
        <w:t xml:space="preserve"> NBG erfasst. Die Ergebnisse wurden anschließend in einer JSON-Datei gespeichert:</w:t>
      </w:r>
    </w:p>
    <w:p w14:paraId="062AE181" w14:textId="77777777" w:rsidR="000E1ED2" w:rsidRDefault="000E1ED2" w:rsidP="000E1ED2">
      <w:pPr>
        <w:pStyle w:val="GrundschriftmitEinzug"/>
        <w:spacing w:line="360" w:lineRule="auto"/>
        <w:ind w:firstLine="0"/>
        <w:rPr>
          <w:rFonts w:ascii="Times New Roman" w:hAnsi="Times New Roman"/>
          <w:sz w:val="24"/>
          <w:szCs w:val="24"/>
        </w:rPr>
      </w:pPr>
      <w:r>
        <w:rPr>
          <w:rFonts w:ascii="Times New Roman" w:hAnsi="Times New Roman"/>
          <w:noProof/>
          <w:sz w:val="24"/>
          <w:szCs w:val="24"/>
        </w:rPr>
        <w:lastRenderedPageBreak/>
        <w:drawing>
          <wp:inline distT="0" distB="0" distL="0" distR="0" wp14:anchorId="1A87E562" wp14:editId="6A77AF80">
            <wp:extent cx="5040630" cy="1892300"/>
            <wp:effectExtent l="0" t="0" r="1270" b="0"/>
            <wp:docPr id="1646763670" name="Grafik 6"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63670" name="Grafik 6" descr="Ein Bild, das Text, Screenshot, Schrift enthält.&#10;&#10;KI-generierte Inhalte können fehlerhaft sein."/>
                    <pic:cNvPicPr/>
                  </pic:nvPicPr>
                  <pic:blipFill>
                    <a:blip r:embed="rId43">
                      <a:extLst>
                        <a:ext uri="{28A0092B-C50C-407E-A947-70E740481C1C}">
                          <a14:useLocalDpi xmlns:a14="http://schemas.microsoft.com/office/drawing/2010/main" val="0"/>
                        </a:ext>
                      </a:extLst>
                    </a:blip>
                    <a:stretch>
                      <a:fillRect/>
                    </a:stretch>
                  </pic:blipFill>
                  <pic:spPr>
                    <a:xfrm>
                      <a:off x="0" y="0"/>
                      <a:ext cx="5040630" cy="1892300"/>
                    </a:xfrm>
                    <a:prstGeom prst="rect">
                      <a:avLst/>
                    </a:prstGeom>
                  </pic:spPr>
                </pic:pic>
              </a:graphicData>
            </a:graphic>
          </wp:inline>
        </w:drawing>
      </w:r>
    </w:p>
    <w:p w14:paraId="3619D05B" w14:textId="77777777" w:rsidR="000E1ED2" w:rsidRPr="008D4858" w:rsidRDefault="000E1ED2" w:rsidP="000E1ED2">
      <w:pPr>
        <w:pStyle w:val="GrundschriftmitEinzug"/>
        <w:spacing w:before="240" w:line="360" w:lineRule="auto"/>
        <w:ind w:firstLine="0"/>
        <w:rPr>
          <w:rFonts w:ascii="Times New Roman" w:hAnsi="Times New Roman"/>
          <w:sz w:val="20"/>
        </w:rPr>
      </w:pPr>
      <w:r w:rsidRPr="008D4858">
        <w:rPr>
          <w:rFonts w:ascii="Times New Roman" w:hAnsi="Times New Roman"/>
          <w:sz w:val="20"/>
        </w:rPr>
        <w:t>Abb. 5.6</w:t>
      </w:r>
      <w:r>
        <w:rPr>
          <w:rFonts w:ascii="Times New Roman" w:hAnsi="Times New Roman"/>
          <w:sz w:val="20"/>
        </w:rPr>
        <w:t xml:space="preserve"> </w:t>
      </w:r>
      <w:r w:rsidRPr="008D4858">
        <w:rPr>
          <w:rFonts w:ascii="Times New Roman" w:hAnsi="Times New Roman"/>
          <w:sz w:val="20"/>
        </w:rPr>
        <w:t>Screenshot</w:t>
      </w:r>
      <w:r>
        <w:rPr>
          <w:rFonts w:ascii="Times New Roman" w:hAnsi="Times New Roman"/>
          <w:sz w:val="20"/>
        </w:rPr>
        <w:t xml:space="preserve"> </w:t>
      </w:r>
      <w:r w:rsidRPr="008D4858">
        <w:rPr>
          <w:rFonts w:ascii="Times New Roman" w:hAnsi="Times New Roman"/>
          <w:sz w:val="20"/>
        </w:rPr>
        <w:t>de</w:t>
      </w:r>
      <w:r>
        <w:rPr>
          <w:rFonts w:ascii="Times New Roman" w:hAnsi="Times New Roman"/>
          <w:sz w:val="20"/>
        </w:rPr>
        <w:t>s</w:t>
      </w:r>
      <w:r w:rsidRPr="008D4858">
        <w:rPr>
          <w:rFonts w:ascii="Times New Roman" w:hAnsi="Times New Roman"/>
          <w:sz w:val="20"/>
        </w:rPr>
        <w:t xml:space="preserve"> </w:t>
      </w:r>
      <w:r>
        <w:rPr>
          <w:rFonts w:ascii="Times New Roman" w:hAnsi="Times New Roman"/>
          <w:sz w:val="20"/>
        </w:rPr>
        <w:t>JSON-Datei-Ausschnitts</w:t>
      </w:r>
    </w:p>
    <w:p w14:paraId="175AF945" w14:textId="497F521D" w:rsidR="000E1ED2" w:rsidRDefault="000E1ED2" w:rsidP="000E1ED2">
      <w:pPr>
        <w:pStyle w:val="GrundschriftmitEinzug"/>
        <w:spacing w:before="240" w:line="360" w:lineRule="auto"/>
        <w:ind w:firstLine="567"/>
        <w:rPr>
          <w:rFonts w:ascii="Times New Roman" w:hAnsi="Times New Roman"/>
          <w:sz w:val="24"/>
          <w:szCs w:val="24"/>
        </w:rPr>
      </w:pPr>
      <w:r>
        <w:rPr>
          <w:rFonts w:ascii="Times New Roman" w:hAnsi="Times New Roman"/>
          <w:sz w:val="24"/>
          <w:szCs w:val="24"/>
        </w:rPr>
        <w:t xml:space="preserve">Für die RE wurden </w:t>
      </w:r>
      <w:ins w:id="754" w:author="Lia Greiberg" w:date="2025-09-12T10:28:00Z" w16du:dateUtc="2025-09-12T08:28:00Z">
        <w:r w:rsidR="00407F56">
          <w:rPr>
            <w:rFonts w:ascii="Times New Roman" w:hAnsi="Times New Roman"/>
            <w:i/>
            <w:iCs/>
            <w:sz w:val="24"/>
            <w:szCs w:val="24"/>
          </w:rPr>
          <w:t>L</w:t>
        </w:r>
      </w:ins>
      <w:del w:id="755" w:author="Lia Greiberg" w:date="2025-09-12T10:28:00Z" w16du:dateUtc="2025-09-12T08:28:00Z">
        <w:r w:rsidDel="00407F56">
          <w:rPr>
            <w:rFonts w:ascii="Times New Roman" w:hAnsi="Times New Roman"/>
            <w:i/>
            <w:iCs/>
            <w:sz w:val="24"/>
            <w:szCs w:val="24"/>
          </w:rPr>
          <w:delText>l</w:delText>
        </w:r>
      </w:del>
      <w:r w:rsidRPr="00BF2D40">
        <w:rPr>
          <w:rFonts w:ascii="Times New Roman" w:hAnsi="Times New Roman"/>
          <w:i/>
          <w:iCs/>
          <w:sz w:val="24"/>
          <w:szCs w:val="24"/>
        </w:rPr>
        <w:t>lama3</w:t>
      </w:r>
      <w:r>
        <w:rPr>
          <w:rFonts w:ascii="Times New Roman" w:hAnsi="Times New Roman"/>
          <w:sz w:val="24"/>
          <w:szCs w:val="24"/>
        </w:rPr>
        <w:t xml:space="preserve"> und </w:t>
      </w:r>
      <w:del w:id="756" w:author="Lia Greiberg" w:date="2025-09-12T10:27:00Z" w16du:dateUtc="2025-09-12T08:27:00Z">
        <w:r w:rsidDel="0051115C">
          <w:rPr>
            <w:rFonts w:ascii="Times New Roman" w:hAnsi="Times New Roman"/>
            <w:sz w:val="24"/>
            <w:szCs w:val="24"/>
          </w:rPr>
          <w:delText xml:space="preserve">ein </w:delText>
        </w:r>
      </w:del>
      <w:ins w:id="757" w:author="Lia Greiberg" w:date="2025-09-12T10:27:00Z" w16du:dateUtc="2025-09-12T08:27:00Z">
        <w:r w:rsidR="0051115C">
          <w:rPr>
            <w:rFonts w:ascii="Times New Roman" w:hAnsi="Times New Roman"/>
            <w:sz w:val="24"/>
            <w:szCs w:val="24"/>
          </w:rPr>
          <w:t xml:space="preserve">das </w:t>
        </w:r>
      </w:ins>
      <w:r>
        <w:rPr>
          <w:rFonts w:ascii="Times New Roman" w:hAnsi="Times New Roman"/>
          <w:sz w:val="24"/>
          <w:szCs w:val="24"/>
        </w:rPr>
        <w:t xml:space="preserve">Framework </w:t>
      </w:r>
      <w:r w:rsidRPr="00BF2D40">
        <w:rPr>
          <w:rFonts w:ascii="Times New Roman" w:hAnsi="Times New Roman"/>
          <w:i/>
          <w:iCs/>
          <w:sz w:val="24"/>
          <w:szCs w:val="24"/>
        </w:rPr>
        <w:t>LangChain</w:t>
      </w:r>
      <w:r>
        <w:rPr>
          <w:rFonts w:ascii="Times New Roman" w:hAnsi="Times New Roman"/>
          <w:sz w:val="24"/>
          <w:szCs w:val="24"/>
        </w:rPr>
        <w:t xml:space="preserve"> verwendet. </w:t>
      </w:r>
      <w:r w:rsidRPr="00BF2D40">
        <w:rPr>
          <w:rFonts w:ascii="Times New Roman" w:hAnsi="Times New Roman"/>
          <w:i/>
          <w:iCs/>
          <w:sz w:val="24"/>
          <w:szCs w:val="24"/>
        </w:rPr>
        <w:t>LangChain</w:t>
      </w:r>
      <w:r>
        <w:rPr>
          <w:rFonts w:ascii="Times New Roman" w:hAnsi="Times New Roman"/>
          <w:i/>
          <w:iCs/>
          <w:sz w:val="24"/>
          <w:szCs w:val="24"/>
        </w:rPr>
        <w:t xml:space="preserve"> </w:t>
      </w:r>
      <w:r>
        <w:rPr>
          <w:rFonts w:ascii="Times New Roman" w:hAnsi="Times New Roman"/>
          <w:sz w:val="24"/>
          <w:szCs w:val="24"/>
        </w:rPr>
        <w:t xml:space="preserve">bietet </w:t>
      </w:r>
      <w:ins w:id="758" w:author="Lia Greiberg" w:date="2025-08-29T00:33:00Z" w16du:dateUtc="2025-08-28T22:33:00Z">
        <w:r w:rsidR="003401DB">
          <w:rPr>
            <w:rFonts w:ascii="Times New Roman" w:hAnsi="Times New Roman"/>
            <w:sz w:val="24"/>
            <w:szCs w:val="24"/>
          </w:rPr>
          <w:t xml:space="preserve">eine </w:t>
        </w:r>
      </w:ins>
      <w:r>
        <w:rPr>
          <w:rFonts w:ascii="Times New Roman" w:hAnsi="Times New Roman"/>
          <w:sz w:val="24"/>
          <w:szCs w:val="24"/>
        </w:rPr>
        <w:t>standardisierte Schnittstelle für beliebige LLMs. Damit können LLM-</w:t>
      </w:r>
      <w:ins w:id="759" w:author="Lia Greiberg" w:date="2025-08-29T00:33:00Z" w16du:dateUtc="2025-08-28T22:33:00Z">
        <w:r w:rsidR="003401DB">
          <w:rPr>
            <w:rFonts w:ascii="Times New Roman" w:hAnsi="Times New Roman"/>
            <w:sz w:val="24"/>
            <w:szCs w:val="24"/>
          </w:rPr>
          <w:t>b</w:t>
        </w:r>
      </w:ins>
      <w:del w:id="760" w:author="Lia Greiberg" w:date="2025-08-29T00:33:00Z" w16du:dateUtc="2025-08-28T22:33:00Z">
        <w:r w:rsidDel="003401DB">
          <w:rPr>
            <w:rFonts w:ascii="Times New Roman" w:hAnsi="Times New Roman"/>
            <w:sz w:val="24"/>
            <w:szCs w:val="24"/>
          </w:rPr>
          <w:delText>B</w:delText>
        </w:r>
      </w:del>
      <w:r>
        <w:rPr>
          <w:rFonts w:ascii="Times New Roman" w:hAnsi="Times New Roman"/>
          <w:sz w:val="24"/>
          <w:szCs w:val="24"/>
        </w:rPr>
        <w:t>asierte Anwendungen entwickelt, überwacht und schnell in Produktion gebracht werden</w:t>
      </w:r>
      <w:del w:id="761" w:author="Lia Greiberg" w:date="2025-08-29T00:34:00Z" w16du:dateUtc="2025-08-28T22:34:00Z">
        <w:r w:rsidDel="00FF31AB">
          <w:rPr>
            <w:rFonts w:ascii="Times New Roman" w:hAnsi="Times New Roman"/>
            <w:sz w:val="24"/>
            <w:szCs w:val="24"/>
          </w:rPr>
          <w:delText>.</w:delText>
        </w:r>
      </w:del>
      <w:r>
        <w:rPr>
          <w:rFonts w:ascii="Times New Roman" w:hAnsi="Times New Roman"/>
          <w:sz w:val="24"/>
          <w:szCs w:val="24"/>
        </w:rPr>
        <w:t xml:space="preserve"> (vgl. </w:t>
      </w:r>
      <w:hyperlink r:id="rId44" w:history="1">
        <w:r w:rsidRPr="00B978C4">
          <w:rPr>
            <w:rStyle w:val="Hyperlink"/>
            <w:rFonts w:ascii="Times New Roman" w:hAnsi="Times New Roman"/>
            <w:sz w:val="24"/>
            <w:szCs w:val="24"/>
          </w:rPr>
          <w:t>LangChain</w:t>
        </w:r>
      </w:hyperlink>
      <w:r>
        <w:rPr>
          <w:rFonts w:ascii="Times New Roman" w:hAnsi="Times New Roman"/>
          <w:sz w:val="24"/>
          <w:szCs w:val="24"/>
        </w:rPr>
        <w:t xml:space="preserve">). Moderne LLMs können eine Vielzahl </w:t>
      </w:r>
      <w:del w:id="762" w:author="Lia Greiberg" w:date="2025-09-12T10:31:00Z" w16du:dateUtc="2025-09-12T08:31:00Z">
        <w:r w:rsidDel="00407F56">
          <w:rPr>
            <w:rFonts w:ascii="Times New Roman" w:hAnsi="Times New Roman"/>
            <w:sz w:val="24"/>
            <w:szCs w:val="24"/>
          </w:rPr>
          <w:delText xml:space="preserve">von </w:delText>
        </w:r>
      </w:del>
      <w:r>
        <w:rPr>
          <w:rFonts w:ascii="Times New Roman" w:hAnsi="Times New Roman"/>
          <w:sz w:val="24"/>
          <w:szCs w:val="24"/>
        </w:rPr>
        <w:t>sprachbezogene</w:t>
      </w:r>
      <w:ins w:id="763" w:author="Lia Greiberg" w:date="2025-09-12T10:31:00Z" w16du:dateUtc="2025-09-12T08:31:00Z">
        <w:r w:rsidR="00407F56">
          <w:rPr>
            <w:rFonts w:ascii="Times New Roman" w:hAnsi="Times New Roman"/>
            <w:sz w:val="24"/>
            <w:szCs w:val="24"/>
          </w:rPr>
          <w:t>r</w:t>
        </w:r>
      </w:ins>
      <w:del w:id="764" w:author="Lia Greiberg" w:date="2025-09-12T10:31:00Z" w16du:dateUtc="2025-09-12T08:31:00Z">
        <w:r w:rsidDel="00407F56">
          <w:rPr>
            <w:rFonts w:ascii="Times New Roman" w:hAnsi="Times New Roman"/>
            <w:sz w:val="24"/>
            <w:szCs w:val="24"/>
          </w:rPr>
          <w:delText>n</w:delText>
        </w:r>
      </w:del>
      <w:r>
        <w:rPr>
          <w:rFonts w:ascii="Times New Roman" w:hAnsi="Times New Roman"/>
          <w:sz w:val="24"/>
          <w:szCs w:val="24"/>
        </w:rPr>
        <w:t xml:space="preserve"> Aufgaben erledigen, wie Textgenerierung, Übersetzung oder Fragenbeantworten. Dafür wird </w:t>
      </w:r>
      <w:ins w:id="765" w:author="Lia Greiberg" w:date="2025-08-29T00:34:00Z" w16du:dateUtc="2025-08-28T22:34:00Z">
        <w:r w:rsidR="00FF31AB">
          <w:rPr>
            <w:rFonts w:ascii="Times New Roman" w:hAnsi="Times New Roman"/>
            <w:sz w:val="24"/>
            <w:szCs w:val="24"/>
          </w:rPr>
          <w:t xml:space="preserve">in der Regel </w:t>
        </w:r>
      </w:ins>
      <w:r>
        <w:rPr>
          <w:rFonts w:ascii="Times New Roman" w:hAnsi="Times New Roman"/>
          <w:sz w:val="24"/>
          <w:szCs w:val="24"/>
        </w:rPr>
        <w:t xml:space="preserve">ein Chat-Modell </w:t>
      </w:r>
      <w:del w:id="766" w:author="Lia Greiberg" w:date="2025-08-29T00:34:00Z" w16du:dateUtc="2025-08-28T22:34:00Z">
        <w:r w:rsidDel="00FF31AB">
          <w:rPr>
            <w:rFonts w:ascii="Times New Roman" w:hAnsi="Times New Roman"/>
            <w:sz w:val="24"/>
            <w:szCs w:val="24"/>
          </w:rPr>
          <w:delText xml:space="preserve">in der Regel </w:delText>
        </w:r>
      </w:del>
      <w:r>
        <w:rPr>
          <w:rFonts w:ascii="Times New Roman" w:hAnsi="Times New Roman"/>
          <w:sz w:val="24"/>
          <w:szCs w:val="24"/>
        </w:rPr>
        <w:t>genutzt. Es nimmt eine Liste von Nachrichten als Aufgabe und gibt eine Nachricht als Ausgabe zurück. Eine Nachricht an</w:t>
      </w:r>
      <w:ins w:id="767" w:author="Lia Greiberg" w:date="2025-08-29T00:34:00Z" w16du:dateUtc="2025-08-28T22:34:00Z">
        <w:r w:rsidR="00AE5421">
          <w:rPr>
            <w:rFonts w:ascii="Times New Roman" w:hAnsi="Times New Roman"/>
            <w:sz w:val="24"/>
            <w:szCs w:val="24"/>
          </w:rPr>
          <w:t xml:space="preserve"> ein</w:t>
        </w:r>
      </w:ins>
      <w:r>
        <w:rPr>
          <w:rFonts w:ascii="Times New Roman" w:hAnsi="Times New Roman"/>
          <w:sz w:val="24"/>
          <w:szCs w:val="24"/>
        </w:rPr>
        <w:t xml:space="preserve"> Chat-Modell ist üblicherweise mit einer Rolle versehen: system, human, assistent und </w:t>
      </w:r>
      <w:ins w:id="768" w:author="Lia Greiberg" w:date="2025-08-29T00:35:00Z" w16du:dateUtc="2025-08-28T22:35:00Z">
        <w:r w:rsidR="00AE5421">
          <w:rPr>
            <w:rFonts w:ascii="Times New Roman" w:hAnsi="Times New Roman"/>
            <w:sz w:val="24"/>
            <w:szCs w:val="24"/>
          </w:rPr>
          <w:t xml:space="preserve">sie </w:t>
        </w:r>
      </w:ins>
      <w:r>
        <w:rPr>
          <w:rFonts w:ascii="Times New Roman" w:hAnsi="Times New Roman"/>
          <w:sz w:val="24"/>
          <w:szCs w:val="24"/>
        </w:rPr>
        <w:t>e</w:t>
      </w:r>
      <w:ins w:id="769" w:author="Lia Greiberg" w:date="2025-09-12T10:32:00Z" w16du:dateUtc="2025-09-12T08:32:00Z">
        <w:r w:rsidR="00407F56">
          <w:rPr>
            <w:rFonts w:ascii="Times New Roman" w:hAnsi="Times New Roman"/>
            <w:sz w:val="24"/>
            <w:szCs w:val="24"/>
          </w:rPr>
          <w:t>nt</w:t>
        </w:r>
      </w:ins>
      <w:del w:id="770" w:author="Lia Greiberg" w:date="2025-09-12T10:32:00Z" w16du:dateUtc="2025-09-12T08:32:00Z">
        <w:r w:rsidDel="00407F56">
          <w:rPr>
            <w:rFonts w:ascii="Times New Roman" w:hAnsi="Times New Roman"/>
            <w:sz w:val="24"/>
            <w:szCs w:val="24"/>
          </w:rPr>
          <w:delText>r</w:delText>
        </w:r>
      </w:del>
      <w:r>
        <w:rPr>
          <w:rFonts w:ascii="Times New Roman" w:hAnsi="Times New Roman"/>
          <w:sz w:val="24"/>
          <w:szCs w:val="24"/>
        </w:rPr>
        <w:t>h</w:t>
      </w:r>
      <w:ins w:id="771" w:author="Lia Greiberg" w:date="2025-08-29T00:35:00Z" w16du:dateUtc="2025-08-28T22:35:00Z">
        <w:r w:rsidR="00AE5421">
          <w:rPr>
            <w:rFonts w:ascii="Times New Roman" w:hAnsi="Times New Roman"/>
            <w:sz w:val="24"/>
            <w:szCs w:val="24"/>
          </w:rPr>
          <w:t>ä</w:t>
        </w:r>
      </w:ins>
      <w:del w:id="772" w:author="Lia Greiberg" w:date="2025-08-29T00:35:00Z" w16du:dateUtc="2025-08-28T22:35:00Z">
        <w:r w:rsidDel="00AE5421">
          <w:rPr>
            <w:rFonts w:ascii="Times New Roman" w:hAnsi="Times New Roman"/>
            <w:sz w:val="24"/>
            <w:szCs w:val="24"/>
          </w:rPr>
          <w:delText>a</w:delText>
        </w:r>
      </w:del>
      <w:r>
        <w:rPr>
          <w:rFonts w:ascii="Times New Roman" w:hAnsi="Times New Roman"/>
          <w:sz w:val="24"/>
          <w:szCs w:val="24"/>
        </w:rPr>
        <w:t>lt</w:t>
      </w:r>
      <w:del w:id="773" w:author="Lia Greiberg" w:date="2025-08-29T00:35:00Z" w16du:dateUtc="2025-08-28T22:35:00Z">
        <w:r w:rsidDel="00AE5421">
          <w:rPr>
            <w:rFonts w:ascii="Times New Roman" w:hAnsi="Times New Roman"/>
            <w:sz w:val="24"/>
            <w:szCs w:val="24"/>
          </w:rPr>
          <w:delText>en</w:delText>
        </w:r>
      </w:del>
      <w:r>
        <w:rPr>
          <w:rFonts w:ascii="Times New Roman" w:hAnsi="Times New Roman"/>
          <w:sz w:val="24"/>
          <w:szCs w:val="24"/>
        </w:rPr>
        <w:t xml:space="preserve"> einen oder mehrere Inhaltsblöcke, die Text oder multimodale Daten umfassen können. Das Chat-Modell</w:t>
      </w:r>
      <w:del w:id="774" w:author="Lia Greiberg" w:date="2025-09-12T10:30:00Z" w16du:dateUtc="2025-09-12T08:30:00Z">
        <w:r w:rsidDel="00407F56">
          <w:rPr>
            <w:rFonts w:ascii="Times New Roman" w:hAnsi="Times New Roman"/>
            <w:sz w:val="24"/>
            <w:szCs w:val="24"/>
          </w:rPr>
          <w:delText>e</w:delText>
        </w:r>
      </w:del>
      <w:r>
        <w:rPr>
          <w:rFonts w:ascii="Times New Roman" w:hAnsi="Times New Roman"/>
          <w:sz w:val="24"/>
          <w:szCs w:val="24"/>
        </w:rPr>
        <w:t xml:space="preserve"> kann </w:t>
      </w:r>
      <w:del w:id="775" w:author="Lia Greiberg" w:date="2025-09-12T10:30:00Z" w16du:dateUtc="2025-09-12T08:30:00Z">
        <w:r w:rsidDel="00407F56">
          <w:rPr>
            <w:rFonts w:ascii="Times New Roman" w:hAnsi="Times New Roman"/>
            <w:sz w:val="24"/>
            <w:szCs w:val="24"/>
          </w:rPr>
          <w:delText xml:space="preserve">ihre </w:delText>
        </w:r>
      </w:del>
      <w:ins w:id="776" w:author="Lia Greiberg" w:date="2025-09-12T10:30:00Z" w16du:dateUtc="2025-09-12T08:30:00Z">
        <w:r w:rsidR="00407F56">
          <w:rPr>
            <w:rFonts w:ascii="Times New Roman" w:hAnsi="Times New Roman"/>
            <w:sz w:val="24"/>
            <w:szCs w:val="24"/>
          </w:rPr>
          <w:t xml:space="preserve">seine </w:t>
        </w:r>
      </w:ins>
      <w:r>
        <w:rPr>
          <w:rFonts w:ascii="Times New Roman" w:hAnsi="Times New Roman"/>
          <w:sz w:val="24"/>
          <w:szCs w:val="24"/>
        </w:rPr>
        <w:t xml:space="preserve">Antwort in </w:t>
      </w:r>
      <w:del w:id="777" w:author="Lia Greiberg" w:date="2025-09-12T10:33:00Z" w16du:dateUtc="2025-09-12T08:33:00Z">
        <w:r w:rsidDel="00407F56">
          <w:rPr>
            <w:rFonts w:ascii="Times New Roman" w:hAnsi="Times New Roman"/>
            <w:sz w:val="24"/>
            <w:szCs w:val="24"/>
          </w:rPr>
          <w:delText xml:space="preserve">einer </w:delText>
        </w:r>
      </w:del>
      <w:r>
        <w:rPr>
          <w:rFonts w:ascii="Times New Roman" w:hAnsi="Times New Roman"/>
          <w:sz w:val="24"/>
          <w:szCs w:val="24"/>
        </w:rPr>
        <w:t>strukturier</w:t>
      </w:r>
      <w:ins w:id="778" w:author="Lia Greiberg" w:date="2025-09-12T10:33:00Z" w16du:dateUtc="2025-09-12T08:33:00Z">
        <w:r w:rsidR="00407F56">
          <w:rPr>
            <w:rFonts w:ascii="Times New Roman" w:hAnsi="Times New Roman"/>
            <w:sz w:val="24"/>
            <w:szCs w:val="24"/>
          </w:rPr>
          <w:t>t</w:t>
        </w:r>
      </w:ins>
      <w:r>
        <w:rPr>
          <w:rFonts w:ascii="Times New Roman" w:hAnsi="Times New Roman"/>
          <w:sz w:val="24"/>
          <w:szCs w:val="24"/>
        </w:rPr>
        <w:t>e</w:t>
      </w:r>
      <w:ins w:id="779" w:author="Lia Greiberg" w:date="2025-09-12T10:33:00Z" w16du:dateUtc="2025-09-12T08:33:00Z">
        <w:r w:rsidR="00407F56">
          <w:rPr>
            <w:rFonts w:ascii="Times New Roman" w:hAnsi="Times New Roman"/>
            <w:sz w:val="24"/>
            <w:szCs w:val="24"/>
          </w:rPr>
          <w:t>r</w:t>
        </w:r>
      </w:ins>
      <w:del w:id="780" w:author="Lia Greiberg" w:date="2025-09-12T10:33:00Z" w16du:dateUtc="2025-09-12T08:33:00Z">
        <w:r w:rsidDel="00407F56">
          <w:rPr>
            <w:rFonts w:ascii="Times New Roman" w:hAnsi="Times New Roman"/>
            <w:sz w:val="24"/>
            <w:szCs w:val="24"/>
          </w:rPr>
          <w:delText>n</w:delText>
        </w:r>
      </w:del>
      <w:r>
        <w:rPr>
          <w:rFonts w:ascii="Times New Roman" w:hAnsi="Times New Roman"/>
          <w:sz w:val="24"/>
          <w:szCs w:val="24"/>
        </w:rPr>
        <w:t xml:space="preserve"> Form liefern, z.</w:t>
      </w:r>
      <w:ins w:id="781" w:author="Lia Greiberg" w:date="2025-08-29T00:35:00Z" w16du:dateUtc="2025-08-28T22:35:00Z">
        <w:r w:rsidR="00AE5421">
          <w:rPr>
            <w:rFonts w:ascii="Times New Roman" w:hAnsi="Times New Roman"/>
            <w:sz w:val="24"/>
            <w:szCs w:val="24"/>
          </w:rPr>
          <w:t> </w:t>
        </w:r>
      </w:ins>
      <w:r>
        <w:rPr>
          <w:rFonts w:ascii="Times New Roman" w:hAnsi="Times New Roman"/>
          <w:sz w:val="24"/>
          <w:szCs w:val="24"/>
        </w:rPr>
        <w:t xml:space="preserve">B. in JSON (vgl. </w:t>
      </w:r>
      <w:hyperlink r:id="rId45" w:anchor="interface" w:history="1">
        <w:r w:rsidRPr="00B978C4">
          <w:rPr>
            <w:rStyle w:val="Hyperlink"/>
            <w:rFonts w:ascii="Times New Roman" w:hAnsi="Times New Roman"/>
            <w:sz w:val="24"/>
            <w:szCs w:val="24"/>
          </w:rPr>
          <w:t>Chat models</w:t>
        </w:r>
      </w:hyperlink>
      <w:r>
        <w:rPr>
          <w:rFonts w:ascii="Times New Roman" w:hAnsi="Times New Roman"/>
          <w:sz w:val="24"/>
          <w:szCs w:val="24"/>
        </w:rPr>
        <w:t>).</w:t>
      </w:r>
    </w:p>
    <w:p w14:paraId="706E6F97" w14:textId="77777777" w:rsidR="00C67227" w:rsidRDefault="000E1ED2" w:rsidP="000E1ED2">
      <w:pPr>
        <w:pStyle w:val="GrundschriftmitEinzug"/>
        <w:spacing w:line="360" w:lineRule="auto"/>
        <w:ind w:firstLine="567"/>
        <w:rPr>
          <w:ins w:id="782" w:author="Lia Greiberg" w:date="2025-09-12T11:01:00Z" w16du:dateUtc="2025-09-12T09:01:00Z"/>
          <w:rFonts w:ascii="Times New Roman" w:hAnsi="Times New Roman"/>
          <w:noProof/>
          <w:sz w:val="24"/>
          <w:szCs w:val="24"/>
        </w:rPr>
      </w:pPr>
      <w:r>
        <w:rPr>
          <w:rFonts w:ascii="Times New Roman" w:hAnsi="Times New Roman"/>
          <w:sz w:val="24"/>
          <w:szCs w:val="24"/>
        </w:rPr>
        <w:t xml:space="preserve">Normalerweise werden die Beziehungen allgemein geschrieben: </w:t>
      </w:r>
      <w:r w:rsidRPr="00B15D0B">
        <w:rPr>
          <w:rFonts w:ascii="Times New Roman" w:hAnsi="Times New Roman"/>
          <w:i/>
          <w:iCs/>
          <w:sz w:val="24"/>
          <w:szCs w:val="24"/>
        </w:rPr>
        <w:t>ist Chef von</w:t>
      </w:r>
      <w:r>
        <w:rPr>
          <w:rFonts w:ascii="Times New Roman" w:hAnsi="Times New Roman"/>
          <w:i/>
          <w:iCs/>
          <w:sz w:val="24"/>
          <w:szCs w:val="24"/>
        </w:rPr>
        <w:t xml:space="preserve">, ist angestellt bei </w:t>
      </w:r>
      <w:r w:rsidRPr="00BD403F">
        <w:rPr>
          <w:rFonts w:ascii="Times New Roman" w:hAnsi="Times New Roman"/>
          <w:sz w:val="24"/>
          <w:szCs w:val="24"/>
        </w:rPr>
        <w:fldChar w:fldCharType="begin"/>
      </w:r>
      <w:r>
        <w:rPr>
          <w:rFonts w:ascii="Times New Roman" w:hAnsi="Times New Roman"/>
          <w:sz w:val="24"/>
          <w:szCs w:val="24"/>
        </w:rPr>
        <w:instrText xml:space="preserve"> ADDIN ZOTERO_ITEM CSL_CITATION {"citationID":"wAuM5AYN","properties":{"formattedCitation":"(Lanquillon/Schacht 2023)","plainCitation":"(Lanquillon/Schacht 2023)","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schema":"https://github.com/citation-style-language/schema/raw/master/csl-citation.json"} </w:instrText>
      </w:r>
      <w:r w:rsidRPr="00BD403F">
        <w:rPr>
          <w:rFonts w:ascii="Times New Roman" w:hAnsi="Times New Roman"/>
          <w:sz w:val="24"/>
          <w:szCs w:val="24"/>
        </w:rPr>
        <w:fldChar w:fldCharType="separate"/>
      </w:r>
      <w:r w:rsidRPr="00BD403F">
        <w:rPr>
          <w:rFonts w:ascii="Times New Roman" w:hAnsi="Times New Roman"/>
          <w:noProof/>
          <w:sz w:val="24"/>
          <w:szCs w:val="24"/>
        </w:rPr>
        <w:t>(</w:t>
      </w:r>
      <w:r>
        <w:rPr>
          <w:rFonts w:ascii="Times New Roman" w:hAnsi="Times New Roman"/>
          <w:noProof/>
          <w:sz w:val="24"/>
          <w:szCs w:val="24"/>
        </w:rPr>
        <w:t xml:space="preserve">vgl. </w:t>
      </w:r>
      <w:r w:rsidRPr="00BD403F">
        <w:rPr>
          <w:rFonts w:ascii="Times New Roman" w:hAnsi="Times New Roman"/>
          <w:noProof/>
          <w:sz w:val="24"/>
          <w:szCs w:val="24"/>
        </w:rPr>
        <w:t>Lanquillon/</w:t>
      </w:r>
      <w:del w:id="783" w:author="Lia Greiberg" w:date="2025-08-29T00:35:00Z" w16du:dateUtc="2025-08-28T22:35:00Z">
        <w:r w:rsidDel="0020037F">
          <w:rPr>
            <w:rFonts w:ascii="Times New Roman" w:hAnsi="Times New Roman"/>
            <w:noProof/>
            <w:sz w:val="24"/>
            <w:szCs w:val="24"/>
          </w:rPr>
          <w:delText xml:space="preserve"> </w:delText>
        </w:r>
      </w:del>
      <w:r w:rsidRPr="00BD403F">
        <w:rPr>
          <w:rFonts w:ascii="Times New Roman" w:hAnsi="Times New Roman"/>
          <w:noProof/>
          <w:sz w:val="24"/>
          <w:szCs w:val="24"/>
        </w:rPr>
        <w:t>Schacht 2023</w:t>
      </w:r>
      <w:r>
        <w:rPr>
          <w:rFonts w:ascii="Times New Roman" w:hAnsi="Times New Roman"/>
          <w:noProof/>
          <w:sz w:val="24"/>
          <w:szCs w:val="24"/>
        </w:rPr>
        <w:t>: 165, 178–</w:t>
      </w:r>
    </w:p>
    <w:p w14:paraId="1819871D" w14:textId="01F6B445" w:rsidR="000E1ED2" w:rsidRPr="00786ED4" w:rsidRDefault="000E1ED2" w:rsidP="000E1ED2">
      <w:pPr>
        <w:pStyle w:val="GrundschriftmitEinzug"/>
        <w:spacing w:line="360" w:lineRule="auto"/>
        <w:ind w:firstLine="567"/>
        <w:rPr>
          <w:rFonts w:ascii="Times New Roman" w:hAnsi="Times New Roman"/>
          <w:b/>
          <w:bCs/>
          <w:color w:val="EE0000"/>
          <w:sz w:val="24"/>
          <w:szCs w:val="24"/>
        </w:rPr>
      </w:pPr>
      <w:r>
        <w:rPr>
          <w:rFonts w:ascii="Times New Roman" w:hAnsi="Times New Roman"/>
          <w:noProof/>
          <w:sz w:val="24"/>
          <w:szCs w:val="24"/>
        </w:rPr>
        <w:t>181</w:t>
      </w:r>
      <w:r w:rsidRPr="00BD403F">
        <w:rPr>
          <w:rFonts w:ascii="Times New Roman" w:hAnsi="Times New Roman"/>
          <w:noProof/>
          <w:sz w:val="24"/>
          <w:szCs w:val="24"/>
        </w:rPr>
        <w:t>)</w:t>
      </w:r>
      <w:r w:rsidRPr="00BD403F">
        <w:rPr>
          <w:rFonts w:ascii="Times New Roman" w:hAnsi="Times New Roman"/>
          <w:sz w:val="24"/>
          <w:szCs w:val="24"/>
        </w:rPr>
        <w:fldChar w:fldCharType="end"/>
      </w:r>
      <w:r w:rsidRPr="00BD403F">
        <w:rPr>
          <w:rFonts w:ascii="Times New Roman" w:hAnsi="Times New Roman"/>
          <w:sz w:val="24"/>
          <w:szCs w:val="24"/>
        </w:rPr>
        <w:t>.</w:t>
      </w:r>
      <w:r>
        <w:rPr>
          <w:rFonts w:ascii="Times New Roman" w:hAnsi="Times New Roman"/>
          <w:sz w:val="24"/>
          <w:szCs w:val="24"/>
        </w:rPr>
        <w:t xml:space="preserve"> Au</w:t>
      </w:r>
      <w:ins w:id="784" w:author="Lia Greiberg" w:date="2025-09-12T10:36:00Z" w16du:dateUtc="2025-09-12T08:36:00Z">
        <w:r w:rsidR="00407F56">
          <w:rPr>
            <w:rFonts w:ascii="Times New Roman" w:hAnsi="Times New Roman"/>
            <w:sz w:val="24"/>
            <w:szCs w:val="24"/>
          </w:rPr>
          <w:t>f</w:t>
        </w:r>
      </w:ins>
      <w:r>
        <w:rPr>
          <w:rFonts w:ascii="Times New Roman" w:hAnsi="Times New Roman"/>
          <w:sz w:val="24"/>
          <w:szCs w:val="24"/>
        </w:rPr>
        <w:t xml:space="preserve"> diese Weise lassen sich </w:t>
      </w:r>
      <w:ins w:id="785" w:author="Lia Greiberg" w:date="2025-09-12T10:38:00Z" w16du:dateUtc="2025-09-12T08:38:00Z">
        <w:r w:rsidR="006A2261">
          <w:rPr>
            <w:rFonts w:ascii="Times New Roman" w:hAnsi="Times New Roman"/>
            <w:sz w:val="24"/>
            <w:szCs w:val="24"/>
          </w:rPr>
          <w:t xml:space="preserve">die </w:t>
        </w:r>
      </w:ins>
      <w:r>
        <w:rPr>
          <w:rFonts w:ascii="Times New Roman" w:hAnsi="Times New Roman"/>
          <w:sz w:val="24"/>
          <w:szCs w:val="24"/>
        </w:rPr>
        <w:t>Tripel</w:t>
      </w:r>
      <w:del w:id="786" w:author="Lia Greiberg" w:date="2025-09-12T10:35:00Z" w16du:dateUtc="2025-09-12T08:35:00Z">
        <w:r w:rsidDel="00407F56">
          <w:rPr>
            <w:rFonts w:ascii="Times New Roman" w:hAnsi="Times New Roman"/>
            <w:sz w:val="24"/>
            <w:szCs w:val="24"/>
          </w:rPr>
          <w:delText>n</w:delText>
        </w:r>
      </w:del>
      <w:r>
        <w:rPr>
          <w:rFonts w:ascii="Times New Roman" w:hAnsi="Times New Roman"/>
          <w:sz w:val="24"/>
          <w:szCs w:val="24"/>
        </w:rPr>
        <w:t xml:space="preserve"> direkt bilden </w:t>
      </w:r>
      <w:commentRangeStart w:id="787"/>
      <w:r w:rsidRPr="00081A8A">
        <w:rPr>
          <w:rFonts w:ascii="Times New Roman" w:hAnsi="Times New Roman"/>
          <w:sz w:val="24"/>
          <w:szCs w:val="24"/>
        </w:rPr>
        <w:fldChar w:fldCharType="begin"/>
      </w:r>
      <w:r>
        <w:rPr>
          <w:rFonts w:ascii="Times New Roman" w:hAnsi="Times New Roman"/>
          <w:sz w:val="24"/>
          <w:szCs w:val="24"/>
        </w:rPr>
        <w:instrText xml:space="preserve"> ADDIN ZOTERO_ITEM CSL_CITATION {"citationID":"nYiMbU6m","properties":{"formattedCitation":"(Hinkelmann/Hoppe/Humm 2025)","plainCitation":"(Hinkelmann/Hoppe/Humm 2025)","dontUpdate":true,"noteIndex":0},"citationItems":[{"id":274,"uris":["http://zotero.org/users/10358077/items/YP9MQPIC"],"itemData":{"id":274,"type":"book","language":"German","note":"Accepted: 2025-03-13T10:10:21Z\nDOI: 10.1007/978-3-658-44781-6","publisher":"Springer Nature","source":"library.oapen.org","title":"Hybride KI mit Machine Learning und Knowledge Graphs: Innovative Lösungen aus der Praxis","title-short":"Hybride KI mit Machine Learning und Knowledge Graphs","URL":"https://library.oapen.org/handle/20.500.12657/99902","editor":[{"family":"Hinkelmann","given":"Knut"},{"family":"Hoppe","given":"Thomas"},{"family":"Humm","given":"Bernhard G."}],"accessed":{"date-parts":[["2025",8,11]]},"issued":{"date-parts":[["2025"]]}}}],"schema":"https://github.com/citation-style-language/schema/raw/master/csl-citation.json"} </w:instrText>
      </w:r>
      <w:r w:rsidRPr="00081A8A">
        <w:rPr>
          <w:rFonts w:ascii="Times New Roman" w:hAnsi="Times New Roman"/>
          <w:sz w:val="24"/>
          <w:szCs w:val="24"/>
        </w:rPr>
        <w:fldChar w:fldCharType="separate"/>
      </w:r>
      <w:r w:rsidRPr="00081A8A">
        <w:rPr>
          <w:rFonts w:ascii="Times New Roman" w:hAnsi="Times New Roman"/>
          <w:noProof/>
          <w:sz w:val="24"/>
          <w:szCs w:val="24"/>
        </w:rPr>
        <w:t>(vg</w:t>
      </w:r>
      <w:ins w:id="788" w:author="Lia Greiberg" w:date="2025-09-11T14:39:00Z" w16du:dateUtc="2025-09-11T12:39:00Z">
        <w:r w:rsidR="0059761A">
          <w:rPr>
            <w:rFonts w:ascii="Times New Roman" w:hAnsi="Times New Roman"/>
            <w:noProof/>
            <w:sz w:val="24"/>
            <w:szCs w:val="24"/>
          </w:rPr>
          <w:t>l</w:t>
        </w:r>
      </w:ins>
      <w:r w:rsidRPr="00081A8A">
        <w:rPr>
          <w:rFonts w:ascii="Times New Roman" w:hAnsi="Times New Roman"/>
          <w:noProof/>
          <w:sz w:val="24"/>
          <w:szCs w:val="24"/>
        </w:rPr>
        <w:t>. Hamann</w:t>
      </w:r>
      <w:ins w:id="789" w:author="Lia Greiberg" w:date="2025-08-29T00:35:00Z" w16du:dateUtc="2025-08-28T22:35:00Z">
        <w:r w:rsidR="0020037F">
          <w:rPr>
            <w:rFonts w:ascii="Times New Roman" w:hAnsi="Times New Roman"/>
            <w:noProof/>
            <w:sz w:val="24"/>
            <w:szCs w:val="24"/>
          </w:rPr>
          <w:t>/</w:t>
        </w:r>
      </w:ins>
      <w:del w:id="790" w:author="Lia Greiberg" w:date="2025-08-29T00:35:00Z" w16du:dateUtc="2025-08-28T22:35:00Z">
        <w:r w:rsidRPr="00081A8A" w:rsidDel="0020037F">
          <w:rPr>
            <w:rFonts w:ascii="Times New Roman" w:hAnsi="Times New Roman"/>
            <w:noProof/>
            <w:sz w:val="24"/>
            <w:szCs w:val="24"/>
          </w:rPr>
          <w:delText xml:space="preserve"> </w:delText>
        </w:r>
      </w:del>
      <w:r w:rsidRPr="00081A8A">
        <w:rPr>
          <w:rFonts w:ascii="Times New Roman" w:hAnsi="Times New Roman"/>
          <w:noProof/>
          <w:sz w:val="24"/>
          <w:szCs w:val="24"/>
          <w:highlight w:val="cyan"/>
        </w:rPr>
        <w:t>Hinkelmann/</w:t>
      </w:r>
      <w:del w:id="791" w:author="Lia Greiberg" w:date="2025-08-29T00:35:00Z" w16du:dateUtc="2025-08-28T22:35:00Z">
        <w:r w:rsidDel="0020037F">
          <w:rPr>
            <w:rFonts w:ascii="Times New Roman" w:hAnsi="Times New Roman"/>
            <w:noProof/>
            <w:sz w:val="24"/>
            <w:szCs w:val="24"/>
            <w:highlight w:val="cyan"/>
          </w:rPr>
          <w:delText xml:space="preserve"> </w:delText>
        </w:r>
      </w:del>
      <w:r w:rsidRPr="00081A8A">
        <w:rPr>
          <w:rFonts w:ascii="Times New Roman" w:hAnsi="Times New Roman"/>
          <w:noProof/>
          <w:sz w:val="24"/>
          <w:szCs w:val="24"/>
          <w:highlight w:val="cyan"/>
        </w:rPr>
        <w:t>Hoppe/Humm</w:t>
      </w:r>
      <w:r w:rsidRPr="00081A8A">
        <w:rPr>
          <w:rFonts w:ascii="Times New Roman" w:hAnsi="Times New Roman"/>
          <w:noProof/>
          <w:sz w:val="24"/>
          <w:szCs w:val="24"/>
        </w:rPr>
        <w:t xml:space="preserve"> 2025: </w:t>
      </w:r>
      <w:r>
        <w:rPr>
          <w:rFonts w:ascii="Times New Roman" w:hAnsi="Times New Roman"/>
          <w:noProof/>
          <w:sz w:val="24"/>
          <w:szCs w:val="24"/>
        </w:rPr>
        <w:t>84</w:t>
      </w:r>
      <w:r w:rsidRPr="00081A8A">
        <w:rPr>
          <w:rFonts w:ascii="Times New Roman" w:hAnsi="Times New Roman"/>
          <w:noProof/>
          <w:sz w:val="24"/>
          <w:szCs w:val="24"/>
        </w:rPr>
        <w:t>)</w:t>
      </w:r>
      <w:r w:rsidRPr="00081A8A">
        <w:rPr>
          <w:rFonts w:ascii="Times New Roman" w:hAnsi="Times New Roman"/>
          <w:sz w:val="24"/>
          <w:szCs w:val="24"/>
        </w:rPr>
        <w:fldChar w:fldCharType="end"/>
      </w:r>
      <w:r>
        <w:rPr>
          <w:rFonts w:ascii="Times New Roman" w:hAnsi="Times New Roman"/>
          <w:sz w:val="24"/>
          <w:szCs w:val="24"/>
        </w:rPr>
        <w:t xml:space="preserve">. </w:t>
      </w:r>
      <w:commentRangeEnd w:id="787"/>
      <w:r w:rsidR="00AD4F8E">
        <w:rPr>
          <w:rStyle w:val="Kommentarzeichen"/>
          <w:rFonts w:ascii="Times New Roman" w:hAnsi="Times New Roman"/>
        </w:rPr>
        <w:commentReference w:id="787"/>
      </w:r>
      <w:r w:rsidRPr="00786ED4">
        <w:rPr>
          <w:rFonts w:ascii="Times New Roman" w:hAnsi="Times New Roman"/>
          <w:color w:val="000000" w:themeColor="text1"/>
          <w:sz w:val="24"/>
          <w:szCs w:val="24"/>
        </w:rPr>
        <w:t xml:space="preserve">Aus diesem Grund </w:t>
      </w:r>
      <w:r w:rsidRPr="00786ED4">
        <w:rPr>
          <w:rFonts w:ascii="Times New Roman" w:hAnsi="Times New Roman"/>
          <w:sz w:val="24"/>
          <w:szCs w:val="24"/>
        </w:rPr>
        <w:t xml:space="preserve">wurden </w:t>
      </w:r>
      <w:r>
        <w:rPr>
          <w:rFonts w:ascii="Times New Roman" w:hAnsi="Times New Roman"/>
          <w:sz w:val="24"/>
          <w:szCs w:val="24"/>
        </w:rPr>
        <w:t xml:space="preserve">zuerst </w:t>
      </w:r>
      <w:r w:rsidRPr="00786ED4">
        <w:rPr>
          <w:rFonts w:ascii="Times New Roman" w:hAnsi="Times New Roman"/>
          <w:sz w:val="24"/>
          <w:szCs w:val="24"/>
        </w:rPr>
        <w:t xml:space="preserve">die möglichen Relationen definiert und in verschiedene Gruppen eingeteilt: </w:t>
      </w:r>
      <w:r w:rsidRPr="00786ED4">
        <w:rPr>
          <w:rFonts w:ascii="Times New Roman" w:hAnsi="Times New Roman"/>
          <w:i/>
          <w:iCs/>
          <w:sz w:val="24"/>
          <w:szCs w:val="24"/>
        </w:rPr>
        <w:t>Biografische Basisdaten, Bildung und Beruf, Familie, Reise</w:t>
      </w:r>
      <w:ins w:id="792" w:author="Lia Greiberg" w:date="2025-09-12T10:37:00Z" w16du:dateUtc="2025-09-12T08:37:00Z">
        <w:r w:rsidR="00407F56">
          <w:rPr>
            <w:rFonts w:ascii="Times New Roman" w:hAnsi="Times New Roman"/>
            <w:i/>
            <w:iCs/>
            <w:sz w:val="24"/>
            <w:szCs w:val="24"/>
          </w:rPr>
          <w:t>n</w:t>
        </w:r>
      </w:ins>
      <w:r w:rsidRPr="00786ED4">
        <w:rPr>
          <w:rFonts w:ascii="Times New Roman" w:hAnsi="Times New Roman"/>
          <w:i/>
          <w:iCs/>
          <w:sz w:val="24"/>
          <w:szCs w:val="24"/>
        </w:rPr>
        <w:t xml:space="preserve"> </w:t>
      </w:r>
      <w:r w:rsidRPr="00786ED4">
        <w:rPr>
          <w:rFonts w:ascii="Times New Roman" w:hAnsi="Times New Roman"/>
          <w:sz w:val="24"/>
          <w:szCs w:val="24"/>
        </w:rPr>
        <w:t>usw. Außerdem wurde eine strukturierte Datenklasse festgelegt</w:t>
      </w:r>
      <w:r>
        <w:rPr>
          <w:rFonts w:ascii="Times New Roman" w:hAnsi="Times New Roman"/>
          <w:sz w:val="24"/>
          <w:szCs w:val="24"/>
        </w:rPr>
        <w:t>. Sie dient</w:t>
      </w:r>
      <w:r w:rsidRPr="00786ED4">
        <w:rPr>
          <w:rFonts w:ascii="Times New Roman" w:hAnsi="Times New Roman"/>
          <w:sz w:val="24"/>
          <w:szCs w:val="24"/>
        </w:rPr>
        <w:t xml:space="preserve"> </w:t>
      </w:r>
      <w:r>
        <w:rPr>
          <w:rFonts w:ascii="Times New Roman" w:hAnsi="Times New Roman"/>
          <w:sz w:val="24"/>
          <w:szCs w:val="24"/>
        </w:rPr>
        <w:t xml:space="preserve">als Beispiel für </w:t>
      </w:r>
      <w:ins w:id="793" w:author="Lia Greiberg" w:date="2025-08-29T00:36:00Z" w16du:dateUtc="2025-08-28T22:36:00Z">
        <w:r w:rsidR="0020037F">
          <w:rPr>
            <w:rFonts w:ascii="Times New Roman" w:hAnsi="Times New Roman"/>
            <w:sz w:val="24"/>
            <w:szCs w:val="24"/>
          </w:rPr>
          <w:t xml:space="preserve">die </w:t>
        </w:r>
      </w:ins>
      <w:r>
        <w:rPr>
          <w:rFonts w:ascii="Times New Roman" w:hAnsi="Times New Roman"/>
          <w:sz w:val="24"/>
          <w:szCs w:val="24"/>
        </w:rPr>
        <w:t>Definition aller möglichen Entitätstypen</w:t>
      </w:r>
      <w:r w:rsidRPr="00786ED4">
        <w:rPr>
          <w:rFonts w:ascii="Times New Roman" w:hAnsi="Times New Roman"/>
          <w:sz w:val="24"/>
          <w:szCs w:val="24"/>
        </w:rPr>
        <w:t xml:space="preserve"> (Abbildung 5.7).</w:t>
      </w:r>
      <w:r>
        <w:rPr>
          <w:rFonts w:ascii="Times New Roman" w:hAnsi="Times New Roman"/>
          <w:sz w:val="24"/>
          <w:szCs w:val="24"/>
        </w:rPr>
        <w:t xml:space="preserve"> </w:t>
      </w:r>
    </w:p>
    <w:p w14:paraId="26611C1C" w14:textId="77777777" w:rsidR="000E1ED2" w:rsidRDefault="000E1ED2" w:rsidP="000E1ED2">
      <w:pPr>
        <w:pStyle w:val="GrundschriftmitEinzug"/>
        <w:spacing w:line="360" w:lineRule="auto"/>
        <w:ind w:firstLine="0"/>
        <w:rPr>
          <w:rFonts w:ascii="Times New Roman" w:hAnsi="Times New Roman"/>
          <w:sz w:val="24"/>
          <w:szCs w:val="24"/>
        </w:rPr>
      </w:pPr>
      <w:commentRangeStart w:id="794"/>
      <w:r>
        <w:rPr>
          <w:rFonts w:ascii="Times New Roman" w:hAnsi="Times New Roman"/>
          <w:noProof/>
          <w:sz w:val="24"/>
          <w:szCs w:val="24"/>
        </w:rPr>
        <w:lastRenderedPageBreak/>
        <w:drawing>
          <wp:inline distT="0" distB="0" distL="0" distR="0" wp14:anchorId="0C94A59C" wp14:editId="3DA1F88F">
            <wp:extent cx="5040630" cy="2286635"/>
            <wp:effectExtent l="0" t="0" r="1270" b="0"/>
            <wp:docPr id="187762704" name="Grafik 10"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2704" name="Grafik 10" descr="Ein Bild, das Text, Screenshot enthält.&#10;&#10;KI-generierte Inhalte können fehlerhaft sein."/>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0630" cy="2286635"/>
                    </a:xfrm>
                    <a:prstGeom prst="rect">
                      <a:avLst/>
                    </a:prstGeom>
                  </pic:spPr>
                </pic:pic>
              </a:graphicData>
            </a:graphic>
          </wp:inline>
        </w:drawing>
      </w:r>
      <w:commentRangeEnd w:id="794"/>
      <w:r w:rsidR="00407F56">
        <w:rPr>
          <w:rStyle w:val="Kommentarzeichen"/>
          <w:rFonts w:ascii="Times New Roman" w:hAnsi="Times New Roman"/>
        </w:rPr>
        <w:commentReference w:id="794"/>
      </w:r>
    </w:p>
    <w:p w14:paraId="768016F7" w14:textId="77777777" w:rsidR="000E1ED2" w:rsidRPr="005B017C" w:rsidRDefault="000E1ED2" w:rsidP="000E1ED2">
      <w:pPr>
        <w:pStyle w:val="GrundschriftmitEinzug"/>
        <w:spacing w:line="240" w:lineRule="auto"/>
        <w:ind w:firstLine="0"/>
        <w:rPr>
          <w:rFonts w:ascii="Times New Roman" w:hAnsi="Times New Roman"/>
          <w:sz w:val="20"/>
        </w:rPr>
      </w:pPr>
      <w:r w:rsidRPr="005B017C">
        <w:rPr>
          <w:rFonts w:ascii="Times New Roman" w:hAnsi="Times New Roman"/>
          <w:sz w:val="20"/>
        </w:rPr>
        <w:t>5.</w:t>
      </w:r>
      <w:r>
        <w:rPr>
          <w:rFonts w:ascii="Times New Roman" w:hAnsi="Times New Roman"/>
          <w:sz w:val="20"/>
        </w:rPr>
        <w:t>7</w:t>
      </w:r>
      <w:r w:rsidRPr="005B017C">
        <w:rPr>
          <w:rFonts w:ascii="Times New Roman" w:hAnsi="Times New Roman"/>
          <w:sz w:val="20"/>
        </w:rPr>
        <w:t xml:space="preserve"> Screenshot des Python-Codeausschnitts</w:t>
      </w:r>
      <w:r>
        <w:rPr>
          <w:rFonts w:ascii="Times New Roman" w:hAnsi="Times New Roman"/>
          <w:sz w:val="20"/>
        </w:rPr>
        <w:t xml:space="preserve"> von Humanprompt</w:t>
      </w:r>
    </w:p>
    <w:p w14:paraId="2AFDF5CC" w14:textId="447608F1" w:rsidR="000E1ED2" w:rsidRDefault="000E1ED2" w:rsidP="000E1ED2">
      <w:pPr>
        <w:pStyle w:val="GrundschriftmitEinzug"/>
        <w:spacing w:before="240" w:line="360" w:lineRule="auto"/>
        <w:ind w:firstLine="567"/>
        <w:rPr>
          <w:rFonts w:ascii="Times New Roman" w:hAnsi="Times New Roman"/>
          <w:sz w:val="24"/>
          <w:szCs w:val="24"/>
        </w:rPr>
      </w:pPr>
      <w:r>
        <w:rPr>
          <w:rFonts w:ascii="Times New Roman" w:hAnsi="Times New Roman"/>
          <w:sz w:val="24"/>
          <w:szCs w:val="24"/>
        </w:rPr>
        <w:t>Danach wurde</w:t>
      </w:r>
      <w:ins w:id="795" w:author="Lia Greiberg" w:date="2025-08-29T00:36:00Z" w16du:dateUtc="2025-08-28T22:36:00Z">
        <w:r w:rsidR="0020037F">
          <w:rPr>
            <w:rFonts w:ascii="Times New Roman" w:hAnsi="Times New Roman"/>
            <w:sz w:val="24"/>
            <w:szCs w:val="24"/>
          </w:rPr>
          <w:t>n</w:t>
        </w:r>
      </w:ins>
      <w:r>
        <w:rPr>
          <w:rFonts w:ascii="Times New Roman" w:hAnsi="Times New Roman"/>
          <w:sz w:val="24"/>
          <w:szCs w:val="24"/>
        </w:rPr>
        <w:t xml:space="preserve"> zwei Prompts erstellt: </w:t>
      </w:r>
      <w:ins w:id="796" w:author="Lia Greiberg" w:date="2025-09-12T11:03:00Z" w16du:dateUtc="2025-09-12T09:03:00Z">
        <w:r w:rsidR="007A4889">
          <w:rPr>
            <w:rFonts w:ascii="Times New Roman" w:hAnsi="Times New Roman"/>
            <w:sz w:val="24"/>
            <w:szCs w:val="24"/>
          </w:rPr>
          <w:t xml:space="preserve">der </w:t>
        </w:r>
      </w:ins>
      <w:r>
        <w:rPr>
          <w:rFonts w:ascii="Times New Roman" w:hAnsi="Times New Roman"/>
          <w:sz w:val="24"/>
          <w:szCs w:val="24"/>
        </w:rPr>
        <w:t>Systemprompt und</w:t>
      </w:r>
      <w:ins w:id="797" w:author="Lia Greiberg" w:date="2025-09-12T11:03:00Z" w16du:dateUtc="2025-09-12T09:03:00Z">
        <w:r w:rsidR="007A4889">
          <w:rPr>
            <w:rFonts w:ascii="Times New Roman" w:hAnsi="Times New Roman"/>
            <w:sz w:val="24"/>
            <w:szCs w:val="24"/>
          </w:rPr>
          <w:t xml:space="preserve"> der</w:t>
        </w:r>
      </w:ins>
      <w:r>
        <w:rPr>
          <w:rFonts w:ascii="Times New Roman" w:hAnsi="Times New Roman"/>
          <w:sz w:val="24"/>
          <w:szCs w:val="24"/>
        </w:rPr>
        <w:t xml:space="preserve"> Humanprompt. Im Systemprompt (Abbildung 5.8) wurde</w:t>
      </w:r>
      <w:ins w:id="798" w:author="Lia Greiberg" w:date="2025-08-29T00:36:00Z" w16du:dateUtc="2025-08-28T22:36:00Z">
        <w:r w:rsidR="0020037F">
          <w:rPr>
            <w:rFonts w:ascii="Times New Roman" w:hAnsi="Times New Roman"/>
            <w:sz w:val="24"/>
            <w:szCs w:val="24"/>
          </w:rPr>
          <w:t>n</w:t>
        </w:r>
      </w:ins>
      <w:r>
        <w:rPr>
          <w:rFonts w:ascii="Times New Roman" w:hAnsi="Times New Roman"/>
          <w:sz w:val="24"/>
          <w:szCs w:val="24"/>
        </w:rPr>
        <w:t xml:space="preserve"> </w:t>
      </w:r>
      <w:del w:id="799" w:author="Lia Greiberg" w:date="2025-09-12T11:03:00Z" w16du:dateUtc="2025-09-12T09:03:00Z">
        <w:r w:rsidDel="007A4889">
          <w:rPr>
            <w:rFonts w:ascii="Times New Roman" w:hAnsi="Times New Roman"/>
            <w:sz w:val="24"/>
            <w:szCs w:val="24"/>
          </w:rPr>
          <w:delText xml:space="preserve">dem KI-Modell </w:delText>
        </w:r>
      </w:del>
      <w:r>
        <w:rPr>
          <w:rFonts w:ascii="Times New Roman" w:hAnsi="Times New Roman"/>
          <w:sz w:val="24"/>
          <w:szCs w:val="24"/>
        </w:rPr>
        <w:t xml:space="preserve">die Rahmenbedingungen </w:t>
      </w:r>
      <w:ins w:id="800" w:author="Lia Greiberg" w:date="2025-09-12T11:03:00Z" w16du:dateUtc="2025-09-12T09:03:00Z">
        <w:r w:rsidR="007A4889">
          <w:rPr>
            <w:rFonts w:ascii="Times New Roman" w:hAnsi="Times New Roman"/>
            <w:sz w:val="24"/>
            <w:szCs w:val="24"/>
          </w:rPr>
          <w:t xml:space="preserve">für das KI-Modell </w:t>
        </w:r>
      </w:ins>
      <w:r>
        <w:rPr>
          <w:rFonts w:ascii="Times New Roman" w:hAnsi="Times New Roman"/>
          <w:sz w:val="24"/>
          <w:szCs w:val="24"/>
        </w:rPr>
        <w:t xml:space="preserve">definiert. In diesem Fall muss das Modell aus biographischen, historischen und religiösen Texten strukturierte Informationen extrahieren: </w:t>
      </w:r>
      <w:ins w:id="801" w:author="Lia Greiberg" w:date="2025-08-29T00:37:00Z" w16du:dateUtc="2025-08-28T22:37:00Z">
        <w:r w:rsidR="0020037F">
          <w:rPr>
            <w:rFonts w:ascii="Times New Roman" w:hAnsi="Times New Roman"/>
            <w:sz w:val="24"/>
            <w:szCs w:val="24"/>
          </w:rPr>
          <w:t xml:space="preserve">die </w:t>
        </w:r>
      </w:ins>
      <w:r>
        <w:rPr>
          <w:rFonts w:ascii="Times New Roman" w:hAnsi="Times New Roman"/>
          <w:sz w:val="24"/>
          <w:szCs w:val="24"/>
        </w:rPr>
        <w:t>Relation zwischen den vorgegebenen Entitäten. Darüber hinaus wurde festgelegt, welche vordefinierten Entitäten erlaubt sind. Die Beziehungen wurden als mögliche Beispiele definiert.</w:t>
      </w:r>
      <w:r w:rsidRPr="00B70F0E">
        <w:rPr>
          <w:rFonts w:ascii="Times New Roman" w:hAnsi="Times New Roman"/>
          <w:sz w:val="24"/>
          <w:szCs w:val="24"/>
        </w:rPr>
        <w:t xml:space="preserve"> </w:t>
      </w:r>
      <w:r w:rsidRPr="007A4889">
        <w:rPr>
          <w:rFonts w:ascii="Times New Roman" w:hAnsi="Times New Roman"/>
          <w:sz w:val="24"/>
          <w:szCs w:val="24"/>
        </w:rPr>
        <w:t>Dan</w:t>
      </w:r>
      <w:ins w:id="802" w:author="Lia Greiberg" w:date="2025-08-29T00:37:00Z" w16du:dateUtc="2025-08-28T22:37:00Z">
        <w:r w:rsidR="0020037F" w:rsidRPr="007A4889">
          <w:rPr>
            <w:rFonts w:ascii="Times New Roman" w:hAnsi="Times New Roman"/>
            <w:sz w:val="24"/>
            <w:szCs w:val="24"/>
          </w:rPr>
          <w:t>ach</w:t>
        </w:r>
      </w:ins>
      <w:del w:id="803" w:author="Lia Greiberg" w:date="2025-08-29T00:37:00Z" w16du:dateUtc="2025-08-28T22:37:00Z">
        <w:r w:rsidRPr="007A4889" w:rsidDel="0020037F">
          <w:rPr>
            <w:rFonts w:ascii="Times New Roman" w:hAnsi="Times New Roman"/>
            <w:sz w:val="24"/>
            <w:szCs w:val="24"/>
          </w:rPr>
          <w:delText>n</w:delText>
        </w:r>
      </w:del>
      <w:r w:rsidRPr="007A4889">
        <w:rPr>
          <w:rFonts w:ascii="Times New Roman" w:hAnsi="Times New Roman"/>
          <w:sz w:val="24"/>
          <w:szCs w:val="24"/>
        </w:rPr>
        <w:t xml:space="preserve"> </w:t>
      </w:r>
      <w:del w:id="804" w:author="Lia Greiberg" w:date="2025-09-12T11:06:00Z" w16du:dateUtc="2025-09-12T09:06:00Z">
        <w:r w:rsidRPr="007A4889" w:rsidDel="007A4889">
          <w:rPr>
            <w:rFonts w:ascii="Times New Roman" w:hAnsi="Times New Roman"/>
            <w:sz w:val="24"/>
            <w:szCs w:val="24"/>
          </w:rPr>
          <w:delText xml:space="preserve">soll </w:delText>
        </w:r>
      </w:del>
      <w:ins w:id="805" w:author="Lia Greiberg" w:date="2025-09-12T11:06:00Z" w16du:dateUtc="2025-09-12T09:06:00Z">
        <w:r w:rsidR="007A4889">
          <w:rPr>
            <w:rFonts w:ascii="Times New Roman" w:hAnsi="Times New Roman"/>
            <w:sz w:val="24"/>
            <w:szCs w:val="24"/>
          </w:rPr>
          <w:t>wurde</w:t>
        </w:r>
        <w:r w:rsidR="007A4889" w:rsidRPr="007A4889">
          <w:rPr>
            <w:rFonts w:ascii="Times New Roman" w:hAnsi="Times New Roman"/>
            <w:sz w:val="24"/>
            <w:szCs w:val="24"/>
          </w:rPr>
          <w:t xml:space="preserve"> </w:t>
        </w:r>
      </w:ins>
      <w:r w:rsidRPr="007A4889">
        <w:rPr>
          <w:rFonts w:ascii="Times New Roman" w:hAnsi="Times New Roman"/>
          <w:sz w:val="24"/>
          <w:szCs w:val="24"/>
        </w:rPr>
        <w:t>das Ganze</w:t>
      </w:r>
      <w:r>
        <w:rPr>
          <w:rFonts w:ascii="Times New Roman" w:hAnsi="Times New Roman"/>
          <w:sz w:val="24"/>
          <w:szCs w:val="24"/>
        </w:rPr>
        <w:t xml:space="preserve"> in </w:t>
      </w:r>
      <w:ins w:id="806" w:author="Lia Greiberg" w:date="2025-09-12T11:06:00Z" w16du:dateUtc="2025-09-12T09:06:00Z">
        <w:r w:rsidR="007A4889">
          <w:rPr>
            <w:rFonts w:ascii="Times New Roman" w:hAnsi="Times New Roman"/>
            <w:sz w:val="24"/>
            <w:szCs w:val="24"/>
          </w:rPr>
          <w:t xml:space="preserve">das </w:t>
        </w:r>
      </w:ins>
      <w:r>
        <w:rPr>
          <w:rFonts w:ascii="Times New Roman" w:hAnsi="Times New Roman"/>
          <w:sz w:val="24"/>
          <w:szCs w:val="24"/>
        </w:rPr>
        <w:t>vorgeschriebene</w:t>
      </w:r>
      <w:del w:id="807" w:author="Lia Greiberg" w:date="2025-09-12T11:07:00Z" w16du:dateUtc="2025-09-12T09:07:00Z">
        <w:r w:rsidDel="007A4889">
          <w:rPr>
            <w:rFonts w:ascii="Times New Roman" w:hAnsi="Times New Roman"/>
            <w:sz w:val="24"/>
            <w:szCs w:val="24"/>
          </w:rPr>
          <w:delText>s</w:delText>
        </w:r>
      </w:del>
      <w:r>
        <w:rPr>
          <w:rFonts w:ascii="Times New Roman" w:hAnsi="Times New Roman"/>
          <w:sz w:val="24"/>
          <w:szCs w:val="24"/>
        </w:rPr>
        <w:t xml:space="preserve"> JSON-Format zurückgegeben</w:t>
      </w:r>
      <w:del w:id="808" w:author="Lia Greiberg" w:date="2025-09-12T11:06:00Z" w16du:dateUtc="2025-09-12T09:06:00Z">
        <w:r w:rsidDel="007A4889">
          <w:rPr>
            <w:rFonts w:ascii="Times New Roman" w:hAnsi="Times New Roman"/>
            <w:sz w:val="24"/>
            <w:szCs w:val="24"/>
          </w:rPr>
          <w:delText xml:space="preserve"> werden</w:delText>
        </w:r>
      </w:del>
      <w:r>
        <w:rPr>
          <w:rFonts w:ascii="Times New Roman" w:hAnsi="Times New Roman"/>
          <w:sz w:val="24"/>
          <w:szCs w:val="24"/>
        </w:rPr>
        <w:t>.</w:t>
      </w:r>
    </w:p>
    <w:p w14:paraId="6BCB5485" w14:textId="77777777" w:rsidR="000E1ED2" w:rsidRDefault="000E1ED2" w:rsidP="000E1ED2">
      <w:pPr>
        <w:pStyle w:val="GrundschriftmitEinzug"/>
        <w:spacing w:line="360" w:lineRule="auto"/>
        <w:ind w:firstLine="0"/>
        <w:rPr>
          <w:rFonts w:ascii="Times New Roman" w:hAnsi="Times New Roman"/>
          <w:sz w:val="24"/>
          <w:szCs w:val="24"/>
        </w:rPr>
      </w:pPr>
      <w:r>
        <w:rPr>
          <w:rFonts w:ascii="Times New Roman" w:hAnsi="Times New Roman"/>
          <w:noProof/>
          <w:sz w:val="24"/>
          <w:szCs w:val="24"/>
        </w:rPr>
        <w:drawing>
          <wp:inline distT="0" distB="0" distL="0" distR="0" wp14:anchorId="09C96A35" wp14:editId="0EFC2815">
            <wp:extent cx="5040630" cy="1300480"/>
            <wp:effectExtent l="0" t="0" r="1270" b="0"/>
            <wp:docPr id="602347363" name="Grafik 8"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47363" name="Grafik 8" descr="Ein Bild, das Text, Schrift, Screenshot enthält.&#10;&#10;KI-generierte Inhalte können fehlerhaft sein."/>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40630" cy="1300480"/>
                    </a:xfrm>
                    <a:prstGeom prst="rect">
                      <a:avLst/>
                    </a:prstGeom>
                  </pic:spPr>
                </pic:pic>
              </a:graphicData>
            </a:graphic>
          </wp:inline>
        </w:drawing>
      </w:r>
    </w:p>
    <w:p w14:paraId="7276621B" w14:textId="2BA08CC0" w:rsidR="000E1ED2" w:rsidRDefault="000E1ED2" w:rsidP="000E1ED2">
      <w:pPr>
        <w:pStyle w:val="GrundschriftmitEinzug"/>
        <w:spacing w:line="240" w:lineRule="auto"/>
        <w:ind w:firstLine="0"/>
        <w:rPr>
          <w:rFonts w:ascii="Times New Roman" w:hAnsi="Times New Roman"/>
          <w:sz w:val="20"/>
        </w:rPr>
      </w:pPr>
      <w:r w:rsidRPr="005B017C">
        <w:rPr>
          <w:rFonts w:ascii="Times New Roman" w:hAnsi="Times New Roman"/>
          <w:sz w:val="20"/>
        </w:rPr>
        <w:t>5.</w:t>
      </w:r>
      <w:r>
        <w:rPr>
          <w:rFonts w:ascii="Times New Roman" w:hAnsi="Times New Roman"/>
          <w:sz w:val="20"/>
        </w:rPr>
        <w:t>8</w:t>
      </w:r>
      <w:r w:rsidRPr="005B017C">
        <w:rPr>
          <w:rFonts w:ascii="Times New Roman" w:hAnsi="Times New Roman"/>
          <w:sz w:val="20"/>
        </w:rPr>
        <w:t xml:space="preserve"> Screenshot des Python-Codeausschnitts</w:t>
      </w:r>
      <w:r>
        <w:rPr>
          <w:rFonts w:ascii="Times New Roman" w:hAnsi="Times New Roman"/>
          <w:sz w:val="20"/>
        </w:rPr>
        <w:t xml:space="preserve"> vo</w:t>
      </w:r>
      <w:ins w:id="809" w:author="Lia Greiberg" w:date="2025-09-12T11:07:00Z" w16du:dateUtc="2025-09-12T09:07:00Z">
        <w:r w:rsidR="007A4889">
          <w:rPr>
            <w:rFonts w:ascii="Times New Roman" w:hAnsi="Times New Roman"/>
            <w:sz w:val="20"/>
          </w:rPr>
          <w:t>m</w:t>
        </w:r>
      </w:ins>
      <w:del w:id="810" w:author="Lia Greiberg" w:date="2025-09-12T11:07:00Z" w16du:dateUtc="2025-09-12T09:07:00Z">
        <w:r w:rsidDel="007A4889">
          <w:rPr>
            <w:rFonts w:ascii="Times New Roman" w:hAnsi="Times New Roman"/>
            <w:sz w:val="20"/>
          </w:rPr>
          <w:delText>n</w:delText>
        </w:r>
      </w:del>
      <w:r>
        <w:rPr>
          <w:rFonts w:ascii="Times New Roman" w:hAnsi="Times New Roman"/>
          <w:sz w:val="20"/>
        </w:rPr>
        <w:t xml:space="preserve"> Systemprompt</w:t>
      </w:r>
    </w:p>
    <w:p w14:paraId="429EA650" w14:textId="26F8B864" w:rsidR="000E1ED2" w:rsidRPr="008E0F5A" w:rsidRDefault="000E1ED2" w:rsidP="000E1ED2">
      <w:pPr>
        <w:pStyle w:val="GrundschriftmitEinzug"/>
        <w:spacing w:before="240" w:line="360" w:lineRule="auto"/>
        <w:ind w:firstLine="567"/>
        <w:rPr>
          <w:rFonts w:ascii="Times New Roman" w:hAnsi="Times New Roman"/>
          <w:sz w:val="24"/>
          <w:szCs w:val="24"/>
        </w:rPr>
      </w:pPr>
      <w:r>
        <w:rPr>
          <w:rFonts w:ascii="Times New Roman" w:hAnsi="Times New Roman"/>
          <w:sz w:val="24"/>
          <w:szCs w:val="24"/>
        </w:rPr>
        <w:t xml:space="preserve">Das Humanprompt (Abbildung 5.9) stellt dem Modell konkreten Text und </w:t>
      </w:r>
      <w:ins w:id="811" w:author="Lia Greiberg" w:date="2025-08-29T00:37:00Z" w16du:dateUtc="2025-08-28T22:37:00Z">
        <w:r w:rsidR="008873CE">
          <w:rPr>
            <w:rFonts w:ascii="Times New Roman" w:hAnsi="Times New Roman"/>
            <w:sz w:val="24"/>
            <w:szCs w:val="24"/>
          </w:rPr>
          <w:t xml:space="preserve">die </w:t>
        </w:r>
      </w:ins>
      <w:r>
        <w:rPr>
          <w:rFonts w:ascii="Times New Roman" w:hAnsi="Times New Roman"/>
          <w:sz w:val="24"/>
          <w:szCs w:val="24"/>
        </w:rPr>
        <w:t xml:space="preserve">darin erkannten Entitäten zur Verfügung. </w:t>
      </w:r>
      <w:del w:id="812" w:author="Lia Greiberg" w:date="2025-09-12T11:08:00Z" w16du:dateUtc="2025-09-12T09:08:00Z">
        <w:r w:rsidDel="007A4889">
          <w:rPr>
            <w:rFonts w:ascii="Times New Roman" w:hAnsi="Times New Roman"/>
            <w:sz w:val="24"/>
            <w:szCs w:val="24"/>
          </w:rPr>
          <w:delText xml:space="preserve">Diese </w:delText>
        </w:r>
      </w:del>
      <w:ins w:id="813" w:author="Lia Greiberg" w:date="2025-09-12T11:08:00Z" w16du:dateUtc="2025-09-12T09:08:00Z">
        <w:r w:rsidR="007A4889">
          <w:rPr>
            <w:rFonts w:ascii="Times New Roman" w:hAnsi="Times New Roman"/>
            <w:sz w:val="24"/>
            <w:szCs w:val="24"/>
          </w:rPr>
          <w:t xml:space="preserve">Es </w:t>
        </w:r>
      </w:ins>
      <w:r>
        <w:rPr>
          <w:rFonts w:ascii="Times New Roman" w:hAnsi="Times New Roman"/>
          <w:sz w:val="24"/>
          <w:szCs w:val="24"/>
        </w:rPr>
        <w:t>fordert das Modell auf</w:t>
      </w:r>
      <w:ins w:id="814" w:author="Lia Greiberg" w:date="2025-08-29T00:38:00Z" w16du:dateUtc="2025-08-28T22:38:00Z">
        <w:r w:rsidR="008873CE">
          <w:rPr>
            <w:rFonts w:ascii="Times New Roman" w:hAnsi="Times New Roman"/>
            <w:sz w:val="24"/>
            <w:szCs w:val="24"/>
          </w:rPr>
          <w:t>,</w:t>
        </w:r>
      </w:ins>
      <w:r>
        <w:rPr>
          <w:rFonts w:ascii="Times New Roman" w:hAnsi="Times New Roman"/>
          <w:sz w:val="24"/>
          <w:szCs w:val="24"/>
        </w:rPr>
        <w:t xml:space="preserve"> </w:t>
      </w:r>
      <w:ins w:id="815" w:author="Lia Greiberg" w:date="2025-08-29T00:38:00Z" w16du:dateUtc="2025-08-28T22:38:00Z">
        <w:r w:rsidR="008873CE">
          <w:rPr>
            <w:rFonts w:ascii="Times New Roman" w:hAnsi="Times New Roman"/>
            <w:sz w:val="24"/>
            <w:szCs w:val="24"/>
          </w:rPr>
          <w:t xml:space="preserve">sich auf </w:t>
        </w:r>
      </w:ins>
      <w:r>
        <w:rPr>
          <w:rFonts w:ascii="Times New Roman" w:hAnsi="Times New Roman"/>
          <w:sz w:val="24"/>
          <w:szCs w:val="24"/>
        </w:rPr>
        <w:t xml:space="preserve">den aktuellen Kontext zu fokussieren und die Relationen nur auf Grundlage der bereitgestellten Entitäten zu finden. Falls es zu einer Relation ein relevantes Datum gibt, soll dieses zusätzlich im Feld </w:t>
      </w:r>
      <w:r w:rsidRPr="008E0F5A">
        <w:rPr>
          <w:rFonts w:ascii="Times New Roman" w:hAnsi="Times New Roman"/>
          <w:i/>
          <w:iCs/>
          <w:sz w:val="24"/>
          <w:szCs w:val="24"/>
        </w:rPr>
        <w:t>zeit</w:t>
      </w:r>
      <w:r>
        <w:rPr>
          <w:rFonts w:ascii="Times New Roman" w:hAnsi="Times New Roman"/>
          <w:i/>
          <w:iCs/>
          <w:sz w:val="24"/>
          <w:szCs w:val="24"/>
        </w:rPr>
        <w:t xml:space="preserve"> </w:t>
      </w:r>
      <w:r>
        <w:rPr>
          <w:rFonts w:ascii="Times New Roman" w:hAnsi="Times New Roman"/>
          <w:sz w:val="24"/>
          <w:szCs w:val="24"/>
        </w:rPr>
        <w:t xml:space="preserve">vermerkt werden. Nach der Vorbereitung der RE wurde das Modell ausgeführt. </w:t>
      </w:r>
    </w:p>
    <w:p w14:paraId="5B5F1251" w14:textId="77777777" w:rsidR="000E1ED2" w:rsidRDefault="000E1ED2" w:rsidP="000E1ED2">
      <w:pPr>
        <w:pStyle w:val="GrundschriftmitEinzug"/>
        <w:spacing w:line="240" w:lineRule="auto"/>
        <w:ind w:firstLine="0"/>
        <w:rPr>
          <w:rFonts w:ascii="Times New Roman" w:hAnsi="Times New Roman"/>
          <w:sz w:val="24"/>
          <w:szCs w:val="24"/>
        </w:rPr>
      </w:pPr>
      <w:r>
        <w:rPr>
          <w:rFonts w:ascii="Times New Roman" w:hAnsi="Times New Roman"/>
          <w:noProof/>
          <w:sz w:val="24"/>
          <w:szCs w:val="24"/>
        </w:rPr>
        <w:lastRenderedPageBreak/>
        <w:drawing>
          <wp:inline distT="0" distB="0" distL="0" distR="0" wp14:anchorId="7A9A6346" wp14:editId="0FDF76BC">
            <wp:extent cx="5040630" cy="1697990"/>
            <wp:effectExtent l="0" t="0" r="0" b="4445"/>
            <wp:docPr id="1853332844" name="Grafik 7" descr="Ein Bild, das Text, Quittung, Screensho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32844" name="Grafik 7" descr="Ein Bild, das Text, Quittung, Screenshot, Algebra enthält.&#10;&#10;KI-generierte Inhalte können fehlerhaft sein."/>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0630" cy="1697990"/>
                    </a:xfrm>
                    <a:prstGeom prst="rect">
                      <a:avLst/>
                    </a:prstGeom>
                  </pic:spPr>
                </pic:pic>
              </a:graphicData>
            </a:graphic>
          </wp:inline>
        </w:drawing>
      </w:r>
    </w:p>
    <w:p w14:paraId="694EA3A9" w14:textId="32D2E38A" w:rsidR="000E1ED2" w:rsidRPr="005B017C" w:rsidRDefault="000E1ED2" w:rsidP="000E1ED2">
      <w:pPr>
        <w:pStyle w:val="GrundschriftmitEinzug"/>
        <w:spacing w:line="240" w:lineRule="auto"/>
        <w:ind w:firstLine="0"/>
        <w:rPr>
          <w:rFonts w:ascii="Times New Roman" w:hAnsi="Times New Roman"/>
          <w:sz w:val="20"/>
        </w:rPr>
      </w:pPr>
      <w:r w:rsidRPr="005B017C">
        <w:rPr>
          <w:rFonts w:ascii="Times New Roman" w:hAnsi="Times New Roman"/>
          <w:sz w:val="20"/>
        </w:rPr>
        <w:t>5.</w:t>
      </w:r>
      <w:r>
        <w:rPr>
          <w:rFonts w:ascii="Times New Roman" w:hAnsi="Times New Roman"/>
          <w:sz w:val="20"/>
        </w:rPr>
        <w:t>9</w:t>
      </w:r>
      <w:r w:rsidRPr="005B017C">
        <w:rPr>
          <w:rFonts w:ascii="Times New Roman" w:hAnsi="Times New Roman"/>
          <w:sz w:val="20"/>
        </w:rPr>
        <w:t xml:space="preserve"> Screenshot des Python-Codeausschnitts</w:t>
      </w:r>
      <w:r>
        <w:rPr>
          <w:rFonts w:ascii="Times New Roman" w:hAnsi="Times New Roman"/>
          <w:sz w:val="20"/>
        </w:rPr>
        <w:t xml:space="preserve"> vo</w:t>
      </w:r>
      <w:ins w:id="816" w:author="Lia Greiberg" w:date="2025-09-12T11:10:00Z" w16du:dateUtc="2025-09-12T09:10:00Z">
        <w:r w:rsidR="007A4889">
          <w:rPr>
            <w:rFonts w:ascii="Times New Roman" w:hAnsi="Times New Roman"/>
            <w:sz w:val="20"/>
          </w:rPr>
          <w:t>m</w:t>
        </w:r>
      </w:ins>
      <w:del w:id="817" w:author="Lia Greiberg" w:date="2025-09-12T11:10:00Z" w16du:dateUtc="2025-09-12T09:10:00Z">
        <w:r w:rsidDel="007A4889">
          <w:rPr>
            <w:rFonts w:ascii="Times New Roman" w:hAnsi="Times New Roman"/>
            <w:sz w:val="20"/>
          </w:rPr>
          <w:delText>n</w:delText>
        </w:r>
      </w:del>
      <w:r>
        <w:rPr>
          <w:rFonts w:ascii="Times New Roman" w:hAnsi="Times New Roman"/>
          <w:sz w:val="20"/>
        </w:rPr>
        <w:t xml:space="preserve"> Humanprompt</w:t>
      </w:r>
    </w:p>
    <w:p w14:paraId="08E97C5D" w14:textId="10FF8121" w:rsidR="000E1ED2" w:rsidRDefault="000E1ED2" w:rsidP="000E1ED2">
      <w:pPr>
        <w:pStyle w:val="GrundschriftmitEinzug"/>
        <w:spacing w:before="240" w:line="360" w:lineRule="auto"/>
        <w:ind w:firstLine="567"/>
        <w:rPr>
          <w:rFonts w:ascii="Times New Roman" w:hAnsi="Times New Roman"/>
          <w:sz w:val="24"/>
          <w:szCs w:val="24"/>
        </w:rPr>
      </w:pPr>
      <w:r>
        <w:rPr>
          <w:rFonts w:ascii="Times New Roman" w:hAnsi="Times New Roman"/>
          <w:sz w:val="24"/>
          <w:szCs w:val="24"/>
        </w:rPr>
        <w:t xml:space="preserve">Für die Evaluierung der RE wurden P, R und F-1 verwendet. </w:t>
      </w:r>
      <w:ins w:id="818" w:author="Lia Greiberg" w:date="2025-09-12T11:11:00Z" w16du:dateUtc="2025-09-12T09:11:00Z">
        <w:r w:rsidR="007A4889">
          <w:rPr>
            <w:rFonts w:ascii="Times New Roman" w:hAnsi="Times New Roman"/>
            <w:sz w:val="24"/>
            <w:szCs w:val="24"/>
          </w:rPr>
          <w:t xml:space="preserve">Sie </w:t>
        </w:r>
      </w:ins>
      <w:del w:id="819" w:author="Lia Greiberg" w:date="2025-09-12T11:11:00Z" w16du:dateUtc="2025-09-12T09:11:00Z">
        <w:r w:rsidDel="007A4889">
          <w:rPr>
            <w:rFonts w:ascii="Times New Roman" w:hAnsi="Times New Roman"/>
            <w:sz w:val="24"/>
            <w:szCs w:val="24"/>
          </w:rPr>
          <w:delText xml:space="preserve">Berechnet </w:delText>
        </w:r>
      </w:del>
      <w:r>
        <w:rPr>
          <w:rFonts w:ascii="Times New Roman" w:hAnsi="Times New Roman"/>
          <w:sz w:val="24"/>
          <w:szCs w:val="24"/>
        </w:rPr>
        <w:t xml:space="preserve">werden sie </w:t>
      </w:r>
      <w:del w:id="820" w:author="Lia Greiberg" w:date="2025-08-29T00:38:00Z" w16du:dateUtc="2025-08-28T22:38:00Z">
        <w:r w:rsidDel="008873CE">
          <w:rPr>
            <w:rFonts w:ascii="Times New Roman" w:hAnsi="Times New Roman"/>
            <w:sz w:val="24"/>
            <w:szCs w:val="24"/>
          </w:rPr>
          <w:delText xml:space="preserve">nach </w:delText>
        </w:r>
      </w:del>
      <w:ins w:id="821" w:author="Lia Greiberg" w:date="2025-08-29T00:38:00Z" w16du:dateUtc="2025-08-28T22:38:00Z">
        <w:r w:rsidR="008873CE">
          <w:rPr>
            <w:rFonts w:ascii="Times New Roman" w:hAnsi="Times New Roman"/>
            <w:sz w:val="24"/>
            <w:szCs w:val="24"/>
          </w:rPr>
          <w:t xml:space="preserve">mit </w:t>
        </w:r>
      </w:ins>
      <w:r>
        <w:rPr>
          <w:rFonts w:ascii="Times New Roman" w:hAnsi="Times New Roman"/>
          <w:sz w:val="24"/>
          <w:szCs w:val="24"/>
        </w:rPr>
        <w:t>den folgenden Formeln</w:t>
      </w:r>
      <w:ins w:id="822" w:author="Lia Greiberg" w:date="2025-09-12T11:11:00Z" w16du:dateUtc="2025-09-12T09:11:00Z">
        <w:r w:rsidR="007A4889">
          <w:rPr>
            <w:rFonts w:ascii="Times New Roman" w:hAnsi="Times New Roman"/>
            <w:sz w:val="24"/>
            <w:szCs w:val="24"/>
          </w:rPr>
          <w:t xml:space="preserve"> berechnet</w:t>
        </w:r>
      </w:ins>
      <w:r>
        <w:rPr>
          <w:rFonts w:ascii="Times New Roman" w:hAnsi="Times New Roman"/>
          <w:sz w:val="24"/>
          <w:szCs w:val="24"/>
        </w:rPr>
        <w:t xml:space="preserve">: </w:t>
      </w:r>
    </w:p>
    <w:p w14:paraId="0054B9D4" w14:textId="77777777" w:rsidR="000E1ED2" w:rsidRPr="00780FAB" w:rsidRDefault="000E1ED2" w:rsidP="000E1ED2">
      <w:pPr>
        <w:pStyle w:val="GrundschriftmitEinzug"/>
        <w:spacing w:line="360" w:lineRule="auto"/>
        <w:ind w:firstLine="0"/>
        <w:rPr>
          <w:rFonts w:ascii="Times New Roman" w:hAnsi="Times New Roman"/>
          <w:sz w:val="24"/>
          <w:szCs w:val="24"/>
        </w:rPr>
      </w:pPr>
      <m:oMathPara>
        <m:oMathParaPr>
          <m:jc m:val="left"/>
        </m:oMathParaPr>
        <m:oMath>
          <m:r>
            <w:rPr>
              <w:rFonts w:ascii="Cambria Math" w:hAnsi="Cambria Math"/>
              <w:sz w:val="24"/>
              <w:szCs w:val="24"/>
            </w:rPr>
            <m:t>P=</m:t>
          </m:r>
          <m:f>
            <m:fPr>
              <m:ctrlPr>
                <w:rPr>
                  <w:rFonts w:ascii="Cambria Math" w:hAnsi="Cambria Math"/>
                  <w:sz w:val="24"/>
                  <w:szCs w:val="24"/>
                </w:rPr>
              </m:ctrlPr>
            </m:fPr>
            <m:num>
              <m:r>
                <m:rPr>
                  <m:sty m:val="p"/>
                </m:rPr>
                <w:rPr>
                  <w:rFonts w:ascii="Cambria Math" w:hAnsi="Cambria Math"/>
                  <w:sz w:val="24"/>
                  <w:szCs w:val="24"/>
                </w:rPr>
                <m:t>TP</m:t>
              </m:r>
            </m:num>
            <m:den>
              <m:r>
                <m:rPr>
                  <m:sty m:val="p"/>
                </m:rPr>
                <w:rPr>
                  <w:rFonts w:ascii="Cambria Math" w:hAnsi="Cambria Math"/>
                  <w:sz w:val="24"/>
                  <w:szCs w:val="24"/>
                </w:rPr>
                <m:t>TP+FP</m:t>
              </m:r>
            </m:den>
          </m:f>
          <m:r>
            <w:rPr>
              <w:rFonts w:ascii="Cambria Math" w:hAnsi="Cambria Math"/>
              <w:sz w:val="24"/>
              <w:szCs w:val="24"/>
            </w:rPr>
            <m:t xml:space="preserve">                        R=</m:t>
          </m:r>
          <m:f>
            <m:fPr>
              <m:ctrlPr>
                <w:rPr>
                  <w:rFonts w:ascii="Cambria Math" w:hAnsi="Cambria Math"/>
                  <w:sz w:val="24"/>
                  <w:szCs w:val="24"/>
                </w:rPr>
              </m:ctrlPr>
            </m:fPr>
            <m:num>
              <m:r>
                <m:rPr>
                  <m:sty m:val="p"/>
                </m:rPr>
                <w:rPr>
                  <w:rFonts w:ascii="Cambria Math" w:hAnsi="Cambria Math"/>
                  <w:sz w:val="24"/>
                  <w:szCs w:val="24"/>
                </w:rPr>
                <m:t>TP</m:t>
              </m:r>
            </m:num>
            <m:den>
              <m:r>
                <m:rPr>
                  <m:sty m:val="p"/>
                </m:rPr>
                <w:rPr>
                  <w:rFonts w:ascii="Cambria Math" w:hAnsi="Cambria Math"/>
                  <w:sz w:val="24"/>
                  <w:szCs w:val="24"/>
                </w:rPr>
                <m:t>TP+FN</m:t>
              </m:r>
            </m:den>
          </m:f>
          <m:r>
            <w:rPr>
              <w:rFonts w:ascii="Cambria Math" w:hAnsi="Cambria Math"/>
              <w:sz w:val="24"/>
              <w:szCs w:val="24"/>
            </w:rPr>
            <m:t xml:space="preserve">                     F1=</m:t>
          </m:r>
          <m:f>
            <m:fPr>
              <m:ctrlPr>
                <w:rPr>
                  <w:rFonts w:ascii="Cambria Math" w:hAnsi="Cambria Math"/>
                  <w:sz w:val="24"/>
                  <w:szCs w:val="24"/>
                </w:rPr>
              </m:ctrlPr>
            </m:fPr>
            <m:num>
              <m:r>
                <m:rPr>
                  <m:sty m:val="p"/>
                </m:rPr>
                <w:rPr>
                  <w:rFonts w:ascii="Cambria Math" w:hAnsi="Cambria Math"/>
                  <w:sz w:val="24"/>
                  <w:szCs w:val="24"/>
                </w:rPr>
                <m:t>2 x P x R</m:t>
              </m:r>
            </m:num>
            <m:den>
              <m:r>
                <m:rPr>
                  <m:sty m:val="p"/>
                </m:rPr>
                <w:rPr>
                  <w:rFonts w:ascii="Cambria Math" w:hAnsi="Cambria Math"/>
                  <w:sz w:val="24"/>
                  <w:szCs w:val="24"/>
                </w:rPr>
                <m:t>P+R</m:t>
              </m:r>
            </m:den>
          </m:f>
        </m:oMath>
      </m:oMathPara>
    </w:p>
    <w:p w14:paraId="4D69BCC7" w14:textId="3A367B41" w:rsidR="000E1ED2" w:rsidRPr="00780FAB" w:rsidRDefault="000E1ED2" w:rsidP="000E1ED2">
      <w:pPr>
        <w:pStyle w:val="GrundschriftmitEinzug"/>
        <w:spacing w:before="240" w:line="360" w:lineRule="auto"/>
        <w:ind w:firstLine="0"/>
        <w:rPr>
          <w:rFonts w:ascii="Times New Roman" w:hAnsi="Times New Roman"/>
          <w:sz w:val="24"/>
          <w:szCs w:val="24"/>
        </w:rPr>
      </w:pPr>
      <w:del w:id="823" w:author="Lia Greiberg" w:date="2025-09-12T11:15:00Z" w16du:dateUtc="2025-09-12T09:15:00Z">
        <w:r w:rsidDel="00E073D5">
          <w:rPr>
            <w:rFonts w:ascii="Times New Roman" w:hAnsi="Times New Roman"/>
            <w:sz w:val="24"/>
            <w:szCs w:val="24"/>
          </w:rPr>
          <w:delText xml:space="preserve">Wobei </w:delText>
        </w:r>
      </w:del>
      <w:ins w:id="824" w:author="Lia Greiberg" w:date="2025-09-12T11:15:00Z" w16du:dateUtc="2025-09-12T09:15:00Z">
        <w:r w:rsidR="00E073D5">
          <w:rPr>
            <w:rFonts w:ascii="Times New Roman" w:hAnsi="Times New Roman"/>
            <w:sz w:val="24"/>
            <w:szCs w:val="24"/>
          </w:rPr>
          <w:t xml:space="preserve">Dabei stellen </w:t>
        </w:r>
      </w:ins>
      <w:ins w:id="825" w:author="Lia Greiberg" w:date="2025-09-12T11:16:00Z" w16du:dateUtc="2025-09-12T09:16:00Z">
        <w:r w:rsidR="00E073D5">
          <w:rPr>
            <w:rFonts w:ascii="Times New Roman" w:hAnsi="Times New Roman"/>
            <w:sz w:val="24"/>
            <w:szCs w:val="24"/>
          </w:rPr>
          <w:t xml:space="preserve">die </w:t>
        </w:r>
      </w:ins>
      <w:r>
        <w:rPr>
          <w:rFonts w:ascii="Times New Roman" w:hAnsi="Times New Roman"/>
          <w:sz w:val="24"/>
          <w:szCs w:val="24"/>
        </w:rPr>
        <w:t>True Positive</w:t>
      </w:r>
      <w:ins w:id="826" w:author="Lia Greiberg" w:date="2025-09-12T11:16:00Z" w16du:dateUtc="2025-09-12T09:16:00Z">
        <w:r w:rsidR="00E073D5">
          <w:rPr>
            <w:rFonts w:ascii="Times New Roman" w:hAnsi="Times New Roman"/>
            <w:sz w:val="24"/>
            <w:szCs w:val="24"/>
          </w:rPr>
          <w:t>s</w:t>
        </w:r>
      </w:ins>
      <w:r>
        <w:rPr>
          <w:rFonts w:ascii="Times New Roman" w:hAnsi="Times New Roman"/>
          <w:sz w:val="24"/>
          <w:szCs w:val="24"/>
        </w:rPr>
        <w:t xml:space="preserve"> (TP) </w:t>
      </w:r>
      <w:del w:id="827" w:author="Lia Greiberg" w:date="2025-08-29T00:38:00Z" w16du:dateUtc="2025-08-28T22:38:00Z">
        <w:r w:rsidDel="008873CE">
          <w:rPr>
            <w:rFonts w:ascii="Times New Roman" w:hAnsi="Times New Roman"/>
            <w:sz w:val="24"/>
            <w:szCs w:val="24"/>
          </w:rPr>
          <w:delText xml:space="preserve">es </w:delText>
        </w:r>
      </w:del>
      <w:r>
        <w:rPr>
          <w:rFonts w:ascii="Times New Roman" w:hAnsi="Times New Roman"/>
          <w:sz w:val="24"/>
          <w:szCs w:val="24"/>
        </w:rPr>
        <w:t xml:space="preserve">alle korrekt erkannten Relationen </w:t>
      </w:r>
      <w:del w:id="828" w:author="Lia Greiberg" w:date="2025-09-12T11:11:00Z" w16du:dateUtc="2025-09-12T09:11:00Z">
        <w:r w:rsidDel="007A4889">
          <w:rPr>
            <w:rFonts w:ascii="Times New Roman" w:hAnsi="Times New Roman"/>
            <w:sz w:val="24"/>
            <w:szCs w:val="24"/>
          </w:rPr>
          <w:delText>sind</w:delText>
        </w:r>
      </w:del>
      <w:ins w:id="829" w:author="Lia Greiberg" w:date="2025-09-12T11:11:00Z" w16du:dateUtc="2025-09-12T09:11:00Z">
        <w:r w:rsidR="007A4889">
          <w:rPr>
            <w:rFonts w:ascii="Times New Roman" w:hAnsi="Times New Roman"/>
            <w:sz w:val="24"/>
            <w:szCs w:val="24"/>
          </w:rPr>
          <w:t>dar</w:t>
        </w:r>
      </w:ins>
      <w:ins w:id="830" w:author="Lia Greiberg" w:date="2025-09-12T11:15:00Z" w16du:dateUtc="2025-09-12T09:15:00Z">
        <w:r w:rsidR="00E073D5">
          <w:rPr>
            <w:rFonts w:ascii="Times New Roman" w:hAnsi="Times New Roman"/>
            <w:sz w:val="24"/>
            <w:szCs w:val="24"/>
          </w:rPr>
          <w:t>,</w:t>
        </w:r>
      </w:ins>
      <w:ins w:id="831" w:author="Lia Greiberg" w:date="2025-09-12T11:11:00Z" w16du:dateUtc="2025-09-12T09:11:00Z">
        <w:r w:rsidR="007A4889">
          <w:rPr>
            <w:rFonts w:ascii="Times New Roman" w:hAnsi="Times New Roman"/>
            <w:sz w:val="24"/>
            <w:szCs w:val="24"/>
          </w:rPr>
          <w:t xml:space="preserve"> </w:t>
        </w:r>
      </w:ins>
      <w:ins w:id="832" w:author="Lia Greiberg" w:date="2025-09-12T11:15:00Z" w16du:dateUtc="2025-09-12T09:15:00Z">
        <w:r w:rsidR="00E073D5">
          <w:rPr>
            <w:rFonts w:ascii="Times New Roman" w:hAnsi="Times New Roman"/>
            <w:sz w:val="24"/>
            <w:szCs w:val="24"/>
          </w:rPr>
          <w:t>während</w:t>
        </w:r>
      </w:ins>
      <w:del w:id="833" w:author="Lia Greiberg" w:date="2025-09-12T11:11:00Z" w16du:dateUtc="2025-09-12T09:11:00Z">
        <w:r w:rsidDel="007A4889">
          <w:rPr>
            <w:rFonts w:ascii="Times New Roman" w:hAnsi="Times New Roman"/>
            <w:sz w:val="24"/>
            <w:szCs w:val="24"/>
          </w:rPr>
          <w:delText>,</w:delText>
        </w:r>
      </w:del>
      <w:r>
        <w:rPr>
          <w:rFonts w:ascii="Times New Roman" w:hAnsi="Times New Roman"/>
          <w:sz w:val="24"/>
          <w:szCs w:val="24"/>
        </w:rPr>
        <w:t xml:space="preserve"> False Positive</w:t>
      </w:r>
      <w:ins w:id="834" w:author="Lia Greiberg" w:date="2025-09-12T11:16:00Z" w16du:dateUtc="2025-09-12T09:16:00Z">
        <w:r w:rsidR="00E073D5">
          <w:rPr>
            <w:rFonts w:ascii="Times New Roman" w:hAnsi="Times New Roman"/>
            <w:sz w:val="24"/>
            <w:szCs w:val="24"/>
          </w:rPr>
          <w:t>s</w:t>
        </w:r>
      </w:ins>
      <w:r>
        <w:rPr>
          <w:rFonts w:ascii="Times New Roman" w:hAnsi="Times New Roman"/>
          <w:sz w:val="24"/>
          <w:szCs w:val="24"/>
        </w:rPr>
        <w:t xml:space="preserve"> (FP) </w:t>
      </w:r>
      <w:del w:id="835" w:author="Lia Greiberg" w:date="2025-09-12T11:12:00Z" w16du:dateUtc="2025-09-12T09:12:00Z">
        <w:r w:rsidDel="007A4889">
          <w:rPr>
            <w:rFonts w:ascii="Times New Roman" w:hAnsi="Times New Roman"/>
            <w:sz w:val="24"/>
            <w:szCs w:val="24"/>
          </w:rPr>
          <w:delText xml:space="preserve">ist eine </w:delText>
        </w:r>
      </w:del>
      <w:r>
        <w:rPr>
          <w:rFonts w:ascii="Times New Roman" w:hAnsi="Times New Roman"/>
          <w:sz w:val="24"/>
          <w:szCs w:val="24"/>
        </w:rPr>
        <w:t>Relation</w:t>
      </w:r>
      <w:ins w:id="836" w:author="Lia Greiberg" w:date="2025-09-12T11:12:00Z" w16du:dateUtc="2025-09-12T09:12:00Z">
        <w:r w:rsidR="007A4889">
          <w:rPr>
            <w:rFonts w:ascii="Times New Roman" w:hAnsi="Times New Roman"/>
            <w:sz w:val="24"/>
            <w:szCs w:val="24"/>
          </w:rPr>
          <w:t>en sind</w:t>
        </w:r>
      </w:ins>
      <w:r>
        <w:rPr>
          <w:rFonts w:ascii="Times New Roman" w:hAnsi="Times New Roman"/>
          <w:sz w:val="24"/>
          <w:szCs w:val="24"/>
        </w:rPr>
        <w:t>, die vom Modell erkannt wurde</w:t>
      </w:r>
      <w:ins w:id="837" w:author="Lia Greiberg" w:date="2025-09-12T11:12:00Z" w16du:dateUtc="2025-09-12T09:12:00Z">
        <w:r w:rsidR="007A4889">
          <w:rPr>
            <w:rFonts w:ascii="Times New Roman" w:hAnsi="Times New Roman"/>
            <w:sz w:val="24"/>
            <w:szCs w:val="24"/>
          </w:rPr>
          <w:t>n</w:t>
        </w:r>
      </w:ins>
      <w:r>
        <w:rPr>
          <w:rFonts w:ascii="Times New Roman" w:hAnsi="Times New Roman"/>
          <w:sz w:val="24"/>
          <w:szCs w:val="24"/>
        </w:rPr>
        <w:t xml:space="preserve">, </w:t>
      </w:r>
      <w:del w:id="838" w:author="Lia Greiberg" w:date="2025-09-12T11:15:00Z" w16du:dateUtc="2025-09-12T09:15:00Z">
        <w:r w:rsidDel="00E073D5">
          <w:rPr>
            <w:rFonts w:ascii="Times New Roman" w:hAnsi="Times New Roman"/>
            <w:sz w:val="24"/>
            <w:szCs w:val="24"/>
          </w:rPr>
          <w:delText xml:space="preserve">aber </w:delText>
        </w:r>
      </w:del>
      <w:del w:id="839" w:author="Lia Greiberg" w:date="2025-08-29T00:39:00Z" w16du:dateUtc="2025-08-28T22:39:00Z">
        <w:r w:rsidDel="008873CE">
          <w:rPr>
            <w:rFonts w:ascii="Times New Roman" w:hAnsi="Times New Roman"/>
            <w:sz w:val="24"/>
            <w:szCs w:val="24"/>
          </w:rPr>
          <w:delText xml:space="preserve">ihre </w:delText>
        </w:r>
      </w:del>
      <w:ins w:id="840" w:author="Lia Greiberg" w:date="2025-08-29T00:39:00Z" w16du:dateUtc="2025-08-28T22:39:00Z">
        <w:r w:rsidR="008873CE">
          <w:rPr>
            <w:rFonts w:ascii="Times New Roman" w:hAnsi="Times New Roman"/>
            <w:sz w:val="24"/>
            <w:szCs w:val="24"/>
          </w:rPr>
          <w:t xml:space="preserve">dessen </w:t>
        </w:r>
      </w:ins>
      <w:r>
        <w:rPr>
          <w:rFonts w:ascii="Times New Roman" w:hAnsi="Times New Roman"/>
          <w:sz w:val="24"/>
          <w:szCs w:val="24"/>
        </w:rPr>
        <w:t xml:space="preserve">Type oder </w:t>
      </w:r>
      <w:ins w:id="841" w:author="Lia Greiberg" w:date="2025-09-12T11:15:00Z" w16du:dateUtc="2025-09-12T09:15:00Z">
        <w:r w:rsidR="00E073D5">
          <w:rPr>
            <w:rFonts w:ascii="Times New Roman" w:hAnsi="Times New Roman"/>
            <w:sz w:val="24"/>
            <w:szCs w:val="24"/>
          </w:rPr>
          <w:t xml:space="preserve">die </w:t>
        </w:r>
      </w:ins>
      <w:r>
        <w:rPr>
          <w:rFonts w:ascii="Times New Roman" w:hAnsi="Times New Roman"/>
          <w:sz w:val="24"/>
          <w:szCs w:val="24"/>
        </w:rPr>
        <w:t>beteiligte</w:t>
      </w:r>
      <w:ins w:id="842" w:author="Lia Greiberg" w:date="2025-09-12T11:15:00Z" w16du:dateUtc="2025-09-12T09:15:00Z">
        <w:r w:rsidR="00E073D5">
          <w:rPr>
            <w:rFonts w:ascii="Times New Roman" w:hAnsi="Times New Roman"/>
            <w:sz w:val="24"/>
            <w:szCs w:val="24"/>
          </w:rPr>
          <w:t>n</w:t>
        </w:r>
      </w:ins>
      <w:r>
        <w:rPr>
          <w:rFonts w:ascii="Times New Roman" w:hAnsi="Times New Roman"/>
          <w:sz w:val="24"/>
          <w:szCs w:val="24"/>
        </w:rPr>
        <w:t xml:space="preserve"> Entitäten </w:t>
      </w:r>
      <w:ins w:id="843" w:author="Lia Greiberg" w:date="2025-09-12T11:16:00Z" w16du:dateUtc="2025-09-12T09:16:00Z">
        <w:r w:rsidR="00E073D5">
          <w:rPr>
            <w:rFonts w:ascii="Times New Roman" w:hAnsi="Times New Roman"/>
            <w:sz w:val="24"/>
            <w:szCs w:val="24"/>
          </w:rPr>
          <w:t xml:space="preserve">jedoch </w:t>
        </w:r>
      </w:ins>
      <w:r>
        <w:rPr>
          <w:rFonts w:ascii="Times New Roman" w:hAnsi="Times New Roman"/>
          <w:sz w:val="24"/>
          <w:szCs w:val="24"/>
        </w:rPr>
        <w:t>nicht den Bedingungen des Goldstandards entspr</w:t>
      </w:r>
      <w:ins w:id="844" w:author="Lia Greiberg" w:date="2025-09-12T11:12:00Z" w16du:dateUtc="2025-09-12T09:12:00Z">
        <w:r w:rsidR="007A4889">
          <w:rPr>
            <w:rFonts w:ascii="Times New Roman" w:hAnsi="Times New Roman"/>
            <w:sz w:val="24"/>
            <w:szCs w:val="24"/>
          </w:rPr>
          <w:t>e</w:t>
        </w:r>
      </w:ins>
      <w:del w:id="845" w:author="Lia Greiberg" w:date="2025-09-12T11:12:00Z" w16du:dateUtc="2025-09-12T09:12:00Z">
        <w:r w:rsidDel="007A4889">
          <w:rPr>
            <w:rFonts w:ascii="Times New Roman" w:hAnsi="Times New Roman"/>
            <w:sz w:val="24"/>
            <w:szCs w:val="24"/>
          </w:rPr>
          <w:delText>i</w:delText>
        </w:r>
      </w:del>
      <w:r>
        <w:rPr>
          <w:rFonts w:ascii="Times New Roman" w:hAnsi="Times New Roman"/>
          <w:sz w:val="24"/>
          <w:szCs w:val="24"/>
        </w:rPr>
        <w:t>ch</w:t>
      </w:r>
      <w:ins w:id="846" w:author="Lia Greiberg" w:date="2025-09-12T11:12:00Z" w16du:dateUtc="2025-09-12T09:12:00Z">
        <w:r w:rsidR="007A4889">
          <w:rPr>
            <w:rFonts w:ascii="Times New Roman" w:hAnsi="Times New Roman"/>
            <w:sz w:val="24"/>
            <w:szCs w:val="24"/>
          </w:rPr>
          <w:t>en</w:t>
        </w:r>
      </w:ins>
      <w:del w:id="847" w:author="Lia Greiberg" w:date="2025-09-12T11:12:00Z" w16du:dateUtc="2025-09-12T09:12:00Z">
        <w:r w:rsidDel="007A4889">
          <w:rPr>
            <w:rFonts w:ascii="Times New Roman" w:hAnsi="Times New Roman"/>
            <w:sz w:val="24"/>
            <w:szCs w:val="24"/>
          </w:rPr>
          <w:delText>t</w:delText>
        </w:r>
      </w:del>
      <w:r>
        <w:rPr>
          <w:rFonts w:ascii="Times New Roman" w:hAnsi="Times New Roman"/>
          <w:sz w:val="24"/>
          <w:szCs w:val="24"/>
        </w:rPr>
        <w:t>. False Negative</w:t>
      </w:r>
      <w:ins w:id="848" w:author="Lia Greiberg" w:date="2025-09-12T11:13:00Z" w16du:dateUtc="2025-09-12T09:13:00Z">
        <w:r w:rsidR="00E073D5">
          <w:rPr>
            <w:rFonts w:ascii="Times New Roman" w:hAnsi="Times New Roman"/>
            <w:sz w:val="24"/>
            <w:szCs w:val="24"/>
          </w:rPr>
          <w:t>s</w:t>
        </w:r>
      </w:ins>
      <w:del w:id="849" w:author="Lia Greiberg" w:date="2025-09-12T11:13:00Z" w16du:dateUtc="2025-09-12T09:13:00Z">
        <w:r w:rsidDel="00E073D5">
          <w:rPr>
            <w:rFonts w:ascii="Times New Roman" w:hAnsi="Times New Roman"/>
            <w:sz w:val="24"/>
            <w:szCs w:val="24"/>
          </w:rPr>
          <w:delText>s</w:delText>
        </w:r>
      </w:del>
      <w:r>
        <w:rPr>
          <w:rFonts w:ascii="Times New Roman" w:hAnsi="Times New Roman"/>
          <w:sz w:val="24"/>
          <w:szCs w:val="24"/>
        </w:rPr>
        <w:t xml:space="preserve"> (FN) wurde</w:t>
      </w:r>
      <w:ins w:id="850" w:author="Lia Greiberg" w:date="2025-09-12T11:13:00Z" w16du:dateUtc="2025-09-12T09:13:00Z">
        <w:r w:rsidR="00E073D5">
          <w:rPr>
            <w:rFonts w:ascii="Times New Roman" w:hAnsi="Times New Roman"/>
            <w:sz w:val="24"/>
            <w:szCs w:val="24"/>
          </w:rPr>
          <w:t>n</w:t>
        </w:r>
      </w:ins>
      <w:r>
        <w:rPr>
          <w:rFonts w:ascii="Times New Roman" w:hAnsi="Times New Roman"/>
          <w:sz w:val="24"/>
          <w:szCs w:val="24"/>
        </w:rPr>
        <w:t xml:space="preserve"> bestimmt</w:t>
      </w:r>
      <w:r w:rsidRPr="00E073D5">
        <w:rPr>
          <w:rFonts w:ascii="Times New Roman" w:hAnsi="Times New Roman"/>
          <w:sz w:val="24"/>
          <w:szCs w:val="24"/>
        </w:rPr>
        <w:t xml:space="preserve">, indem </w:t>
      </w:r>
      <w:ins w:id="851" w:author="Lia Greiberg" w:date="2025-09-12T11:14:00Z" w16du:dateUtc="2025-09-12T09:14:00Z">
        <w:r w:rsidR="00E073D5">
          <w:rPr>
            <w:rFonts w:ascii="Times New Roman" w:hAnsi="Times New Roman"/>
            <w:sz w:val="24"/>
            <w:szCs w:val="24"/>
          </w:rPr>
          <w:t xml:space="preserve">die </w:t>
        </w:r>
      </w:ins>
      <w:ins w:id="852" w:author="Lia Greiberg" w:date="2025-09-12T11:13:00Z" w16du:dateUtc="2025-09-12T09:13:00Z">
        <w:r w:rsidR="00E073D5" w:rsidRPr="00E073D5">
          <w:rPr>
            <w:rFonts w:ascii="Times New Roman" w:hAnsi="Times New Roman"/>
            <w:sz w:val="24"/>
            <w:szCs w:val="24"/>
          </w:rPr>
          <w:t xml:space="preserve">Relationen </w:t>
        </w:r>
      </w:ins>
      <w:del w:id="853" w:author="Lia Greiberg" w:date="2025-09-12T11:13:00Z" w16du:dateUtc="2025-09-12T09:13:00Z">
        <w:r w:rsidRPr="00E073D5" w:rsidDel="00E073D5">
          <w:rPr>
            <w:rFonts w:ascii="Times New Roman" w:hAnsi="Times New Roman"/>
            <w:sz w:val="24"/>
            <w:szCs w:val="24"/>
          </w:rPr>
          <w:delText xml:space="preserve">die </w:delText>
        </w:r>
      </w:del>
      <w:r w:rsidRPr="00E073D5">
        <w:rPr>
          <w:rFonts w:ascii="Times New Roman" w:hAnsi="Times New Roman"/>
          <w:sz w:val="24"/>
          <w:szCs w:val="24"/>
        </w:rPr>
        <w:t>im Goldstandard</w:t>
      </w:r>
      <w:del w:id="854" w:author="Lia Greiberg" w:date="2025-09-12T11:14:00Z" w16du:dateUtc="2025-09-12T09:14:00Z">
        <w:r w:rsidRPr="00E073D5" w:rsidDel="00E073D5">
          <w:rPr>
            <w:rFonts w:ascii="Times New Roman" w:hAnsi="Times New Roman"/>
            <w:sz w:val="24"/>
            <w:szCs w:val="24"/>
          </w:rPr>
          <w:delText>s</w:delText>
        </w:r>
      </w:del>
      <w:r w:rsidRPr="00E073D5">
        <w:rPr>
          <w:rFonts w:ascii="Times New Roman" w:hAnsi="Times New Roman"/>
          <w:sz w:val="24"/>
          <w:szCs w:val="24"/>
        </w:rPr>
        <w:t xml:space="preserve"> </w:t>
      </w:r>
      <w:del w:id="855" w:author="Lia Greiberg" w:date="2025-09-12T11:13:00Z" w16du:dateUtc="2025-09-12T09:13:00Z">
        <w:r w:rsidRPr="00E073D5" w:rsidDel="00E073D5">
          <w:rPr>
            <w:rFonts w:ascii="Times New Roman" w:hAnsi="Times New Roman"/>
            <w:sz w:val="24"/>
            <w:szCs w:val="24"/>
          </w:rPr>
          <w:delText xml:space="preserve">Relationen </w:delText>
        </w:r>
      </w:del>
      <w:r w:rsidRPr="00E073D5">
        <w:rPr>
          <w:rFonts w:ascii="Times New Roman" w:hAnsi="Times New Roman"/>
          <w:sz w:val="24"/>
          <w:szCs w:val="24"/>
        </w:rPr>
        <w:t>gezählt wurden,</w:t>
      </w:r>
      <w:r>
        <w:rPr>
          <w:rFonts w:ascii="Times New Roman" w:hAnsi="Times New Roman"/>
          <w:sz w:val="24"/>
          <w:szCs w:val="24"/>
        </w:rPr>
        <w:t xml:space="preserve"> die vom Modell nicht erkannt wurden </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{"citationID":"hW8BfaRp","properties":{"formattedCitation":"(Li et al. 2017)","plainCitation":"(Li et al. 2017)","noteIndex":0},"citationItems":[{"id":323,"uris":["http://zotero.org/users/10358077/items/V6EMSGW3"],"itemData":{"id":323,"type":"article-journal","abstract":"Extracting biomedical entities and their relations from text has important applications on biomedical research. Previous work primarily utilized feature-based pipeline models to process this task. Many efforts need to be made on feature engineering when feature-based models are employed. Moreover, pipeline models may suffer error propagation and are not able to utilize the interactions between subtasks. Therefore, we propose a neural joint model to extract biomedical entities as well as their relations simultaneously, and it can alleviate the problems above.","container-title":"BMC Bioinformatics","DOI":"10.1186/s12859-017-1609-9","ISSN":"1471-2105","issue":"1","journalAbbreviation":"BMC Bioinformatics","language":"en","page":"198","source":"Springer Link","title":"A neural joint model for entity and relation extraction from biomedical text","volume":"18","author":[{"family":"Li","given":"Fei"},{"family":"Zhang","given":"Meishan"},{"family":"Fu","given":"Guohong"},{"family":"Ji","given":"Donghong"}],"issued":{"date-parts":[["2017",3,31]]}}}],"schema":"https://github.com/citation-style-language/schema/raw/master/csl-citation.json"} </w:instrText>
      </w:r>
      <w:r>
        <w:rPr>
          <w:rFonts w:ascii="Times New Roman" w:hAnsi="Times New Roman"/>
          <w:sz w:val="24"/>
          <w:szCs w:val="24"/>
        </w:rPr>
        <w:fldChar w:fldCharType="separate"/>
      </w:r>
      <w:r>
        <w:rPr>
          <w:rFonts w:ascii="Times New Roman" w:hAnsi="Times New Roman"/>
          <w:noProof/>
          <w:sz w:val="24"/>
          <w:szCs w:val="24"/>
        </w:rPr>
        <w:t>(vgl. Li et al. 2017: 5–6)</w:t>
      </w:r>
      <w:r>
        <w:rPr>
          <w:rFonts w:ascii="Times New Roman" w:hAnsi="Times New Roman"/>
          <w:sz w:val="24"/>
          <w:szCs w:val="24"/>
        </w:rPr>
        <w:fldChar w:fldCharType="end"/>
      </w:r>
      <w:r>
        <w:rPr>
          <w:rFonts w:ascii="Times New Roman" w:hAnsi="Times New Roman"/>
          <w:sz w:val="24"/>
          <w:szCs w:val="24"/>
        </w:rPr>
        <w:t xml:space="preserve">. </w:t>
      </w:r>
    </w:p>
    <w:p w14:paraId="6C7BF210" w14:textId="77777777" w:rsidR="000E1ED2" w:rsidRPr="00780FAB" w:rsidRDefault="000E1ED2" w:rsidP="000E1ED2">
      <w:pPr>
        <w:pStyle w:val="GrundschriftmitEinzug"/>
        <w:spacing w:line="360" w:lineRule="auto"/>
        <w:ind w:firstLine="0"/>
        <w:rPr>
          <w:rFonts w:ascii="Times New Roman" w:hAnsi="Times New Roman"/>
          <w:sz w:val="24"/>
          <w:szCs w:val="24"/>
        </w:rPr>
      </w:pPr>
    </w:p>
    <w:p w14:paraId="6A023AE2" w14:textId="77777777" w:rsidR="000E1ED2" w:rsidRPr="005E7A8F" w:rsidDel="00E073D5" w:rsidRDefault="000E1ED2" w:rsidP="000E1ED2">
      <w:pPr>
        <w:pStyle w:val="GrundschriftmitEinzug"/>
        <w:spacing w:before="240" w:line="360" w:lineRule="auto"/>
        <w:ind w:firstLine="0"/>
        <w:rPr>
          <w:del w:id="856" w:author="Lia Greiberg" w:date="2025-09-12T11:23:00Z" w16du:dateUtc="2025-09-12T09:23:00Z"/>
          <w:rFonts w:ascii="Times New Roman" w:hAnsi="Times New Roman"/>
          <w:b/>
          <w:bCs/>
          <w:color w:val="EE0000"/>
          <w:sz w:val="24"/>
          <w:szCs w:val="24"/>
        </w:rPr>
      </w:pPr>
      <w:r>
        <w:rPr>
          <w:rFonts w:ascii="Times New Roman" w:hAnsi="Times New Roman"/>
          <w:b/>
          <w:bCs/>
          <w:color w:val="EE0000"/>
          <w:sz w:val="24"/>
          <w:szCs w:val="24"/>
        </w:rPr>
        <w:t xml:space="preserve">Evaluieren!!! </w:t>
      </w:r>
    </w:p>
    <w:p w14:paraId="47A9121A" w14:textId="77777777" w:rsidR="000E1ED2" w:rsidRPr="00FD4642" w:rsidRDefault="000E1ED2">
      <w:pPr>
        <w:pStyle w:val="GrundschriftmitEinzug"/>
        <w:spacing w:before="240" w:line="360" w:lineRule="auto"/>
        <w:ind w:firstLine="0"/>
        <w:pPrChange w:id="857" w:author="Lia Greiberg" w:date="2025-09-12T11:23:00Z" w16du:dateUtc="2025-09-12T09:23:00Z">
          <w:pPr>
            <w:spacing w:after="120" w:line="360" w:lineRule="auto"/>
            <w:jc w:val="both"/>
          </w:pPr>
        </w:pPrChange>
      </w:pPr>
    </w:p>
    <w:sectPr w:rsidR="000E1ED2" w:rsidRPr="00FD4642" w:rsidSect="00E9263C">
      <w:headerReference w:type="even" r:id="rId49"/>
      <w:headerReference w:type="default" r:id="rId50"/>
      <w:type w:val="continuous"/>
      <w:pgSz w:w="11907" w:h="16840" w:code="9"/>
      <w:pgMar w:top="1559" w:right="2410" w:bottom="1559" w:left="1559" w:header="709"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Lia Greiberg" w:date="2025-08-30T09:59:00Z" w:initials="LG">
    <w:p w14:paraId="72A150B4" w14:textId="77777777" w:rsidR="006B3EB9" w:rsidRDefault="006B3EB9" w:rsidP="006B3EB9">
      <w:pPr>
        <w:pStyle w:val="Kommentartext"/>
      </w:pPr>
      <w:r>
        <w:rPr>
          <w:rStyle w:val="Kommentarzeichen"/>
        </w:rPr>
        <w:annotationRef/>
      </w:r>
      <w:r>
        <w:t xml:space="preserve">Du hast schon im Satz davor „dabei“, deswegen hab ich es mir „hierbei“ ersetzt. </w:t>
      </w:r>
    </w:p>
  </w:comment>
  <w:comment w:id="28" w:author="Lia Greiberg" w:date="2025-08-30T10:12:00Z" w:initials="LG">
    <w:p w14:paraId="3C4A62CD" w14:textId="77777777" w:rsidR="00E01E3B" w:rsidRDefault="00E01E3B" w:rsidP="00E01E3B">
      <w:pPr>
        <w:pStyle w:val="Kommentartext"/>
      </w:pPr>
      <w:r>
        <w:rPr>
          <w:rStyle w:val="Kommentarzeichen"/>
        </w:rPr>
        <w:annotationRef/>
      </w:r>
      <w:r>
        <w:rPr>
          <w:b/>
          <w:bCs/>
        </w:rPr>
        <w:t xml:space="preserve">Die </w:t>
      </w:r>
      <w:r>
        <w:t>Wikidata, oder?</w:t>
      </w:r>
    </w:p>
  </w:comment>
  <w:comment w:id="36" w:author="Lia Greiberg" w:date="2025-08-27T16:02:00Z" w:initials="LG">
    <w:p w14:paraId="12CA2171" w14:textId="383F9FB2" w:rsidR="00603755" w:rsidRDefault="00603755" w:rsidP="00603755">
      <w:pPr>
        <w:pStyle w:val="Kommentartext"/>
      </w:pPr>
      <w:r>
        <w:rPr>
          <w:rStyle w:val="Kommentarzeichen"/>
        </w:rPr>
        <w:annotationRef/>
      </w:r>
      <w:r>
        <w:t>Ich hab das jetzt einfach dahin geschrieben, ich weiß nicht, ob das stimmt? Aber sonst fehlt in dem Satz noch im Gegensatz wozu Labels nicht eindeutig sind.</w:t>
      </w:r>
    </w:p>
  </w:comment>
  <w:comment w:id="48" w:author="Lia Greiberg" w:date="2025-08-31T14:25:00Z" w:initials="LG">
    <w:p w14:paraId="0808D4D4" w14:textId="77777777" w:rsidR="00B84198" w:rsidRDefault="00A037B0" w:rsidP="00B84198">
      <w:pPr>
        <w:pStyle w:val="Kommentartext"/>
      </w:pPr>
      <w:r>
        <w:rPr>
          <w:rStyle w:val="Kommentarzeichen"/>
        </w:rPr>
        <w:annotationRef/>
      </w:r>
      <w:r w:rsidR="00B84198">
        <w:t>Ich bin mir nicht sicher, ob hier „wurden“ oder „werden“ richtig ist.</w:t>
      </w:r>
    </w:p>
    <w:p w14:paraId="55D96D0E" w14:textId="77777777" w:rsidR="00B84198" w:rsidRDefault="00B84198" w:rsidP="00B84198">
      <w:pPr>
        <w:pStyle w:val="Kommentartext"/>
      </w:pPr>
    </w:p>
    <w:p w14:paraId="4E7342A3" w14:textId="77777777" w:rsidR="00B84198" w:rsidRDefault="00B84198" w:rsidP="00B84198">
      <w:pPr>
        <w:pStyle w:val="Kommentartext"/>
      </w:pPr>
      <w:r>
        <w:t>Chat GPT sagt, „Für Wikidata, das permanent wächst und aktualisiert wird, ist „werden erfasst</w:t>
      </w:r>
      <w:r>
        <w:rPr>
          <w:b/>
          <w:bCs/>
        </w:rPr>
        <w:t>“</w:t>
      </w:r>
      <w:r>
        <w:t xml:space="preserve"> stilistisch und inhaltlich am passendsten. “</w:t>
      </w:r>
    </w:p>
  </w:comment>
  <w:comment w:id="50" w:author="Lia Greiberg" w:date="2025-08-31T12:48:00Z" w:initials="LG">
    <w:p w14:paraId="092E77E8" w14:textId="69D91C53" w:rsidR="00A037B0" w:rsidRDefault="001C5EF4" w:rsidP="00A037B0">
      <w:pPr>
        <w:pStyle w:val="Kommentartext"/>
      </w:pPr>
      <w:r>
        <w:rPr>
          <w:rStyle w:val="Kommentarzeichen"/>
        </w:rPr>
        <w:annotationRef/>
      </w:r>
      <w:r w:rsidR="00A037B0">
        <w:t>Der Satz war etwas komisch formuliert, ich habe ihn angepasst. DeepL schlägt aber noch diese Version vor, die auch sehr gut klingt: „In der Datenbank Wikidata können verschiedene Arten von Werten gespeichert werden. Dazu zählen Datenobjekte, quantitative Werte, sowie Werte, die unbekannt sind oder keinen Wert haben.“ Kannst ja schauen, welche Version dir besser gefällt.</w:t>
      </w:r>
    </w:p>
  </w:comment>
  <w:comment w:id="72" w:author="Lia Greiberg" w:date="2025-09-09T11:01:00Z" w:initials="LG">
    <w:p w14:paraId="6F47A9E1" w14:textId="77777777" w:rsidR="005B4061" w:rsidRDefault="005B4061" w:rsidP="005B4061">
      <w:pPr>
        <w:pStyle w:val="Kommentartext"/>
      </w:pPr>
      <w:r>
        <w:rPr>
          <w:rStyle w:val="Kommentarzeichen"/>
        </w:rPr>
        <w:annotationRef/>
      </w:r>
      <w:r>
        <w:t xml:space="preserve">Wenn es zwei verschiedene Varianten sind, würde ich das „sowie“ dazwischen setzten und es nicht mit einem Komma trennen. Wenn es um eine Variante geht, dann so: „In der Praxis ist die häufigste Variante die manuelle Erstellung aus (semi)-strukturierten und unstrukturierten Quellen (vgl. Heist et al. </w:t>
      </w:r>
      <w:r>
        <w:rPr>
          <w:highlight w:val="cyan"/>
        </w:rPr>
        <w:t>Ege/Paschke</w:t>
      </w:r>
      <w:r>
        <w:t xml:space="preserve"> 2021: 129). </w:t>
      </w:r>
    </w:p>
  </w:comment>
  <w:comment w:id="78" w:author="Lia Greiberg" w:date="2025-09-11T14:20:00Z" w:initials="LG">
    <w:p w14:paraId="69FA6253" w14:textId="77777777" w:rsidR="00E073D5" w:rsidRDefault="00D02919" w:rsidP="00E073D5">
      <w:pPr>
        <w:pStyle w:val="Kommentartext"/>
      </w:pPr>
      <w:r>
        <w:rPr>
          <w:rStyle w:val="Kommentarzeichen"/>
        </w:rPr>
        <w:annotationRef/>
      </w:r>
      <w:r w:rsidR="00E073D5">
        <w:t>Warum steht hier „et al. “ und danach werden weitere Namen genannt? Ist es eine Quelle? Dann müssten die anderen Namen weg oder das „et al.“ weg oder wenn es zwei Quellen sind, fehlt hier bei „Heist et al.“ Jahr, Seite und das Semikolon als Trennung  zu zweiten Quelle.</w:t>
      </w:r>
    </w:p>
  </w:comment>
  <w:comment w:id="95" w:author="Lia Greiberg" w:date="2025-09-09T10:59:00Z" w:initials="LG">
    <w:p w14:paraId="76F5BCDD" w14:textId="543EA9B9" w:rsidR="005B4061" w:rsidRDefault="005B4061" w:rsidP="005B4061">
      <w:pPr>
        <w:pStyle w:val="Kommentartext"/>
      </w:pPr>
      <w:r>
        <w:rPr>
          <w:rStyle w:val="Kommentarzeichen"/>
        </w:rPr>
        <w:annotationRef/>
      </w:r>
      <w:r>
        <w:t>Du hattest vorher sonst zweimal „Ansatz“ in einem Satz stehen, das hab ich hier durch „Lösung“ ersetzt.</w:t>
      </w:r>
    </w:p>
  </w:comment>
  <w:comment w:id="110" w:author="Lia Greiberg" w:date="2025-09-11T14:31:00Z" w:initials="LG">
    <w:p w14:paraId="421BEAF2" w14:textId="77777777" w:rsidR="00AD4F8E" w:rsidRDefault="00AD4F8E" w:rsidP="00AD4F8E">
      <w:pPr>
        <w:pStyle w:val="Kommentartext"/>
      </w:pPr>
      <w:r>
        <w:rPr>
          <w:rStyle w:val="Kommentarzeichen"/>
        </w:rPr>
        <w:annotationRef/>
      </w:r>
      <w:r>
        <w:t>Hier sind vier Namen, bei mehr als drei Namen eigentlich nur einen Namen nennen und et al., oder?</w:t>
      </w:r>
    </w:p>
  </w:comment>
  <w:comment w:id="115" w:author="Lia Greiberg" w:date="2025-09-09T11:11:00Z" w:initials="LG">
    <w:p w14:paraId="3511E3DC" w14:textId="50B7D7C3" w:rsidR="00B84198" w:rsidRDefault="00B84198" w:rsidP="00B84198">
      <w:pPr>
        <w:pStyle w:val="Kommentartext"/>
      </w:pPr>
      <w:r>
        <w:rPr>
          <w:rStyle w:val="Kommentarzeichen"/>
        </w:rPr>
        <w:annotationRef/>
      </w:r>
      <w:r>
        <w:t>Sonst klingt es zu unsicher, du automatisierst ihn ja soweit es für dich im Rahmen der Arbeit möglich war und versuchst es nicht nur.</w:t>
      </w:r>
    </w:p>
  </w:comment>
  <w:comment w:id="123" w:author="Lia Greiberg" w:date="2025-08-27T16:35:00Z" w:initials="LG">
    <w:p w14:paraId="489FAAA9" w14:textId="779276AC" w:rsidR="0073638C" w:rsidRDefault="001D709E" w:rsidP="0073638C">
      <w:pPr>
        <w:pStyle w:val="Kommentartext"/>
      </w:pPr>
      <w:r>
        <w:rPr>
          <w:rStyle w:val="Kommentarzeichen"/>
        </w:rPr>
        <w:annotationRef/>
      </w:r>
      <w:r w:rsidR="0073638C">
        <w:t>DEEPL hat auch noch eine schöne Formulierung, die sich noch besser lesen lässt, kannst ja schauen, was dir besser gefällt: „Vor diesem Hintergrund wird der Prozess in verschiedene Verarbeitungsschritte unterteilt, die von der Texterkennung bis zur Erstellung von Wissensgraphen reichen.“</w:t>
      </w:r>
    </w:p>
  </w:comment>
  <w:comment w:id="124" w:author="Lia Greiberg" w:date="2025-09-09T11:31:00Z" w:initials="LG">
    <w:p w14:paraId="7CBF90BD" w14:textId="77777777" w:rsidR="00E073D5" w:rsidRDefault="00940A6E" w:rsidP="00E073D5">
      <w:pPr>
        <w:pStyle w:val="Kommentartext"/>
      </w:pPr>
      <w:r>
        <w:rPr>
          <w:rStyle w:val="Kommentarzeichen"/>
        </w:rPr>
        <w:annotationRef/>
      </w:r>
      <w:r w:rsidR="00E073D5">
        <w:t>Ich habe jetzt den gesamten Absatz in Präteritum geschrieben, sonst wirkt es uneinheitlich. Es wäre alles in Präsens möglich, abgeschlossene Prozesse werden in wissenschaftlichen Arbeiten aber eigentlich in Präteritum beschrieben.</w:t>
      </w:r>
    </w:p>
  </w:comment>
  <w:comment w:id="144" w:author="Lia Greiberg" w:date="2025-09-09T11:39:00Z" w:initials="LG">
    <w:p w14:paraId="79258156" w14:textId="3BD7D1C7" w:rsidR="00EF6FDC" w:rsidRDefault="00FD29CE" w:rsidP="00EF6FDC">
      <w:pPr>
        <w:pStyle w:val="Kommentartext"/>
      </w:pPr>
      <w:r>
        <w:rPr>
          <w:rStyle w:val="Kommentarzeichen"/>
        </w:rPr>
        <w:annotationRef/>
      </w:r>
      <w:r w:rsidR="00EF6FDC">
        <w:rPr>
          <w:color w:val="2F3237"/>
        </w:rPr>
        <w:t>Soweit ich weiß, muss hier ein „und“ und kein Gedankenstrich stehen. Ein Gedankenstrich wird nur statt ‚von … bis …‘ benutzt. Hab keine Regel dazu online gefunden, aber ich bin mir ziemlich sicher.</w:t>
      </w:r>
    </w:p>
  </w:comment>
  <w:comment w:id="146" w:author="Lia Greiberg" w:date="2025-09-09T13:08:00Z" w:initials="LG">
    <w:p w14:paraId="3F0BCAC5" w14:textId="05E3EBDA" w:rsidR="00CD30F5" w:rsidRDefault="00CD30F5" w:rsidP="00CD30F5">
      <w:pPr>
        <w:pStyle w:val="Kommentartext"/>
      </w:pPr>
      <w:r>
        <w:rPr>
          <w:rStyle w:val="Kommentarzeichen"/>
        </w:rPr>
        <w:annotationRef/>
      </w:r>
      <w:r>
        <w:t>Der Satz war auch vorher korrekt und gut geschrieben, aber es war der dritte Satz in diesem Absatz, der mit „Die ...“ anfing und das war dann stilistisch nicht so schön, deswegen hab ich ihn verändert.</w:t>
      </w:r>
    </w:p>
  </w:comment>
  <w:comment w:id="179" w:author="Lia Greiberg" w:date="2025-08-28T09:42:00Z" w:initials="LG">
    <w:p w14:paraId="3435A86F" w14:textId="6D94B095" w:rsidR="00346CE1" w:rsidRDefault="00346CE1" w:rsidP="00346CE1">
      <w:pPr>
        <w:pStyle w:val="Kommentartext"/>
      </w:pPr>
      <w:r>
        <w:rPr>
          <w:rStyle w:val="Kommentarzeichen"/>
        </w:rPr>
        <w:annotationRef/>
      </w:r>
      <w:r>
        <w:rPr>
          <w:color w:val="000000"/>
        </w:rPr>
        <w:t>Vielleicht noch in der Fußnote erklären, was NBD ist?</w:t>
      </w:r>
    </w:p>
  </w:comment>
  <w:comment w:id="157" w:author="Lia Greiberg" w:date="2025-08-28T09:41:00Z" w:initials="LG">
    <w:p w14:paraId="172D19DB" w14:textId="6969EBC9" w:rsidR="00346CE1" w:rsidRDefault="00346CE1" w:rsidP="00346CE1">
      <w:pPr>
        <w:pStyle w:val="Kommentartext"/>
      </w:pPr>
      <w:r>
        <w:rPr>
          <w:rStyle w:val="Kommentarzeichen"/>
        </w:rPr>
        <w:annotationRef/>
      </w:r>
      <w:r>
        <w:t>Der Satz war zwar ohne Fehler, ließ sich aber nicht so gut lesen.</w:t>
      </w:r>
    </w:p>
  </w:comment>
  <w:comment w:id="191" w:author="Lia Greiberg" w:date="2025-08-28T09:45:00Z" w:initials="LG">
    <w:p w14:paraId="530E5F9D" w14:textId="77777777" w:rsidR="000B5402" w:rsidRDefault="00F54DD9" w:rsidP="000B5402">
      <w:pPr>
        <w:pStyle w:val="Kommentartext"/>
      </w:pPr>
      <w:r>
        <w:rPr>
          <w:rStyle w:val="Kommentarzeichen"/>
        </w:rPr>
        <w:annotationRef/>
      </w:r>
      <w:r w:rsidR="000B5402">
        <w:t xml:space="preserve">Dieser Satz wirkt hier irgendwie Fehl am Platz. Er stört den Lesefluss und unterbricht die Beschreibung deine Vorgehensweise. Du gehst auf diese Zahlen ja erst viel später ein. Vielleicht kann der Satz später kommen? Oder vielleicht sogar nur als Fußnote, um die Beschreibung, wie du vorgehst, nicht zu unterbrechen? Vielleicht zwei Sätze davor, bei Grauabstufungen? </w:t>
      </w:r>
    </w:p>
  </w:comment>
  <w:comment w:id="201" w:author="Lia Greiberg" w:date="2025-09-09T13:45:00Z" w:initials="LG">
    <w:p w14:paraId="2C657E82" w14:textId="77777777" w:rsidR="000B5402" w:rsidRDefault="007963E4" w:rsidP="000B5402">
      <w:pPr>
        <w:pStyle w:val="Kommentartext"/>
      </w:pPr>
      <w:r>
        <w:rPr>
          <w:rStyle w:val="Kommentarzeichen"/>
        </w:rPr>
        <w:annotationRef/>
      </w:r>
      <w:r w:rsidR="000B5402">
        <w:t>Der Satz lies sich sehr schlecht lesen, ich habe das Wort „Wert“ eingebaut, weiß aber nicht sicher, ob es so viel besser ist. Chat GPT schlägt es so vor: „Bei dieser Methode erhielten Pixel mit einer Helligkeit über 120 den Wert 255 (Weiß), während Pixel mit niedrigerer Helligkeit den Wert 0 (Schwarz) bekamen.“</w:t>
      </w:r>
    </w:p>
  </w:comment>
  <w:comment w:id="230" w:author="Lia Greiberg" w:date="2025-09-09T14:12:00Z" w:initials="LG">
    <w:p w14:paraId="6194EAE1" w14:textId="77777777" w:rsidR="000B5402" w:rsidRDefault="00404F50" w:rsidP="000B5402">
      <w:pPr>
        <w:pStyle w:val="Kommentartext"/>
      </w:pPr>
      <w:r>
        <w:rPr>
          <w:rStyle w:val="Kommentarzeichen"/>
        </w:rPr>
        <w:annotationRef/>
      </w:r>
      <w:r w:rsidR="000B5402">
        <w:t>Die Schrift ist etwas klein, vielleicht kannst du das Bild in größer einfügen?</w:t>
      </w:r>
    </w:p>
  </w:comment>
  <w:comment w:id="233" w:author="Lia Greiberg" w:date="2025-08-28T09:54:00Z" w:initials="LG">
    <w:p w14:paraId="068D8A42" w14:textId="6011C4BC" w:rsidR="00ED5391" w:rsidRDefault="00ED5391" w:rsidP="00ED5391">
      <w:pPr>
        <w:pStyle w:val="Kommentartext"/>
      </w:pPr>
      <w:r>
        <w:rPr>
          <w:rStyle w:val="Kommentarzeichen"/>
        </w:rPr>
        <w:annotationRef/>
      </w:r>
      <w:r>
        <w:t>War auch vorher richtig, klingt für mich aber so schöner zu lesen.</w:t>
      </w:r>
    </w:p>
  </w:comment>
  <w:comment w:id="246" w:author="Lia Greiberg" w:date="2025-08-29T17:01:00Z" w:initials="LG">
    <w:p w14:paraId="107BABD7" w14:textId="77777777" w:rsidR="00281415" w:rsidRDefault="00281415" w:rsidP="00281415">
      <w:pPr>
        <w:pStyle w:val="Kommentartext"/>
      </w:pPr>
      <w:r>
        <w:rPr>
          <w:rStyle w:val="Kommentarzeichen"/>
        </w:rPr>
        <w:annotationRef/>
      </w:r>
      <w:r>
        <w:t>Da fehlte irgendwie was im Satz. Ich hab das jetzt so angepasst, weiß aber nicht, ob es inhaltlich richtig ist.</w:t>
      </w:r>
    </w:p>
  </w:comment>
  <w:comment w:id="343" w:author="Lia Greiberg" w:date="2025-09-10T18:08:00Z" w:initials="LG">
    <w:p w14:paraId="658472AC" w14:textId="77777777" w:rsidR="00896A4B" w:rsidRDefault="00896A4B" w:rsidP="00896A4B">
      <w:pPr>
        <w:pStyle w:val="Kommentartext"/>
      </w:pPr>
      <w:r>
        <w:rPr>
          <w:rStyle w:val="Kommentarzeichen"/>
        </w:rPr>
        <w:annotationRef/>
      </w:r>
      <w:r>
        <w:t>Da du im Folgenden von „im ersten Teil“ und „im zweiten Teil“ sprichst, hab ich das hier hinzugefügt, fürs bessere Verständnis.</w:t>
      </w:r>
    </w:p>
  </w:comment>
  <w:comment w:id="331" w:author="Lia Greiberg" w:date="2025-09-09T16:15:00Z" w:initials="LG">
    <w:p w14:paraId="0F9C69E4" w14:textId="77777777" w:rsidR="00CF01BC" w:rsidRDefault="0008547B" w:rsidP="00CF01BC">
      <w:pPr>
        <w:pStyle w:val="Kommentartext"/>
      </w:pPr>
      <w:r>
        <w:rPr>
          <w:rStyle w:val="Kommentarzeichen"/>
        </w:rPr>
        <w:annotationRef/>
      </w:r>
      <w:r w:rsidR="00CF01BC">
        <w:t>Vorher klang es so, als wäre die Struktur „</w:t>
      </w:r>
      <w:r w:rsidR="00CF01BC">
        <w:rPr>
          <w:color w:val="000000"/>
        </w:rPr>
        <w:t xml:space="preserve">&lt;teiHeader&gt; und &lt;text&gt;“ nur ein Beispiel von vielen, aber da du den Text mit „jedes TEI-Dokument“ anfängst, denk ich, dass jedes Dokument diese  </w:t>
      </w:r>
      <w:r w:rsidR="00CF01BC">
        <w:t>Grundstruktur „</w:t>
      </w:r>
      <w:r w:rsidR="00CF01BC">
        <w:rPr>
          <w:color w:val="000000"/>
        </w:rPr>
        <w:t>&lt;teiHeader&gt; und &lt;text&gt;“ hat, oder? Wenn ja, ist der von mir umgeschriebene Satz richtig.</w:t>
      </w:r>
    </w:p>
    <w:p w14:paraId="7E9713EF" w14:textId="77777777" w:rsidR="00CF01BC" w:rsidRDefault="00CF01BC" w:rsidP="00CF01BC">
      <w:pPr>
        <w:pStyle w:val="Kommentartext"/>
      </w:pPr>
    </w:p>
    <w:p w14:paraId="04E4BC4D" w14:textId="77777777" w:rsidR="00CF01BC" w:rsidRDefault="00CF01BC" w:rsidP="00CF01BC">
      <w:pPr>
        <w:pStyle w:val="Kommentartext"/>
      </w:pPr>
      <w:r>
        <w:rPr>
          <w:color w:val="000000"/>
        </w:rPr>
        <w:t>Und ich hab noch „die aus zwei Teilen besteht“ ergänzt, weil du im folgenden Text ja schreibst „Im ersten Teil befindet sich…“ und man sonst nicht so richtig wusste, was du mit ersten Teil meinst.</w:t>
      </w:r>
    </w:p>
    <w:p w14:paraId="56188ED8" w14:textId="77777777" w:rsidR="00CF01BC" w:rsidRDefault="00CF01BC" w:rsidP="00CF01BC">
      <w:pPr>
        <w:pStyle w:val="Kommentartext"/>
      </w:pPr>
    </w:p>
    <w:p w14:paraId="072CC924" w14:textId="77777777" w:rsidR="00CF01BC" w:rsidRDefault="00CF01BC" w:rsidP="00CF01BC">
      <w:pPr>
        <w:pStyle w:val="Kommentartext"/>
      </w:pPr>
      <w:r>
        <w:rPr>
          <w:color w:val="000000"/>
        </w:rPr>
        <w:t>Mit meinen Änderungen find ich den Absatz verständlicher. Aber ich hab den Inhalt nur dank ChatGPT verstanden, er hat er mir so umgeschrieben. Vielleicht willst du ja den ganzen Absatz ändern, musst du aber auch nicht:</w:t>
      </w:r>
    </w:p>
    <w:p w14:paraId="5C2D274B" w14:textId="77777777" w:rsidR="00CF01BC" w:rsidRDefault="00CF01BC" w:rsidP="00CF01BC">
      <w:pPr>
        <w:pStyle w:val="Kommentartext"/>
      </w:pPr>
    </w:p>
    <w:p w14:paraId="4B495172" w14:textId="77777777" w:rsidR="00CF01BC" w:rsidRDefault="00CF01BC" w:rsidP="00CF01BC">
      <w:pPr>
        <w:pStyle w:val="Kommentartext"/>
      </w:pPr>
      <w:r>
        <w:rPr>
          <w:color w:val="000000"/>
        </w:rPr>
        <w:t>„</w:t>
      </w:r>
      <w:r>
        <w:t>Jedes TEI-Dokument besitzt eine klar definierte Grundstruktur, die sich aus den beiden Hauptelementen &lt;teiHeader&gt; und &lt;text&gt; zusammensetzt.</w:t>
      </w:r>
    </w:p>
    <w:p w14:paraId="56C65D27" w14:textId="77777777" w:rsidR="00CF01BC" w:rsidRDefault="00CF01BC" w:rsidP="00CF01BC">
      <w:pPr>
        <w:pStyle w:val="Kommentartext"/>
      </w:pPr>
      <w:r>
        <w:t>Der &lt;teiHeader&gt; enthält alle Metadaten zur elektronischen Ressource. Dazu gehören unter anderem Angaben zur ursprünglichen Quelle, wie Informationen über die Verfasser:innen der Primärquelle, sowie Angaben zu den Personen, die für die digitale Transkription und Edition verantwortlich sind.</w:t>
      </w:r>
    </w:p>
    <w:p w14:paraId="6794FF6E" w14:textId="77777777" w:rsidR="00CF01BC" w:rsidRDefault="00CF01BC" w:rsidP="00CF01BC">
      <w:pPr>
        <w:pStyle w:val="Kommentartext"/>
      </w:pPr>
      <w:r>
        <w:t>Das Element &lt;text&gt; bildet den eigentlichen Textbereich ab und repräsentiert den Inhalt der Quelle in digitaler Form. Seine innere Gliederung orientiert sich an der inhaltlichen Struktur des Textes, etwa in Vorwort, Hauptteil und Anhang.</w:t>
      </w:r>
      <w:r>
        <w:rPr>
          <w:color w:val="000000"/>
        </w:rPr>
        <w:t>“</w:t>
      </w:r>
    </w:p>
  </w:comment>
  <w:comment w:id="354" w:author="Lia Greiberg" w:date="2025-08-28T11:34:00Z" w:initials="LG">
    <w:p w14:paraId="3E6C3F56" w14:textId="2E7AEF99" w:rsidR="00C40436" w:rsidRDefault="00086BDC" w:rsidP="00C40436">
      <w:pPr>
        <w:pStyle w:val="Kommentartext"/>
      </w:pPr>
      <w:r>
        <w:rPr>
          <w:rStyle w:val="Kommentarzeichen"/>
        </w:rPr>
        <w:annotationRef/>
      </w:r>
      <w:r w:rsidR="00C40436">
        <w:t>„Umfassen“ wird immer zusammengeschrieben, da es in der Bedeutung „beinhalten/enthalten“ ein untrennbares Verb ist. Das hast du auch in früheren Arbeiten öfter getrennt geschrieben, richtig ist aber immer die Zusammenschreibung. Getrennt würde man es nur schreiben, wenn tatsächlich etwas wortwörtlich mit den Armen umfasst wird.</w:t>
      </w:r>
    </w:p>
  </w:comment>
  <w:comment w:id="332" w:author="Lia Greiberg" w:date="2025-09-10T18:35:00Z" w:initials="LG">
    <w:p w14:paraId="54557F2B" w14:textId="77777777" w:rsidR="003A0AFF" w:rsidRDefault="00D9397C" w:rsidP="003A0AFF">
      <w:pPr>
        <w:pStyle w:val="Kommentartext"/>
      </w:pPr>
      <w:r>
        <w:rPr>
          <w:rStyle w:val="Kommentarzeichen"/>
        </w:rPr>
        <w:annotationRef/>
      </w:r>
    </w:p>
  </w:comment>
  <w:comment w:id="361" w:author="Lia Greiberg" w:date="2025-08-28T11:36:00Z" w:initials="LG">
    <w:p w14:paraId="20A45BF9" w14:textId="530D979E" w:rsidR="00086BDC" w:rsidRDefault="00086BDC" w:rsidP="00086BDC">
      <w:pPr>
        <w:pStyle w:val="Kommentartext"/>
      </w:pPr>
      <w:r>
        <w:rPr>
          <w:rStyle w:val="Kommentarzeichen"/>
        </w:rPr>
        <w:annotationRef/>
      </w:r>
      <w:r>
        <w:t>„</w:t>
      </w:r>
      <w:r>
        <w:rPr>
          <w:b/>
          <w:bCs/>
        </w:rPr>
        <w:t xml:space="preserve">in einem </w:t>
      </w:r>
      <w:r>
        <w:t>Hauptbereich“, würde bedeuten, dass es mehrere Hauptbereiche gibt, ist es so? Dann lass deine Version stehen, ansonsten muss es „</w:t>
      </w:r>
      <w:r>
        <w:rPr>
          <w:b/>
          <w:bCs/>
        </w:rPr>
        <w:t xml:space="preserve">im </w:t>
      </w:r>
      <w:r>
        <w:t>Hauptbereich“ heißen, wenn es nur einen Hauptbereich gibt.</w:t>
      </w:r>
    </w:p>
  </w:comment>
  <w:comment w:id="382" w:author="Lia Greiberg" w:date="2025-09-10T18:53:00Z" w:initials="LG">
    <w:p w14:paraId="3DF19CF8" w14:textId="77777777" w:rsidR="00195AFC" w:rsidRDefault="00195AFC" w:rsidP="00195AFC">
      <w:pPr>
        <w:pStyle w:val="Kommentartext"/>
      </w:pPr>
      <w:r>
        <w:rPr>
          <w:rStyle w:val="Kommentarzeichen"/>
        </w:rPr>
        <w:annotationRef/>
      </w:r>
      <w:r>
        <w:t>Hier stand noch „</w:t>
      </w:r>
      <w:r>
        <w:rPr>
          <w:color w:val="000000"/>
        </w:rPr>
        <w:t>wurde die Textsegmente</w:t>
      </w:r>
      <w:r>
        <w:t>“. Das hab ich rausgelöscht, weil der Satz sonst keinen Sinn ergeben hätte.</w:t>
      </w:r>
    </w:p>
  </w:comment>
  <w:comment w:id="449" w:author="Lia Greiberg" w:date="2025-09-11T11:38:00Z" w:initials="LG">
    <w:p w14:paraId="268F36D4" w14:textId="77777777" w:rsidR="009220DB" w:rsidRDefault="009220DB" w:rsidP="009220DB">
      <w:pPr>
        <w:pStyle w:val="Kommentartext"/>
      </w:pPr>
      <w:r>
        <w:rPr>
          <w:rStyle w:val="Kommentarzeichen"/>
        </w:rPr>
        <w:annotationRef/>
      </w:r>
      <w:r>
        <w:t xml:space="preserve">Da du schon „wie“ im Satz verwendest, wird klar, dass das nur Beispiele sind und damit ist das „usw.“ am Ende des Satzes überflüssig. </w:t>
      </w:r>
    </w:p>
  </w:comment>
  <w:comment w:id="454" w:author="Lia Greiberg" w:date="2025-09-11T14:32:00Z" w:initials="LG">
    <w:p w14:paraId="7B13EA3E" w14:textId="77777777" w:rsidR="00AD4F8E" w:rsidRDefault="00AD4F8E" w:rsidP="00AD4F8E">
      <w:pPr>
        <w:pStyle w:val="Kommentartext"/>
      </w:pPr>
      <w:r>
        <w:rPr>
          <w:rStyle w:val="Kommentarzeichen"/>
        </w:rPr>
        <w:annotationRef/>
      </w:r>
      <w:r>
        <w:t>Hier sind vier Namen, bei mehr als drei Namen eigentlich nur einen Namen nennen und et al., oder?</w:t>
      </w:r>
    </w:p>
  </w:comment>
  <w:comment w:id="507" w:author="Lia Greiberg" w:date="2025-09-11T16:07:00Z" w:initials="LG">
    <w:p w14:paraId="17F31751" w14:textId="77777777" w:rsidR="00F269F8" w:rsidRDefault="00F269F8" w:rsidP="00F269F8">
      <w:pPr>
        <w:pStyle w:val="Kommentartext"/>
      </w:pPr>
      <w:r>
        <w:rPr>
          <w:rStyle w:val="Kommentarzeichen"/>
        </w:rPr>
        <w:annotationRef/>
      </w:r>
      <w:r>
        <w:t>Du nutzt im folgenden „Santo</w:t>
      </w:r>
      <w:r>
        <w:rPr>
          <w:b/>
          <w:bCs/>
        </w:rPr>
        <w:t>g</w:t>
      </w:r>
      <w:r>
        <w:t>o“ hier stand aber „Santo</w:t>
      </w:r>
      <w:r>
        <w:rPr>
          <w:b/>
          <w:bCs/>
        </w:rPr>
        <w:t>s</w:t>
      </w:r>
      <w:r>
        <w:t>o“, deswegen hab ichs angepasst, aber schau auf jeden Fall nochmal nach, wie es richtig ist.</w:t>
      </w:r>
    </w:p>
  </w:comment>
  <w:comment w:id="561" w:author="Lia Greiberg" w:date="2025-08-29T00:09:00Z" w:initials="LG">
    <w:p w14:paraId="606DE052" w14:textId="77777777" w:rsidR="003E4F0A" w:rsidRDefault="00DB31F7" w:rsidP="003E4F0A">
      <w:pPr>
        <w:pStyle w:val="Kommentartext"/>
      </w:pPr>
      <w:r>
        <w:rPr>
          <w:rStyle w:val="Kommentarzeichen"/>
        </w:rPr>
        <w:annotationRef/>
      </w:r>
      <w:r w:rsidR="003E4F0A">
        <w:t>Das sind Ausschnitte aus den Lebensbeschreibungen, die bleiben so, oder? Also muss ich sie nicht Korrekturlesen?</w:t>
      </w:r>
    </w:p>
  </w:comment>
  <w:comment w:id="564" w:author="Lia Greiberg" w:date="2025-08-29T00:11:00Z" w:initials="LG">
    <w:p w14:paraId="41C47966" w14:textId="77777777" w:rsidR="003E4F0A" w:rsidRDefault="00DB31F7" w:rsidP="003E4F0A">
      <w:pPr>
        <w:pStyle w:val="Kommentartext"/>
      </w:pPr>
      <w:r>
        <w:rPr>
          <w:rStyle w:val="Kommentarzeichen"/>
        </w:rPr>
        <w:annotationRef/>
      </w:r>
      <w:r w:rsidR="003E4F0A">
        <w:t>Habe statt „auf Grundlage“ „mit“ geschrieben, weil du sonst  „auf Grundlage“ in zwei Sätzen hintereinander stehen hast.</w:t>
      </w:r>
    </w:p>
  </w:comment>
  <w:comment w:id="571" w:author="Lia Greiberg" w:date="2025-08-29T00:13:00Z" w:initials="LG">
    <w:p w14:paraId="74E2C1C4" w14:textId="77777777" w:rsidR="003E4F0A" w:rsidRDefault="00DB31F7" w:rsidP="003E4F0A">
      <w:pPr>
        <w:pStyle w:val="Kommentartext"/>
      </w:pPr>
      <w:r>
        <w:rPr>
          <w:rStyle w:val="Kommentarzeichen"/>
        </w:rPr>
        <w:annotationRef/>
      </w:r>
      <w:r w:rsidR="003E4F0A">
        <w:t xml:space="preserve">Du hattest hier vorher ‚D.h.‘ stehen, aber man sollte einen Satz nicht mit einer Abkürzung beginnen, da es stilistisch unsauber wirkt. </w:t>
      </w:r>
    </w:p>
  </w:comment>
  <w:comment w:id="644" w:author="Lia Greiberg" w:date="2025-09-11T17:09:00Z" w:initials="LG">
    <w:p w14:paraId="0E70E21E" w14:textId="77777777" w:rsidR="00C95945" w:rsidRDefault="00D61AFD" w:rsidP="00C95945">
      <w:pPr>
        <w:pStyle w:val="Kommentartext"/>
      </w:pPr>
      <w:r>
        <w:rPr>
          <w:rStyle w:val="Kommentarzeichen"/>
        </w:rPr>
        <w:annotationRef/>
      </w:r>
      <w:r w:rsidR="00C95945">
        <w:t>Warum „5.1“? Ist es nicht die erste Tabelle in der Arbeit? Abbildungen und Tabellen werden doch unabhängig von einander nummeriert, oder?</w:t>
      </w:r>
    </w:p>
  </w:comment>
  <w:comment w:id="658" w:author="Lia Greiberg" w:date="2025-09-11T17:18:00Z" w:initials="LG">
    <w:p w14:paraId="0271BB7C" w14:textId="77777777" w:rsidR="00C23FDF" w:rsidRDefault="008B35B7" w:rsidP="00C23FDF">
      <w:pPr>
        <w:pStyle w:val="Kommentartext"/>
      </w:pPr>
      <w:r>
        <w:rPr>
          <w:rStyle w:val="Kommentarzeichen"/>
        </w:rPr>
        <w:annotationRef/>
      </w:r>
      <w:r w:rsidR="00C23FDF">
        <w:t>Wenn es sich auf ein LLM bezieht dann „vom LLM“, bei mehreren „von den LLMs“</w:t>
      </w:r>
    </w:p>
  </w:comment>
  <w:comment w:id="686" w:author="Lia Greiberg" w:date="2025-09-12T09:46:00Z" w:initials="LG">
    <w:p w14:paraId="0456DEFD" w14:textId="77777777" w:rsidR="00C76426" w:rsidRDefault="00C76426" w:rsidP="00C76426">
      <w:pPr>
        <w:pStyle w:val="Kommentartext"/>
      </w:pPr>
      <w:r>
        <w:rPr>
          <w:rStyle w:val="Kommentarzeichen"/>
        </w:rPr>
        <w:annotationRef/>
      </w:r>
      <w:r>
        <w:t>Ich habe es so angepasst, hoffe das ergibt Sinn? Vorher war der Satz etwas komisch aufgebaut.</w:t>
      </w:r>
    </w:p>
  </w:comment>
  <w:comment w:id="698" w:author="Lia Greiberg" w:date="2025-08-29T00:28:00Z" w:initials="LG">
    <w:p w14:paraId="28C3233C" w14:textId="70BD2F7F" w:rsidR="00AD4F8E" w:rsidRDefault="002420C3" w:rsidP="00AD4F8E">
      <w:pPr>
        <w:pStyle w:val="Kommentartext"/>
      </w:pPr>
      <w:r>
        <w:rPr>
          <w:rStyle w:val="Kommentarzeichen"/>
        </w:rPr>
        <w:annotationRef/>
      </w:r>
      <w:r w:rsidR="00AD4F8E">
        <w:t>Hier sind vier Namen, bei mehr als drei Namen eigentlich nur einen Namen nennen und et al., oder?</w:t>
      </w:r>
    </w:p>
  </w:comment>
  <w:comment w:id="709" w:author="Lia Greiberg" w:date="2025-09-12T10:00:00Z" w:initials="LG">
    <w:p w14:paraId="2C20407E" w14:textId="77777777" w:rsidR="006C146D" w:rsidRDefault="006C146D" w:rsidP="006C146D">
      <w:pPr>
        <w:pStyle w:val="Kommentartext"/>
      </w:pPr>
      <w:r>
        <w:rPr>
          <w:rStyle w:val="Kommentarzeichen"/>
        </w:rPr>
        <w:annotationRef/>
      </w:r>
      <w:r>
        <w:t>Keine Ahnung, ob das stimmt, das hat mir ChatGPT vorgeschlagen. Vorher hat der Satz kein richtigen Sinn ergeben.</w:t>
      </w:r>
    </w:p>
  </w:comment>
  <w:comment w:id="787" w:author="Lia Greiberg" w:date="2025-09-11T14:32:00Z" w:initials="LG">
    <w:p w14:paraId="420277B8" w14:textId="1C34D335" w:rsidR="00AD4F8E" w:rsidRDefault="00AD4F8E" w:rsidP="00AD4F8E">
      <w:pPr>
        <w:pStyle w:val="Kommentartext"/>
      </w:pPr>
      <w:r>
        <w:rPr>
          <w:rStyle w:val="Kommentarzeichen"/>
        </w:rPr>
        <w:annotationRef/>
      </w:r>
      <w:r>
        <w:t>Hier sind vier Namen, bei mehr als drei Namen eigentlich nur einen Namen nennen und et al., oder?</w:t>
      </w:r>
    </w:p>
  </w:comment>
  <w:comment w:id="794" w:author="Lia Greiberg" w:date="2025-09-12T10:35:00Z" w:initials="LG">
    <w:p w14:paraId="7F2BBE7F" w14:textId="77777777" w:rsidR="007A4889" w:rsidRDefault="00407F56" w:rsidP="007A4889">
      <w:pPr>
        <w:pStyle w:val="Kommentartext"/>
      </w:pPr>
      <w:r>
        <w:rPr>
          <w:rStyle w:val="Kommentarzeichen"/>
        </w:rPr>
        <w:annotationRef/>
      </w:r>
      <w:r w:rsidR="007A4889">
        <w:t>Das ist sehr klein, da erkennt man ja nicht, geht das nicht größer? Auch die anderen Bilder, die du so eingefügt hast, sind meist sehr klein, das man die Schrift nur schlecht oder fast gar nicht erkennt.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150B4" w15:done="0"/>
  <w15:commentEx w15:paraId="3C4A62CD" w15:done="0"/>
  <w15:commentEx w15:paraId="12CA2171" w15:done="0"/>
  <w15:commentEx w15:paraId="4E7342A3" w15:done="0"/>
  <w15:commentEx w15:paraId="092E77E8" w15:done="0"/>
  <w15:commentEx w15:paraId="6F47A9E1" w15:done="0"/>
  <w15:commentEx w15:paraId="69FA6253" w15:done="0"/>
  <w15:commentEx w15:paraId="76F5BCDD" w15:done="0"/>
  <w15:commentEx w15:paraId="421BEAF2" w15:done="0"/>
  <w15:commentEx w15:paraId="3511E3DC" w15:done="0"/>
  <w15:commentEx w15:paraId="489FAAA9" w15:done="0"/>
  <w15:commentEx w15:paraId="7CBF90BD" w15:done="0"/>
  <w15:commentEx w15:paraId="79258156" w15:done="0"/>
  <w15:commentEx w15:paraId="3F0BCAC5" w15:done="0"/>
  <w15:commentEx w15:paraId="3435A86F" w15:done="0"/>
  <w15:commentEx w15:paraId="172D19DB" w15:done="0"/>
  <w15:commentEx w15:paraId="530E5F9D" w15:done="0"/>
  <w15:commentEx w15:paraId="2C657E82" w15:done="0"/>
  <w15:commentEx w15:paraId="6194EAE1" w15:done="0"/>
  <w15:commentEx w15:paraId="068D8A42" w15:done="0"/>
  <w15:commentEx w15:paraId="107BABD7" w15:done="0"/>
  <w15:commentEx w15:paraId="658472AC" w15:done="0"/>
  <w15:commentEx w15:paraId="6794FF6E" w15:done="0"/>
  <w15:commentEx w15:paraId="3E6C3F56" w15:done="0"/>
  <w15:commentEx w15:paraId="54557F2B" w15:done="1"/>
  <w15:commentEx w15:paraId="20A45BF9" w15:done="0"/>
  <w15:commentEx w15:paraId="3DF19CF8" w15:done="0"/>
  <w15:commentEx w15:paraId="268F36D4" w15:done="0"/>
  <w15:commentEx w15:paraId="7B13EA3E" w15:done="0"/>
  <w15:commentEx w15:paraId="17F31751" w15:done="0"/>
  <w15:commentEx w15:paraId="606DE052" w15:done="0"/>
  <w15:commentEx w15:paraId="41C47966" w15:done="0"/>
  <w15:commentEx w15:paraId="74E2C1C4" w15:done="0"/>
  <w15:commentEx w15:paraId="0E70E21E" w15:done="0"/>
  <w15:commentEx w15:paraId="0271BB7C" w15:done="0"/>
  <w15:commentEx w15:paraId="0456DEFD" w15:done="0"/>
  <w15:commentEx w15:paraId="28C3233C" w15:done="0"/>
  <w15:commentEx w15:paraId="2C20407E" w15:done="0"/>
  <w15:commentEx w15:paraId="420277B8" w15:done="0"/>
  <w15:commentEx w15:paraId="7F2BBE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E5E54A" w16cex:dateUtc="2025-08-30T07:59:00Z"/>
  <w16cex:commentExtensible w16cex:durableId="17B4E559" w16cex:dateUtc="2025-08-30T08:12:00Z"/>
  <w16cex:commentExtensible w16cex:durableId="228A0327" w16cex:dateUtc="2025-08-27T14:02:00Z"/>
  <w16cex:commentExtensible w16cex:durableId="13C657E4" w16cex:dateUtc="2025-08-31T12:25:00Z"/>
  <w16cex:commentExtensible w16cex:durableId="2E32E2D0" w16cex:dateUtc="2025-08-31T10:48:00Z"/>
  <w16cex:commentExtensible w16cex:durableId="6BD75120" w16cex:dateUtc="2025-09-09T09:01:00Z"/>
  <w16cex:commentExtensible w16cex:durableId="7BACEC22" w16cex:dateUtc="2025-09-11T12:20:00Z"/>
  <w16cex:commentExtensible w16cex:durableId="42021710" w16cex:dateUtc="2025-09-09T08:59:00Z"/>
  <w16cex:commentExtensible w16cex:durableId="6B9633A7" w16cex:dateUtc="2025-09-11T12:31:00Z"/>
  <w16cex:commentExtensible w16cex:durableId="7EBF73E8" w16cex:dateUtc="2025-09-09T09:11:00Z"/>
  <w16cex:commentExtensible w16cex:durableId="0AD474B7" w16cex:dateUtc="2025-08-27T14:35:00Z"/>
  <w16cex:commentExtensible w16cex:durableId="2E0F7717" w16cex:dateUtc="2025-09-09T09:31:00Z"/>
  <w16cex:commentExtensible w16cex:durableId="04CF030A" w16cex:dateUtc="2025-09-09T09:39:00Z"/>
  <w16cex:commentExtensible w16cex:durableId="4DFBB33D" w16cex:dateUtc="2025-09-09T11:08:00Z"/>
  <w16cex:commentExtensible w16cex:durableId="4F535374" w16cex:dateUtc="2025-08-28T07:42:00Z"/>
  <w16cex:commentExtensible w16cex:durableId="4EADF54D" w16cex:dateUtc="2025-08-28T07:41:00Z"/>
  <w16cex:commentExtensible w16cex:durableId="0869EC9C" w16cex:dateUtc="2025-08-28T07:45:00Z"/>
  <w16cex:commentExtensible w16cex:durableId="74FD257D" w16cex:dateUtc="2025-09-09T11:45:00Z"/>
  <w16cex:commentExtensible w16cex:durableId="5E6E08C6" w16cex:dateUtc="2025-09-09T12:12:00Z"/>
  <w16cex:commentExtensible w16cex:durableId="5F41D8EE" w16cex:dateUtc="2025-08-28T07:54:00Z"/>
  <w16cex:commentExtensible w16cex:durableId="011E589B" w16cex:dateUtc="2025-08-29T15:01:00Z"/>
  <w16cex:commentExtensible w16cex:durableId="635A1789" w16cex:dateUtc="2025-09-10T16:08:00Z"/>
  <w16cex:commentExtensible w16cex:durableId="2ECC374D" w16cex:dateUtc="2025-09-09T14:15:00Z"/>
  <w16cex:commentExtensible w16cex:durableId="32132D47" w16cex:dateUtc="2025-08-28T09:34:00Z"/>
  <w16cex:commentExtensible w16cex:durableId="121DE210" w16cex:dateUtc="2025-09-10T16:35:00Z"/>
  <w16cex:commentExtensible w16cex:durableId="0622A9BD" w16cex:dateUtc="2025-08-28T09:36:00Z"/>
  <w16cex:commentExtensible w16cex:durableId="7FB2DA79" w16cex:dateUtc="2025-09-10T16:53:00Z"/>
  <w16cex:commentExtensible w16cex:durableId="2B982668" w16cex:dateUtc="2025-09-11T09:38:00Z"/>
  <w16cex:commentExtensible w16cex:durableId="189300C2" w16cex:dateUtc="2025-09-11T12:32:00Z"/>
  <w16cex:commentExtensible w16cex:durableId="6B562935" w16cex:dateUtc="2025-09-11T14:07:00Z"/>
  <w16cex:commentExtensible w16cex:durableId="7D174411" w16cex:dateUtc="2025-08-28T22:09:00Z"/>
  <w16cex:commentExtensible w16cex:durableId="68570B17" w16cex:dateUtc="2025-08-28T22:11:00Z"/>
  <w16cex:commentExtensible w16cex:durableId="1D19C806" w16cex:dateUtc="2025-08-28T22:13:00Z"/>
  <w16cex:commentExtensible w16cex:durableId="6193FC72" w16cex:dateUtc="2025-09-11T15:09:00Z"/>
  <w16cex:commentExtensible w16cex:durableId="21D9CC7A" w16cex:dateUtc="2025-09-11T15:18:00Z"/>
  <w16cex:commentExtensible w16cex:durableId="0A2E9C5F" w16cex:dateUtc="2025-09-12T07:46:00Z"/>
  <w16cex:commentExtensible w16cex:durableId="015074DA" w16cex:dateUtc="2025-08-28T22:28:00Z"/>
  <w16cex:commentExtensible w16cex:durableId="56E4925B" w16cex:dateUtc="2025-09-12T08:00:00Z"/>
  <w16cex:commentExtensible w16cex:durableId="14233F04" w16cex:dateUtc="2025-09-11T12:32:00Z"/>
  <w16cex:commentExtensible w16cex:durableId="3F6013E5" w16cex:dateUtc="2025-09-12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150B4" w16cid:durableId="3CE5E54A"/>
  <w16cid:commentId w16cid:paraId="3C4A62CD" w16cid:durableId="17B4E559"/>
  <w16cid:commentId w16cid:paraId="12CA2171" w16cid:durableId="228A0327"/>
  <w16cid:commentId w16cid:paraId="4E7342A3" w16cid:durableId="13C657E4"/>
  <w16cid:commentId w16cid:paraId="092E77E8" w16cid:durableId="2E32E2D0"/>
  <w16cid:commentId w16cid:paraId="6F47A9E1" w16cid:durableId="6BD75120"/>
  <w16cid:commentId w16cid:paraId="69FA6253" w16cid:durableId="7BACEC22"/>
  <w16cid:commentId w16cid:paraId="76F5BCDD" w16cid:durableId="42021710"/>
  <w16cid:commentId w16cid:paraId="421BEAF2" w16cid:durableId="6B9633A7"/>
  <w16cid:commentId w16cid:paraId="3511E3DC" w16cid:durableId="7EBF73E8"/>
  <w16cid:commentId w16cid:paraId="489FAAA9" w16cid:durableId="0AD474B7"/>
  <w16cid:commentId w16cid:paraId="7CBF90BD" w16cid:durableId="2E0F7717"/>
  <w16cid:commentId w16cid:paraId="79258156" w16cid:durableId="04CF030A"/>
  <w16cid:commentId w16cid:paraId="3F0BCAC5" w16cid:durableId="4DFBB33D"/>
  <w16cid:commentId w16cid:paraId="3435A86F" w16cid:durableId="4F535374"/>
  <w16cid:commentId w16cid:paraId="172D19DB" w16cid:durableId="4EADF54D"/>
  <w16cid:commentId w16cid:paraId="530E5F9D" w16cid:durableId="0869EC9C"/>
  <w16cid:commentId w16cid:paraId="2C657E82" w16cid:durableId="74FD257D"/>
  <w16cid:commentId w16cid:paraId="6194EAE1" w16cid:durableId="5E6E08C6"/>
  <w16cid:commentId w16cid:paraId="068D8A42" w16cid:durableId="5F41D8EE"/>
  <w16cid:commentId w16cid:paraId="107BABD7" w16cid:durableId="011E589B"/>
  <w16cid:commentId w16cid:paraId="658472AC" w16cid:durableId="635A1789"/>
  <w16cid:commentId w16cid:paraId="6794FF6E" w16cid:durableId="2ECC374D"/>
  <w16cid:commentId w16cid:paraId="3E6C3F56" w16cid:durableId="32132D47"/>
  <w16cid:commentId w16cid:paraId="54557F2B" w16cid:durableId="121DE210"/>
  <w16cid:commentId w16cid:paraId="20A45BF9" w16cid:durableId="0622A9BD"/>
  <w16cid:commentId w16cid:paraId="3DF19CF8" w16cid:durableId="7FB2DA79"/>
  <w16cid:commentId w16cid:paraId="268F36D4" w16cid:durableId="2B982668"/>
  <w16cid:commentId w16cid:paraId="7B13EA3E" w16cid:durableId="189300C2"/>
  <w16cid:commentId w16cid:paraId="17F31751" w16cid:durableId="6B562935"/>
  <w16cid:commentId w16cid:paraId="606DE052" w16cid:durableId="7D174411"/>
  <w16cid:commentId w16cid:paraId="41C47966" w16cid:durableId="68570B17"/>
  <w16cid:commentId w16cid:paraId="74E2C1C4" w16cid:durableId="1D19C806"/>
  <w16cid:commentId w16cid:paraId="0E70E21E" w16cid:durableId="6193FC72"/>
  <w16cid:commentId w16cid:paraId="0271BB7C" w16cid:durableId="21D9CC7A"/>
  <w16cid:commentId w16cid:paraId="0456DEFD" w16cid:durableId="0A2E9C5F"/>
  <w16cid:commentId w16cid:paraId="28C3233C" w16cid:durableId="015074DA"/>
  <w16cid:commentId w16cid:paraId="2C20407E" w16cid:durableId="56E4925B"/>
  <w16cid:commentId w16cid:paraId="420277B8" w16cid:durableId="14233F04"/>
  <w16cid:commentId w16cid:paraId="7F2BBE7F" w16cid:durableId="3F6013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0789D" w14:textId="77777777" w:rsidR="003B42DC" w:rsidRDefault="003B42DC">
      <w:r>
        <w:separator/>
      </w:r>
    </w:p>
  </w:endnote>
  <w:endnote w:type="continuationSeparator" w:id="0">
    <w:p w14:paraId="562555A1" w14:textId="77777777" w:rsidR="003B42DC" w:rsidRDefault="003B4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1" w:fontKey="{6F2C10B6-5451-4921-BB6F-E31409059103}"/>
  </w:font>
  <w:font w:name="Calibri">
    <w:panose1 w:val="020F0502020204030204"/>
    <w:charset w:val="00"/>
    <w:family w:val="swiss"/>
    <w:pitch w:val="variable"/>
    <w:sig w:usb0="E4002EFF" w:usb1="C000247B" w:usb2="00000009" w:usb3="00000000" w:csb0="000001FF" w:csb1="00000000"/>
    <w:embedRegular r:id="rId2" w:fontKey="{08717841-A3CF-4999-95EA-5E3C3B952D25}"/>
    <w:embedBold r:id="rId3" w:fontKey="{8B9681CC-CBD9-4CA1-A2C4-FB5A63F595E7}"/>
  </w:font>
  <w:font w:name="Cambria">
    <w:panose1 w:val="02040503050406030204"/>
    <w:charset w:val="00"/>
    <w:family w:val="roman"/>
    <w:pitch w:val="variable"/>
    <w:sig w:usb0="E00006FF" w:usb1="420024FF" w:usb2="02000000" w:usb3="00000000" w:csb0="0000019F" w:csb1="00000000"/>
    <w:embedRegular r:id="rId4" w:fontKey="{7065F04D-A012-46F6-B764-11E1DA207030}"/>
    <w:embedBold r:id="rId5" w:fontKey="{CB4B6654-A41E-4A9D-8177-0A2639182E6F}"/>
  </w:font>
  <w:font w:name="Cambria Math">
    <w:panose1 w:val="02040503050406030204"/>
    <w:charset w:val="00"/>
    <w:family w:val="roman"/>
    <w:pitch w:val="variable"/>
    <w:sig w:usb0="E00006FF" w:usb1="420024FF" w:usb2="02000000" w:usb3="00000000" w:csb0="0000019F" w:csb1="00000000"/>
    <w:embedRegular r:id="rId6" w:fontKey="{A420C74E-4840-413F-9558-C8FC80D6116C}"/>
    <w:embedItalic r:id="rId7" w:fontKey="{E4DAB506-85D2-4B0C-B74C-157775348903}"/>
  </w:font>
  <w:font w:name="Open Sans">
    <w:panose1 w:val="020B0806030504020204"/>
    <w:charset w:val="00"/>
    <w:family w:val="swiss"/>
    <w:pitch w:val="variable"/>
    <w:sig w:usb0="E00002EF" w:usb1="4000205B" w:usb2="00000028" w:usb3="00000000" w:csb0="0000019F" w:csb1="00000000"/>
    <w:embedRegular r:id="rId8" w:fontKey="{06407A23-CEC2-47D2-924C-6F7CFB8F3B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534A" w14:textId="77777777" w:rsidR="003B42DC" w:rsidRDefault="003B42DC">
      <w:r>
        <w:t>_____________</w:t>
      </w:r>
    </w:p>
  </w:footnote>
  <w:footnote w:type="continuationSeparator" w:id="0">
    <w:p w14:paraId="7F03FCB1" w14:textId="77777777" w:rsidR="003B42DC" w:rsidRDefault="003B42DC">
      <w:r>
        <w:t>_____________</w:t>
      </w:r>
    </w:p>
  </w:footnote>
  <w:footnote w:id="1">
    <w:p w14:paraId="0ADAB8FB" w14:textId="04D7739C" w:rsidR="000E1ED2" w:rsidRPr="00F4331C" w:rsidRDefault="000E1ED2" w:rsidP="000E1ED2">
      <w:pPr>
        <w:pStyle w:val="Funotentext"/>
        <w:rPr>
          <w:rFonts w:ascii="Times New Roman" w:hAnsi="Times New Roman"/>
          <w:sz w:val="20"/>
        </w:rPr>
      </w:pPr>
      <w:r w:rsidRPr="00C42D9C">
        <w:rPr>
          <w:rStyle w:val="Funotenzeichen"/>
          <w:rFonts w:ascii="Times New Roman" w:hAnsi="Times New Roman"/>
          <w:sz w:val="20"/>
        </w:rPr>
        <w:footnoteRef/>
      </w:r>
      <w:r w:rsidRPr="00C42D9C">
        <w:rPr>
          <w:rFonts w:ascii="Times New Roman" w:hAnsi="Times New Roman"/>
          <w:sz w:val="20"/>
        </w:rPr>
        <w:t xml:space="preserve"> </w:t>
      </w:r>
      <w:r w:rsidRPr="00F4331C">
        <w:rPr>
          <w:rFonts w:ascii="Times New Roman" w:hAnsi="Times New Roman"/>
          <w:sz w:val="20"/>
        </w:rPr>
        <w:t xml:space="preserve">Anhang </w:t>
      </w:r>
      <w:r>
        <w:rPr>
          <w:rFonts w:ascii="Times New Roman" w:hAnsi="Times New Roman"/>
          <w:sz w:val="20"/>
        </w:rPr>
        <w:t>2</w:t>
      </w:r>
      <w:ins w:id="141" w:author="Lia Greiberg" w:date="2025-09-09T13:11:00Z" w16du:dateUtc="2025-09-09T11:11:00Z">
        <w:r w:rsidR="00CD30F5">
          <w:rPr>
            <w:rFonts w:ascii="Times New Roman" w:hAnsi="Times New Roman"/>
            <w:sz w:val="20"/>
          </w:rPr>
          <w:t>.</w:t>
        </w:r>
      </w:ins>
    </w:p>
  </w:footnote>
  <w:footnote w:id="2">
    <w:p w14:paraId="03F72EE2" w14:textId="77777777" w:rsidR="000E1ED2" w:rsidRPr="006B0F57" w:rsidRDefault="000E1ED2" w:rsidP="000E1ED2">
      <w:pPr>
        <w:pStyle w:val="Funotentext"/>
        <w:rPr>
          <w:rFonts w:ascii="Times New Roman" w:hAnsi="Times New Roman"/>
          <w:color w:val="000000"/>
          <w:sz w:val="20"/>
        </w:rPr>
      </w:pPr>
      <w:r w:rsidRPr="00F4331C">
        <w:rPr>
          <w:rStyle w:val="Funotenzeichen"/>
          <w:rFonts w:ascii="Times New Roman" w:hAnsi="Times New Roman"/>
          <w:sz w:val="20"/>
        </w:rPr>
        <w:footnoteRef/>
      </w:r>
      <w:r w:rsidRPr="00F4331C">
        <w:rPr>
          <w:rFonts w:ascii="Times New Roman" w:hAnsi="Times New Roman"/>
          <w:sz w:val="20"/>
        </w:rPr>
        <w:t xml:space="preserve"> </w:t>
      </w:r>
      <w:r w:rsidRPr="00F4331C">
        <w:rPr>
          <w:rFonts w:ascii="Times New Roman" w:hAnsi="Times New Roman"/>
          <w:color w:val="000000"/>
          <w:sz w:val="20"/>
        </w:rPr>
        <w:t xml:space="preserve">Kommerzielle OCR-Software wie </w:t>
      </w:r>
      <w:r w:rsidRPr="00F4331C">
        <w:rPr>
          <w:rFonts w:ascii="Times New Roman" w:hAnsi="Times New Roman"/>
          <w:i/>
          <w:iCs/>
          <w:color w:val="000000"/>
          <w:sz w:val="20"/>
        </w:rPr>
        <w:t>ABBYY</w:t>
      </w:r>
      <w:r w:rsidRPr="00F4331C">
        <w:rPr>
          <w:rFonts w:ascii="Times New Roman" w:hAnsi="Times New Roman"/>
          <w:color w:val="000000"/>
          <w:sz w:val="20"/>
        </w:rPr>
        <w:t xml:space="preserve"> setzt auf einen Wörterbuchabgleich, während Open-Source-Programme wie </w:t>
      </w:r>
      <w:r w:rsidRPr="00F4331C">
        <w:rPr>
          <w:rFonts w:ascii="Times New Roman" w:hAnsi="Times New Roman"/>
          <w:i/>
          <w:iCs/>
          <w:color w:val="000000"/>
          <w:sz w:val="20"/>
        </w:rPr>
        <w:t>Tesseract</w:t>
      </w:r>
      <w:r w:rsidRPr="00F4331C">
        <w:rPr>
          <w:rFonts w:ascii="Times New Roman" w:hAnsi="Times New Roman"/>
          <w:color w:val="000000"/>
          <w:sz w:val="20"/>
        </w:rPr>
        <w:t xml:space="preserve"> und </w:t>
      </w:r>
      <w:r w:rsidRPr="00F4331C">
        <w:rPr>
          <w:rFonts w:ascii="Times New Roman" w:hAnsi="Times New Roman"/>
          <w:i/>
          <w:iCs/>
          <w:color w:val="000000"/>
          <w:sz w:val="20"/>
        </w:rPr>
        <w:t>Ocropus</w:t>
      </w:r>
      <w:r w:rsidRPr="00F4331C">
        <w:rPr>
          <w:rFonts w:ascii="Times New Roman" w:hAnsi="Times New Roman"/>
          <w:color w:val="000000"/>
          <w:sz w:val="20"/>
        </w:rPr>
        <w:t xml:space="preserve"> </w:t>
      </w:r>
      <w:r>
        <w:rPr>
          <w:rFonts w:ascii="Times New Roman" w:hAnsi="Times New Roman"/>
          <w:color w:val="000000"/>
          <w:sz w:val="20"/>
        </w:rPr>
        <w:t xml:space="preserve">auf unterschiedliche </w:t>
      </w:r>
      <w:r w:rsidRPr="00F4331C">
        <w:rPr>
          <w:rFonts w:ascii="Times New Roman" w:hAnsi="Times New Roman"/>
          <w:color w:val="000000"/>
          <w:sz w:val="20"/>
        </w:rPr>
        <w:t xml:space="preserve">Sprachmodelle </w:t>
      </w:r>
      <w:r>
        <w:rPr>
          <w:rFonts w:ascii="Times New Roman" w:hAnsi="Times New Roman"/>
          <w:color w:val="000000"/>
          <w:sz w:val="20"/>
        </w:rPr>
        <w:t xml:space="preserve">oder </w:t>
      </w:r>
      <w:r w:rsidRPr="00F4331C">
        <w:rPr>
          <w:rFonts w:ascii="Times New Roman" w:hAnsi="Times New Roman"/>
          <w:color w:val="000000"/>
          <w:sz w:val="20"/>
        </w:rPr>
        <w:t>neuronale Netze</w:t>
      </w:r>
      <w:del w:id="183" w:author="Lia Greiberg" w:date="2025-09-09T13:13:00Z" w16du:dateUtc="2025-09-09T11:13:00Z">
        <w:r w:rsidRPr="00F4331C" w:rsidDel="00CD30F5">
          <w:rPr>
            <w:rFonts w:ascii="Times New Roman" w:hAnsi="Times New Roman"/>
            <w:color w:val="000000"/>
            <w:sz w:val="20"/>
          </w:rPr>
          <w:delText>n</w:delText>
        </w:r>
      </w:del>
      <w:r w:rsidRPr="00F4331C">
        <w:rPr>
          <w:rFonts w:ascii="Times New Roman" w:hAnsi="Times New Roman"/>
          <w:color w:val="000000"/>
          <w:sz w:val="20"/>
        </w:rPr>
        <w:t xml:space="preserve"> zurückzugreifen</w:t>
      </w:r>
      <w:r>
        <w:rPr>
          <w:rFonts w:ascii="Times New Roman" w:hAnsi="Times New Roman"/>
          <w:color w:val="000000"/>
          <w:sz w:val="20"/>
        </w:rPr>
        <w:t xml:space="preserve"> </w:t>
      </w:r>
      <w:r>
        <w:rPr>
          <w:rFonts w:ascii="Times New Roman" w:hAnsi="Times New Roman"/>
          <w:color w:val="000000"/>
          <w:sz w:val="20"/>
        </w:rPr>
        <w:fldChar w:fldCharType="begin"/>
      </w:r>
      <w:r>
        <w:rPr>
          <w:rFonts w:ascii="Times New Roman" w:hAnsi="Times New Roman"/>
          <w:color w:val="000000"/>
          <w:sz w:val="20"/>
        </w:rPr>
        <w:instrText xml:space="preserve"> ADDIN ZOTERO_ITEM CSL_CITATION {"citationID":"qAhm6M3m","properties":{"formattedCitation":"(Baierer/Zumstein 2016)","plainCitation":"(Baierer/Zumstein 2016)","noteIndex":2},"citationItems":[{"id":277,"uris":["http://zotero.org/users/10358077/items/KZ4DSSZB"],"itemData":{"id":277,"type":"article-journal","abstract":"Möglichkeiten zur Verbesserung der automatischen Texterkennung (OCR) in digitalen Sammlungen insbesondere durch computerlinguistische Methoden werden beschrieben und bisherige PostOCR-Verfahren analysiert. Im Gegensatz zu diesen Möglichkeiten aus der Forschung oder aus einzelnen Projekten unterscheidet sich die momentane Anwendung von OCR in der Bibliothekspraxis wesentlich und nutzt das Potential nur teilweise aus.","container-title":"027.7 Zeitschrift für Bibliothekskultur","DOI":"10.12685/027.7-4-2-155","ISSN":"2296-0597","issue":"2","journalAbbreviation":"027.7","language":"de","page":"72-83","source":"DOI.org (Crossref)","title":"Verbesserung der OCR in digitalen Sammlungen von Bibliotheken","volume":"4","author":[{"family":"Baierer","given":"Konstantin"},{"family":"Zumstein","given":"Philipp"}],"issued":{"date-parts":[["2016",11,11]]}}}],"schema":"https://github.com/citation-style-language/schema/raw/master/csl-citation.json"} </w:instrText>
      </w:r>
      <w:r>
        <w:rPr>
          <w:rFonts w:ascii="Times New Roman" w:hAnsi="Times New Roman"/>
          <w:color w:val="000000"/>
          <w:sz w:val="20"/>
        </w:rPr>
        <w:fldChar w:fldCharType="separate"/>
      </w:r>
      <w:r>
        <w:rPr>
          <w:rFonts w:ascii="Times New Roman" w:hAnsi="Times New Roman"/>
          <w:noProof/>
          <w:color w:val="000000"/>
          <w:sz w:val="20"/>
        </w:rPr>
        <w:t>(vgl. Baierer/Zumstein 2016: 73)</w:t>
      </w:r>
      <w:r>
        <w:rPr>
          <w:rFonts w:ascii="Times New Roman" w:hAnsi="Times New Roman"/>
          <w:color w:val="000000"/>
          <w:sz w:val="20"/>
        </w:rPr>
        <w:fldChar w:fldCharType="end"/>
      </w:r>
      <w:r>
        <w:rPr>
          <w:rFonts w:ascii="Times New Roman" w:hAnsi="Times New Roman"/>
          <w:color w:val="000000"/>
          <w:sz w:val="20"/>
        </w:rPr>
        <w:t xml:space="preserve">. </w:t>
      </w:r>
    </w:p>
  </w:footnote>
  <w:footnote w:id="3">
    <w:p w14:paraId="3CCE4255" w14:textId="72C9BE70" w:rsidR="000E1ED2" w:rsidRPr="00BB67E1" w:rsidRDefault="000E1ED2" w:rsidP="000E1ED2">
      <w:pPr>
        <w:pStyle w:val="Funotentext"/>
        <w:rPr>
          <w:rFonts w:ascii="Times New Roman" w:hAnsi="Times New Roman"/>
          <w:sz w:val="20"/>
        </w:rPr>
      </w:pPr>
      <w:r w:rsidRPr="00BB67E1">
        <w:rPr>
          <w:rStyle w:val="Funotenzeichen"/>
          <w:rFonts w:ascii="Times New Roman" w:hAnsi="Times New Roman"/>
          <w:sz w:val="20"/>
        </w:rPr>
        <w:footnoteRef/>
      </w:r>
      <w:r w:rsidRPr="00BB67E1">
        <w:rPr>
          <w:rFonts w:ascii="Times New Roman" w:hAnsi="Times New Roman"/>
          <w:sz w:val="20"/>
        </w:rPr>
        <w:t xml:space="preserve"> Zur Nachvollziehbarkeit der Ergebnisse wurden die ermittelten Metriken dokumentiert. </w:t>
      </w:r>
      <w:del w:id="609" w:author="Lia Greiberg" w:date="2025-09-11T16:58:00Z" w16du:dateUtc="2025-09-11T14:58:00Z">
        <w:r w:rsidRPr="00BB67E1" w:rsidDel="00FA5D12">
          <w:rPr>
            <w:rFonts w:ascii="Times New Roman" w:hAnsi="Times New Roman"/>
            <w:sz w:val="20"/>
          </w:rPr>
          <w:delText xml:space="preserve">Auf </w:delText>
        </w:r>
      </w:del>
      <w:ins w:id="610" w:author="Lia Greiberg" w:date="2025-09-11T16:58:00Z" w16du:dateUtc="2025-09-11T14:58:00Z">
        <w:r w:rsidR="00FA5D12">
          <w:rPr>
            <w:rFonts w:ascii="Times New Roman" w:hAnsi="Times New Roman"/>
            <w:sz w:val="20"/>
          </w:rPr>
          <w:t>Im</w:t>
        </w:r>
        <w:r w:rsidR="00FA5D12" w:rsidRPr="00BB67E1">
          <w:rPr>
            <w:rFonts w:ascii="Times New Roman" w:hAnsi="Times New Roman"/>
            <w:sz w:val="20"/>
          </w:rPr>
          <w:t xml:space="preserve"> </w:t>
        </w:r>
      </w:ins>
      <w:r w:rsidRPr="00BB67E1">
        <w:rPr>
          <w:rFonts w:ascii="Times New Roman" w:hAnsi="Times New Roman"/>
          <w:sz w:val="20"/>
        </w:rPr>
        <w:t xml:space="preserve">GitHub-Repositorium stehen zwei separate Dateien zur Verfügung, die die Auswertungen für das </w:t>
      </w:r>
      <w:del w:id="611" w:author="Lia Greiberg" w:date="2025-08-29T00:20:00Z" w16du:dateUtc="2025-08-28T22:20:00Z">
        <w:r w:rsidRPr="00BB67E1" w:rsidDel="007D3FF6">
          <w:rPr>
            <w:rFonts w:ascii="Times New Roman" w:hAnsi="Times New Roman"/>
            <w:sz w:val="20"/>
          </w:rPr>
          <w:delText xml:space="preserve">das </w:delText>
        </w:r>
      </w:del>
      <w:r w:rsidRPr="00BB67E1">
        <w:rPr>
          <w:rFonts w:ascii="Times New Roman" w:hAnsi="Times New Roman"/>
          <w:sz w:val="20"/>
        </w:rPr>
        <w:t>synthetische Modell (metrics_v1.json) sowie für das gemischte Modell (metrics.json) enthalten. Diese Dateien wurden automatisch beim Testlauf generiert.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47E" w14:textId="77777777" w:rsidR="00342529" w:rsidRDefault="00342529">
    <w:pPr>
      <w:framePr w:wrap="around" w:vAnchor="text" w:hAnchor="margin" w:xAlign="outside" w:y="1"/>
      <w:rPr>
        <w:rStyle w:val="Seitenzahl"/>
      </w:rPr>
    </w:pPr>
    <w:r>
      <w:rPr>
        <w:rStyle w:val="Seitenzahl"/>
      </w:rPr>
      <w:fldChar w:fldCharType="begin"/>
    </w:r>
    <w:r>
      <w:rPr>
        <w:rStyle w:val="Seitenzahl"/>
      </w:rPr>
      <w:instrText xml:space="preserve">PAGE  </w:instrText>
    </w:r>
    <w:r>
      <w:rPr>
        <w:rStyle w:val="Seitenzahl"/>
      </w:rPr>
      <w:fldChar w:fldCharType="separate"/>
    </w:r>
    <w:r w:rsidR="00E9263C">
      <w:rPr>
        <w:rStyle w:val="Seitenzahl"/>
        <w:noProof/>
      </w:rPr>
      <w:t>2</w:t>
    </w:r>
    <w:r>
      <w:rPr>
        <w:rStyle w:val="Seitenzahl"/>
      </w:rPr>
      <w:fldChar w:fldCharType="end"/>
    </w:r>
  </w:p>
  <w:p w14:paraId="7258F8C9" w14:textId="77777777" w:rsidR="00342529" w:rsidRDefault="00342529" w:rsidP="00E9263C">
    <w:pPr>
      <w:pStyle w:val="Kopfzeile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E35A" w14:textId="77777777" w:rsidR="00E9263C" w:rsidRPr="005E721C" w:rsidRDefault="00E9263C">
    <w:pPr>
      <w:pStyle w:val="Kopfzeile"/>
      <w:jc w:val="right"/>
      <w:rPr>
        <w:rFonts w:ascii="Open Sans" w:hAnsi="Open Sans" w:cs="Open Sans"/>
        <w:sz w:val="18"/>
        <w:szCs w:val="18"/>
      </w:rPr>
    </w:pPr>
    <w:r w:rsidRPr="005E721C">
      <w:rPr>
        <w:rFonts w:ascii="Open Sans" w:hAnsi="Open Sans" w:cs="Open Sans"/>
        <w:sz w:val="18"/>
        <w:szCs w:val="18"/>
      </w:rPr>
      <w:fldChar w:fldCharType="begin"/>
    </w:r>
    <w:r w:rsidRPr="005E721C">
      <w:rPr>
        <w:rFonts w:ascii="Open Sans" w:hAnsi="Open Sans" w:cs="Open Sans"/>
        <w:sz w:val="18"/>
        <w:szCs w:val="18"/>
      </w:rPr>
      <w:instrText>PAGE   \* MERGEFORMAT</w:instrText>
    </w:r>
    <w:r w:rsidRPr="005E721C">
      <w:rPr>
        <w:rFonts w:ascii="Open Sans" w:hAnsi="Open Sans" w:cs="Open Sans"/>
        <w:sz w:val="18"/>
        <w:szCs w:val="18"/>
      </w:rPr>
      <w:fldChar w:fldCharType="separate"/>
    </w:r>
    <w:r w:rsidR="004046AF">
      <w:rPr>
        <w:rFonts w:ascii="Open Sans" w:hAnsi="Open Sans" w:cs="Open Sans"/>
        <w:noProof/>
        <w:sz w:val="18"/>
        <w:szCs w:val="18"/>
      </w:rPr>
      <w:t>1</w:t>
    </w:r>
    <w:r w:rsidRPr="005E721C">
      <w:rPr>
        <w:rFonts w:ascii="Open Sans" w:hAnsi="Open Sans" w:cs="Open Sans"/>
        <w:sz w:val="18"/>
        <w:szCs w:val="18"/>
      </w:rPr>
      <w:fldChar w:fldCharType="end"/>
    </w:r>
  </w:p>
  <w:p w14:paraId="6D75CF8E" w14:textId="77777777" w:rsidR="00E9263C" w:rsidRPr="005E721C" w:rsidRDefault="00E9263C">
    <w:pPr>
      <w:pStyle w:val="Kopfzeile"/>
      <w:jc w:val="right"/>
      <w:rPr>
        <w:rFonts w:ascii="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44CB7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50258A8"/>
    <w:multiLevelType w:val="hybridMultilevel"/>
    <w:tmpl w:val="D69833D2"/>
    <w:lvl w:ilvl="0" w:tplc="67521A12">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B137A75"/>
    <w:multiLevelType w:val="multilevel"/>
    <w:tmpl w:val="7516440E"/>
    <w:lvl w:ilvl="0">
      <w:start w:val="5"/>
      <w:numFmt w:val="decimal"/>
      <w:lvlText w:val="%1."/>
      <w:lvlJc w:val="left"/>
      <w:pPr>
        <w:ind w:left="644" w:hanging="360"/>
      </w:pPr>
      <w:rPr>
        <w:rFonts w:hint="default"/>
      </w:rPr>
    </w:lvl>
    <w:lvl w:ilvl="1">
      <w:start w:val="3"/>
      <w:numFmt w:val="decimal"/>
      <w:isLgl/>
      <w:lvlText w:val="%1.%2"/>
      <w:lvlJc w:val="left"/>
      <w:pPr>
        <w:ind w:left="872" w:hanging="52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208" w:hanging="720"/>
      </w:pPr>
      <w:rPr>
        <w:rFonts w:hint="default"/>
      </w:rPr>
    </w:lvl>
    <w:lvl w:ilvl="4">
      <w:start w:val="1"/>
      <w:numFmt w:val="decimal"/>
      <w:isLgl/>
      <w:lvlText w:val="%1.%2.%3.%4.%5"/>
      <w:lvlJc w:val="left"/>
      <w:pPr>
        <w:ind w:left="1636"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2"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628" w:hanging="1800"/>
      </w:pPr>
      <w:rPr>
        <w:rFonts w:hint="default"/>
      </w:rPr>
    </w:lvl>
  </w:abstractNum>
  <w:abstractNum w:abstractNumId="3" w15:restartNumberingAfterBreak="0">
    <w:nsid w:val="10F366E6"/>
    <w:multiLevelType w:val="multilevel"/>
    <w:tmpl w:val="CA605AE4"/>
    <w:lvl w:ilvl="0">
      <w:start w:val="5"/>
      <w:numFmt w:val="decimal"/>
      <w:lvlText w:val="%1"/>
      <w:lvlJc w:val="left"/>
      <w:pPr>
        <w:ind w:left="520" w:hanging="520"/>
      </w:pPr>
      <w:rPr>
        <w:rFonts w:hint="default"/>
      </w:rPr>
    </w:lvl>
    <w:lvl w:ilvl="1">
      <w:start w:val="4"/>
      <w:numFmt w:val="decimal"/>
      <w:lvlText w:val="%1.%2"/>
      <w:lvlJc w:val="left"/>
      <w:pPr>
        <w:ind w:left="662" w:hanging="5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4150D47"/>
    <w:multiLevelType w:val="multilevel"/>
    <w:tmpl w:val="1F96497C"/>
    <w:lvl w:ilvl="0">
      <w:start w:val="5"/>
      <w:numFmt w:val="decimal"/>
      <w:lvlText w:val="%1"/>
      <w:lvlJc w:val="left"/>
      <w:pPr>
        <w:ind w:left="520" w:hanging="520"/>
      </w:pPr>
      <w:rPr>
        <w:rFonts w:hint="default"/>
      </w:rPr>
    </w:lvl>
    <w:lvl w:ilvl="1">
      <w:start w:val="2"/>
      <w:numFmt w:val="decimal"/>
      <w:lvlText w:val="%1.%2"/>
      <w:lvlJc w:val="left"/>
      <w:pPr>
        <w:ind w:left="730" w:hanging="52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5" w15:restartNumberingAfterBreak="0">
    <w:nsid w:val="191447BA"/>
    <w:multiLevelType w:val="hybridMultilevel"/>
    <w:tmpl w:val="626C50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E4320D2"/>
    <w:multiLevelType w:val="hybridMultilevel"/>
    <w:tmpl w:val="29180A9E"/>
    <w:lvl w:ilvl="0" w:tplc="59322C76">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792D74"/>
    <w:multiLevelType w:val="hybridMultilevel"/>
    <w:tmpl w:val="7768403C"/>
    <w:lvl w:ilvl="0" w:tplc="187E09A6">
      <w:start w:val="1"/>
      <w:numFmt w:val="lowerLetter"/>
      <w:lvlText w:val="(%1)"/>
      <w:lvlJc w:val="left"/>
      <w:pPr>
        <w:ind w:left="2487" w:hanging="360"/>
      </w:pPr>
      <w:rPr>
        <w:rFonts w:hint="default"/>
      </w:rPr>
    </w:lvl>
    <w:lvl w:ilvl="1" w:tplc="04070019" w:tentative="1">
      <w:start w:val="1"/>
      <w:numFmt w:val="lowerLetter"/>
      <w:lvlText w:val="%2."/>
      <w:lvlJc w:val="left"/>
      <w:pPr>
        <w:ind w:left="3207" w:hanging="360"/>
      </w:pPr>
    </w:lvl>
    <w:lvl w:ilvl="2" w:tplc="0407001B" w:tentative="1">
      <w:start w:val="1"/>
      <w:numFmt w:val="lowerRoman"/>
      <w:lvlText w:val="%3."/>
      <w:lvlJc w:val="right"/>
      <w:pPr>
        <w:ind w:left="3927" w:hanging="180"/>
      </w:pPr>
    </w:lvl>
    <w:lvl w:ilvl="3" w:tplc="0407000F" w:tentative="1">
      <w:start w:val="1"/>
      <w:numFmt w:val="decimal"/>
      <w:lvlText w:val="%4."/>
      <w:lvlJc w:val="left"/>
      <w:pPr>
        <w:ind w:left="4647" w:hanging="360"/>
      </w:pPr>
    </w:lvl>
    <w:lvl w:ilvl="4" w:tplc="04070019" w:tentative="1">
      <w:start w:val="1"/>
      <w:numFmt w:val="lowerLetter"/>
      <w:lvlText w:val="%5."/>
      <w:lvlJc w:val="left"/>
      <w:pPr>
        <w:ind w:left="5367" w:hanging="360"/>
      </w:pPr>
    </w:lvl>
    <w:lvl w:ilvl="5" w:tplc="0407001B" w:tentative="1">
      <w:start w:val="1"/>
      <w:numFmt w:val="lowerRoman"/>
      <w:lvlText w:val="%6."/>
      <w:lvlJc w:val="right"/>
      <w:pPr>
        <w:ind w:left="6087" w:hanging="180"/>
      </w:pPr>
    </w:lvl>
    <w:lvl w:ilvl="6" w:tplc="0407000F" w:tentative="1">
      <w:start w:val="1"/>
      <w:numFmt w:val="decimal"/>
      <w:lvlText w:val="%7."/>
      <w:lvlJc w:val="left"/>
      <w:pPr>
        <w:ind w:left="6807" w:hanging="360"/>
      </w:pPr>
    </w:lvl>
    <w:lvl w:ilvl="7" w:tplc="04070019" w:tentative="1">
      <w:start w:val="1"/>
      <w:numFmt w:val="lowerLetter"/>
      <w:lvlText w:val="%8."/>
      <w:lvlJc w:val="left"/>
      <w:pPr>
        <w:ind w:left="7527" w:hanging="360"/>
      </w:pPr>
    </w:lvl>
    <w:lvl w:ilvl="8" w:tplc="0407001B" w:tentative="1">
      <w:start w:val="1"/>
      <w:numFmt w:val="lowerRoman"/>
      <w:lvlText w:val="%9."/>
      <w:lvlJc w:val="right"/>
      <w:pPr>
        <w:ind w:left="8247" w:hanging="180"/>
      </w:pPr>
    </w:lvl>
  </w:abstractNum>
  <w:abstractNum w:abstractNumId="8" w15:restartNumberingAfterBreak="0">
    <w:nsid w:val="20120C80"/>
    <w:multiLevelType w:val="multilevel"/>
    <w:tmpl w:val="82F20E96"/>
    <w:lvl w:ilvl="0">
      <w:start w:val="5"/>
      <w:numFmt w:val="decimal"/>
      <w:lvlText w:val="%1"/>
      <w:lvlJc w:val="left"/>
      <w:pPr>
        <w:ind w:left="360" w:hanging="360"/>
      </w:pPr>
      <w:rPr>
        <w:rFonts w:hint="default"/>
      </w:rPr>
    </w:lvl>
    <w:lvl w:ilvl="1">
      <w:start w:val="9"/>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9" w15:restartNumberingAfterBreak="0">
    <w:nsid w:val="245628F8"/>
    <w:multiLevelType w:val="multilevel"/>
    <w:tmpl w:val="F162C910"/>
    <w:lvl w:ilvl="0">
      <w:start w:val="5"/>
      <w:numFmt w:val="decimal"/>
      <w:lvlText w:val="%1"/>
      <w:lvlJc w:val="left"/>
      <w:pPr>
        <w:ind w:left="360" w:hanging="360"/>
      </w:pPr>
      <w:rPr>
        <w:rFonts w:hint="default"/>
      </w:rPr>
    </w:lvl>
    <w:lvl w:ilvl="1">
      <w:start w:val="8"/>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10" w15:restartNumberingAfterBreak="0">
    <w:nsid w:val="29D63006"/>
    <w:multiLevelType w:val="hybridMultilevel"/>
    <w:tmpl w:val="283A7E4E"/>
    <w:lvl w:ilvl="0" w:tplc="EE38979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D0713EA"/>
    <w:multiLevelType w:val="multilevel"/>
    <w:tmpl w:val="607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63DDF"/>
    <w:multiLevelType w:val="multilevel"/>
    <w:tmpl w:val="0D38A39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36D2CF5"/>
    <w:multiLevelType w:val="multilevel"/>
    <w:tmpl w:val="EA04542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490CDE"/>
    <w:multiLevelType w:val="hybridMultilevel"/>
    <w:tmpl w:val="F8BE348A"/>
    <w:lvl w:ilvl="0" w:tplc="167611C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5" w15:restartNumberingAfterBreak="0">
    <w:nsid w:val="388F73DD"/>
    <w:multiLevelType w:val="hybridMultilevel"/>
    <w:tmpl w:val="405C64DC"/>
    <w:lvl w:ilvl="0" w:tplc="2AB254B6">
      <w:start w:val="4"/>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6" w15:restartNumberingAfterBreak="0">
    <w:nsid w:val="3B3824EF"/>
    <w:multiLevelType w:val="multilevel"/>
    <w:tmpl w:val="51603A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C68188D"/>
    <w:multiLevelType w:val="hybridMultilevel"/>
    <w:tmpl w:val="1CFE85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D15202E"/>
    <w:multiLevelType w:val="hybridMultilevel"/>
    <w:tmpl w:val="20EEAD06"/>
    <w:lvl w:ilvl="0" w:tplc="98D6D42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9" w15:restartNumberingAfterBreak="0">
    <w:nsid w:val="49DC375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AD0762"/>
    <w:multiLevelType w:val="hybridMultilevel"/>
    <w:tmpl w:val="16A4FAE2"/>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99A26F3"/>
    <w:multiLevelType w:val="hybridMultilevel"/>
    <w:tmpl w:val="26282222"/>
    <w:lvl w:ilvl="0" w:tplc="AA9A5B54">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ECC7FBC"/>
    <w:multiLevelType w:val="hybridMultilevel"/>
    <w:tmpl w:val="DFDC9AC0"/>
    <w:lvl w:ilvl="0" w:tplc="52CA64F0">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3" w15:restartNumberingAfterBreak="0">
    <w:nsid w:val="5F5208E3"/>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24" w15:restartNumberingAfterBreak="0">
    <w:nsid w:val="60240C79"/>
    <w:multiLevelType w:val="hybridMultilevel"/>
    <w:tmpl w:val="6296B4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35B6724"/>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26" w15:restartNumberingAfterBreak="0">
    <w:nsid w:val="64805FD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5553038"/>
    <w:multiLevelType w:val="hybridMultilevel"/>
    <w:tmpl w:val="2BA02118"/>
    <w:lvl w:ilvl="0" w:tplc="694E5EE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5AB21D7"/>
    <w:multiLevelType w:val="multilevel"/>
    <w:tmpl w:val="F3B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14C63"/>
    <w:multiLevelType w:val="multilevel"/>
    <w:tmpl w:val="4D2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C5595"/>
    <w:multiLevelType w:val="hybridMultilevel"/>
    <w:tmpl w:val="0F94F744"/>
    <w:lvl w:ilvl="0" w:tplc="04070015">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1" w15:restartNumberingAfterBreak="0">
    <w:nsid w:val="6B631297"/>
    <w:multiLevelType w:val="multilevel"/>
    <w:tmpl w:val="8D6E55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CF4162B"/>
    <w:multiLevelType w:val="multilevel"/>
    <w:tmpl w:val="570A9CE8"/>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69397C"/>
    <w:multiLevelType w:val="hybridMultilevel"/>
    <w:tmpl w:val="4EE2B05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4911FFF"/>
    <w:multiLevelType w:val="hybridMultilevel"/>
    <w:tmpl w:val="A4A256F6"/>
    <w:lvl w:ilvl="0" w:tplc="67521A12">
      <w:start w:val="1736"/>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122539">
    <w:abstractNumId w:val="16"/>
  </w:num>
  <w:num w:numId="2" w16cid:durableId="1646199358">
    <w:abstractNumId w:val="0"/>
  </w:num>
  <w:num w:numId="3" w16cid:durableId="1722903516">
    <w:abstractNumId w:val="34"/>
  </w:num>
  <w:num w:numId="4" w16cid:durableId="67194981">
    <w:abstractNumId w:val="29"/>
  </w:num>
  <w:num w:numId="5" w16cid:durableId="2039314080">
    <w:abstractNumId w:val="6"/>
  </w:num>
  <w:num w:numId="6" w16cid:durableId="363479262">
    <w:abstractNumId w:val="21"/>
  </w:num>
  <w:num w:numId="7" w16cid:durableId="1240211314">
    <w:abstractNumId w:val="17"/>
  </w:num>
  <w:num w:numId="8" w16cid:durableId="1770277873">
    <w:abstractNumId w:val="24"/>
  </w:num>
  <w:num w:numId="9" w16cid:durableId="1303467718">
    <w:abstractNumId w:val="5"/>
  </w:num>
  <w:num w:numId="10" w16cid:durableId="849753729">
    <w:abstractNumId w:val="23"/>
  </w:num>
  <w:num w:numId="11" w16cid:durableId="1611015066">
    <w:abstractNumId w:val="1"/>
  </w:num>
  <w:num w:numId="12" w16cid:durableId="510607461">
    <w:abstractNumId w:val="25"/>
  </w:num>
  <w:num w:numId="13" w16cid:durableId="374159385">
    <w:abstractNumId w:val="13"/>
  </w:num>
  <w:num w:numId="14" w16cid:durableId="1059788831">
    <w:abstractNumId w:val="15"/>
  </w:num>
  <w:num w:numId="15" w16cid:durableId="771050834">
    <w:abstractNumId w:val="12"/>
  </w:num>
  <w:num w:numId="16" w16cid:durableId="1394963946">
    <w:abstractNumId w:val="19"/>
  </w:num>
  <w:num w:numId="17" w16cid:durableId="2317560">
    <w:abstractNumId w:val="26"/>
  </w:num>
  <w:num w:numId="18" w16cid:durableId="2030328916">
    <w:abstractNumId w:val="31"/>
  </w:num>
  <w:num w:numId="19" w16cid:durableId="55670471">
    <w:abstractNumId w:val="32"/>
  </w:num>
  <w:num w:numId="20" w16cid:durableId="1141074178">
    <w:abstractNumId w:val="4"/>
  </w:num>
  <w:num w:numId="21" w16cid:durableId="22445387">
    <w:abstractNumId w:val="9"/>
  </w:num>
  <w:num w:numId="22" w16cid:durableId="104622943">
    <w:abstractNumId w:val="8"/>
  </w:num>
  <w:num w:numId="23" w16cid:durableId="527111062">
    <w:abstractNumId w:val="20"/>
  </w:num>
  <w:num w:numId="24" w16cid:durableId="30569389">
    <w:abstractNumId w:val="2"/>
  </w:num>
  <w:num w:numId="25" w16cid:durableId="821891909">
    <w:abstractNumId w:val="3"/>
  </w:num>
  <w:num w:numId="26" w16cid:durableId="1149325384">
    <w:abstractNumId w:val="22"/>
  </w:num>
  <w:num w:numId="27" w16cid:durableId="1622302007">
    <w:abstractNumId w:val="18"/>
  </w:num>
  <w:num w:numId="28" w16cid:durableId="1382250346">
    <w:abstractNumId w:val="30"/>
  </w:num>
  <w:num w:numId="29" w16cid:durableId="1841116693">
    <w:abstractNumId w:val="11"/>
  </w:num>
  <w:num w:numId="30" w16cid:durableId="1047729348">
    <w:abstractNumId w:val="28"/>
  </w:num>
  <w:num w:numId="31" w16cid:durableId="234323457">
    <w:abstractNumId w:val="27"/>
  </w:num>
  <w:num w:numId="32" w16cid:durableId="1654946200">
    <w:abstractNumId w:val="7"/>
  </w:num>
  <w:num w:numId="33" w16cid:durableId="95642152">
    <w:abstractNumId w:val="10"/>
  </w:num>
  <w:num w:numId="34" w16cid:durableId="1506553285">
    <w:abstractNumId w:val="33"/>
  </w:num>
  <w:num w:numId="35" w16cid:durableId="55164881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 Greiberg">
    <w15:presenceInfo w15:providerId="None" w15:userId="Lia Greibe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autoHyphenation/>
  <w:consecutiveHyphenLimit w:val="2"/>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D"/>
    <w:rsid w:val="0000252B"/>
    <w:rsid w:val="00003157"/>
    <w:rsid w:val="0000688D"/>
    <w:rsid w:val="000104D5"/>
    <w:rsid w:val="0001359F"/>
    <w:rsid w:val="00014710"/>
    <w:rsid w:val="00020BB9"/>
    <w:rsid w:val="000255FC"/>
    <w:rsid w:val="00035569"/>
    <w:rsid w:val="00035BDF"/>
    <w:rsid w:val="00036F93"/>
    <w:rsid w:val="000416DE"/>
    <w:rsid w:val="00052804"/>
    <w:rsid w:val="0005502F"/>
    <w:rsid w:val="00063C99"/>
    <w:rsid w:val="000645AD"/>
    <w:rsid w:val="000703E8"/>
    <w:rsid w:val="00077826"/>
    <w:rsid w:val="00080A46"/>
    <w:rsid w:val="00081B55"/>
    <w:rsid w:val="00084EB2"/>
    <w:rsid w:val="0008547B"/>
    <w:rsid w:val="00086BDC"/>
    <w:rsid w:val="00094738"/>
    <w:rsid w:val="000977D4"/>
    <w:rsid w:val="00097CBC"/>
    <w:rsid w:val="000A2FFA"/>
    <w:rsid w:val="000A63C4"/>
    <w:rsid w:val="000A7534"/>
    <w:rsid w:val="000B5402"/>
    <w:rsid w:val="000B7C74"/>
    <w:rsid w:val="000C3A7D"/>
    <w:rsid w:val="000C693F"/>
    <w:rsid w:val="000C7507"/>
    <w:rsid w:val="000D12FF"/>
    <w:rsid w:val="000D1A63"/>
    <w:rsid w:val="000D3CF2"/>
    <w:rsid w:val="000E1ED2"/>
    <w:rsid w:val="000E51C5"/>
    <w:rsid w:val="000E6638"/>
    <w:rsid w:val="000F68C1"/>
    <w:rsid w:val="00105203"/>
    <w:rsid w:val="0011150C"/>
    <w:rsid w:val="00113ABE"/>
    <w:rsid w:val="0011738A"/>
    <w:rsid w:val="001179E2"/>
    <w:rsid w:val="00123410"/>
    <w:rsid w:val="00127BEF"/>
    <w:rsid w:val="001342AE"/>
    <w:rsid w:val="001346B0"/>
    <w:rsid w:val="001411D3"/>
    <w:rsid w:val="0014159C"/>
    <w:rsid w:val="00143661"/>
    <w:rsid w:val="00144284"/>
    <w:rsid w:val="00153401"/>
    <w:rsid w:val="00156773"/>
    <w:rsid w:val="00160194"/>
    <w:rsid w:val="00172F83"/>
    <w:rsid w:val="00173FE3"/>
    <w:rsid w:val="00192947"/>
    <w:rsid w:val="001929D3"/>
    <w:rsid w:val="00195AFC"/>
    <w:rsid w:val="001A344B"/>
    <w:rsid w:val="001B0BB0"/>
    <w:rsid w:val="001B1FF9"/>
    <w:rsid w:val="001B2566"/>
    <w:rsid w:val="001C0EC2"/>
    <w:rsid w:val="001C5D70"/>
    <w:rsid w:val="001C5EF4"/>
    <w:rsid w:val="001C6A79"/>
    <w:rsid w:val="001C7BCB"/>
    <w:rsid w:val="001D1AF9"/>
    <w:rsid w:val="001D26DF"/>
    <w:rsid w:val="001D709E"/>
    <w:rsid w:val="001D7C29"/>
    <w:rsid w:val="001E0FE0"/>
    <w:rsid w:val="001E2848"/>
    <w:rsid w:val="001E630F"/>
    <w:rsid w:val="001F1E15"/>
    <w:rsid w:val="001F24EB"/>
    <w:rsid w:val="0020037F"/>
    <w:rsid w:val="00210F0A"/>
    <w:rsid w:val="002155DE"/>
    <w:rsid w:val="00217C09"/>
    <w:rsid w:val="002209B6"/>
    <w:rsid w:val="00221F49"/>
    <w:rsid w:val="0023168A"/>
    <w:rsid w:val="002420C3"/>
    <w:rsid w:val="00253612"/>
    <w:rsid w:val="00256324"/>
    <w:rsid w:val="002571FC"/>
    <w:rsid w:val="00264BC8"/>
    <w:rsid w:val="0026595E"/>
    <w:rsid w:val="0028051D"/>
    <w:rsid w:val="00281415"/>
    <w:rsid w:val="00281C8C"/>
    <w:rsid w:val="00282389"/>
    <w:rsid w:val="002950CE"/>
    <w:rsid w:val="002A39D9"/>
    <w:rsid w:val="002C0A53"/>
    <w:rsid w:val="002C2725"/>
    <w:rsid w:val="002D17FA"/>
    <w:rsid w:val="002D1DD5"/>
    <w:rsid w:val="002D7E7F"/>
    <w:rsid w:val="002E13EE"/>
    <w:rsid w:val="002E16E7"/>
    <w:rsid w:val="002E6E64"/>
    <w:rsid w:val="002F03D6"/>
    <w:rsid w:val="002F1B7D"/>
    <w:rsid w:val="003008DA"/>
    <w:rsid w:val="0030783F"/>
    <w:rsid w:val="00312106"/>
    <w:rsid w:val="00314817"/>
    <w:rsid w:val="00317AD8"/>
    <w:rsid w:val="003308F0"/>
    <w:rsid w:val="00333E2A"/>
    <w:rsid w:val="00334161"/>
    <w:rsid w:val="003401DB"/>
    <w:rsid w:val="00342529"/>
    <w:rsid w:val="00342B70"/>
    <w:rsid w:val="003437AD"/>
    <w:rsid w:val="00346CE1"/>
    <w:rsid w:val="003528B4"/>
    <w:rsid w:val="00353700"/>
    <w:rsid w:val="003601BE"/>
    <w:rsid w:val="003659F9"/>
    <w:rsid w:val="00374D67"/>
    <w:rsid w:val="0038257F"/>
    <w:rsid w:val="00384EC1"/>
    <w:rsid w:val="00386156"/>
    <w:rsid w:val="00386483"/>
    <w:rsid w:val="00386A25"/>
    <w:rsid w:val="0039574A"/>
    <w:rsid w:val="00396E68"/>
    <w:rsid w:val="003A0AFF"/>
    <w:rsid w:val="003A0FFD"/>
    <w:rsid w:val="003A79CE"/>
    <w:rsid w:val="003A7E61"/>
    <w:rsid w:val="003B42DC"/>
    <w:rsid w:val="003B6DDB"/>
    <w:rsid w:val="003B76C3"/>
    <w:rsid w:val="003D330B"/>
    <w:rsid w:val="003D37E5"/>
    <w:rsid w:val="003D4076"/>
    <w:rsid w:val="003E100D"/>
    <w:rsid w:val="003E4F0A"/>
    <w:rsid w:val="003F0CE1"/>
    <w:rsid w:val="003F52D5"/>
    <w:rsid w:val="003F7EBD"/>
    <w:rsid w:val="004046AF"/>
    <w:rsid w:val="00404F50"/>
    <w:rsid w:val="00407F56"/>
    <w:rsid w:val="004107C0"/>
    <w:rsid w:val="004117F3"/>
    <w:rsid w:val="00412AB0"/>
    <w:rsid w:val="0042332F"/>
    <w:rsid w:val="0042545D"/>
    <w:rsid w:val="00431952"/>
    <w:rsid w:val="00432F94"/>
    <w:rsid w:val="004344A4"/>
    <w:rsid w:val="00444990"/>
    <w:rsid w:val="004452F4"/>
    <w:rsid w:val="00451983"/>
    <w:rsid w:val="00453E3B"/>
    <w:rsid w:val="0045447A"/>
    <w:rsid w:val="00460E70"/>
    <w:rsid w:val="00470380"/>
    <w:rsid w:val="00476143"/>
    <w:rsid w:val="00476839"/>
    <w:rsid w:val="00485E37"/>
    <w:rsid w:val="004870F5"/>
    <w:rsid w:val="00490F40"/>
    <w:rsid w:val="0049789C"/>
    <w:rsid w:val="00497FDA"/>
    <w:rsid w:val="004A7B84"/>
    <w:rsid w:val="004B16E7"/>
    <w:rsid w:val="004B42A4"/>
    <w:rsid w:val="004B5C2A"/>
    <w:rsid w:val="004B7257"/>
    <w:rsid w:val="004C105F"/>
    <w:rsid w:val="004C6ACE"/>
    <w:rsid w:val="004C7281"/>
    <w:rsid w:val="004D0988"/>
    <w:rsid w:val="004D4D87"/>
    <w:rsid w:val="004D58EA"/>
    <w:rsid w:val="004D7D7B"/>
    <w:rsid w:val="004D7F7C"/>
    <w:rsid w:val="004E54A8"/>
    <w:rsid w:val="004E6772"/>
    <w:rsid w:val="004E6E97"/>
    <w:rsid w:val="004E79BA"/>
    <w:rsid w:val="0051115C"/>
    <w:rsid w:val="00516DA0"/>
    <w:rsid w:val="00517C6D"/>
    <w:rsid w:val="00521DF7"/>
    <w:rsid w:val="005253BD"/>
    <w:rsid w:val="00530183"/>
    <w:rsid w:val="005301F5"/>
    <w:rsid w:val="00535284"/>
    <w:rsid w:val="005428BE"/>
    <w:rsid w:val="00544109"/>
    <w:rsid w:val="00550343"/>
    <w:rsid w:val="00551603"/>
    <w:rsid w:val="00553D5C"/>
    <w:rsid w:val="00555366"/>
    <w:rsid w:val="005565CE"/>
    <w:rsid w:val="00563955"/>
    <w:rsid w:val="00565DE4"/>
    <w:rsid w:val="00576758"/>
    <w:rsid w:val="00580B12"/>
    <w:rsid w:val="00580B35"/>
    <w:rsid w:val="00582C4A"/>
    <w:rsid w:val="005914FD"/>
    <w:rsid w:val="00593B9D"/>
    <w:rsid w:val="005945B6"/>
    <w:rsid w:val="0059761A"/>
    <w:rsid w:val="005A78DA"/>
    <w:rsid w:val="005B24A6"/>
    <w:rsid w:val="005B4061"/>
    <w:rsid w:val="005C2BC6"/>
    <w:rsid w:val="005C4EEB"/>
    <w:rsid w:val="005D2289"/>
    <w:rsid w:val="005D65CD"/>
    <w:rsid w:val="005E0A03"/>
    <w:rsid w:val="005E4421"/>
    <w:rsid w:val="005E4B3D"/>
    <w:rsid w:val="005E5A74"/>
    <w:rsid w:val="005E6F71"/>
    <w:rsid w:val="005E721C"/>
    <w:rsid w:val="005E7665"/>
    <w:rsid w:val="005F31FC"/>
    <w:rsid w:val="005F749A"/>
    <w:rsid w:val="00603755"/>
    <w:rsid w:val="00606B53"/>
    <w:rsid w:val="0060726C"/>
    <w:rsid w:val="00607915"/>
    <w:rsid w:val="006149D4"/>
    <w:rsid w:val="006162BD"/>
    <w:rsid w:val="00622D5C"/>
    <w:rsid w:val="006347E9"/>
    <w:rsid w:val="006349B9"/>
    <w:rsid w:val="0063747F"/>
    <w:rsid w:val="006438DD"/>
    <w:rsid w:val="00647755"/>
    <w:rsid w:val="0065241E"/>
    <w:rsid w:val="006529B2"/>
    <w:rsid w:val="00652A1C"/>
    <w:rsid w:val="00652B31"/>
    <w:rsid w:val="0065527A"/>
    <w:rsid w:val="006578D7"/>
    <w:rsid w:val="00660709"/>
    <w:rsid w:val="00661C47"/>
    <w:rsid w:val="00663252"/>
    <w:rsid w:val="006633A4"/>
    <w:rsid w:val="006650F9"/>
    <w:rsid w:val="00665B07"/>
    <w:rsid w:val="00680494"/>
    <w:rsid w:val="006809D6"/>
    <w:rsid w:val="006905BE"/>
    <w:rsid w:val="0069249C"/>
    <w:rsid w:val="006A10BE"/>
    <w:rsid w:val="006A2261"/>
    <w:rsid w:val="006B3481"/>
    <w:rsid w:val="006B3EB9"/>
    <w:rsid w:val="006B4573"/>
    <w:rsid w:val="006C146D"/>
    <w:rsid w:val="006C237B"/>
    <w:rsid w:val="006C247E"/>
    <w:rsid w:val="006C2877"/>
    <w:rsid w:val="006C3F73"/>
    <w:rsid w:val="006D0FE5"/>
    <w:rsid w:val="006D62A6"/>
    <w:rsid w:val="006D68FC"/>
    <w:rsid w:val="006D7299"/>
    <w:rsid w:val="006F0FC4"/>
    <w:rsid w:val="006F25DF"/>
    <w:rsid w:val="007024E7"/>
    <w:rsid w:val="00704E6A"/>
    <w:rsid w:val="007068C2"/>
    <w:rsid w:val="0071249C"/>
    <w:rsid w:val="007145B6"/>
    <w:rsid w:val="007146FA"/>
    <w:rsid w:val="00714EF9"/>
    <w:rsid w:val="00717ACC"/>
    <w:rsid w:val="007214DF"/>
    <w:rsid w:val="00725085"/>
    <w:rsid w:val="00730B44"/>
    <w:rsid w:val="0073638C"/>
    <w:rsid w:val="00741B6D"/>
    <w:rsid w:val="00752838"/>
    <w:rsid w:val="0077535E"/>
    <w:rsid w:val="00776CA2"/>
    <w:rsid w:val="00782DD3"/>
    <w:rsid w:val="00784D2A"/>
    <w:rsid w:val="00794B39"/>
    <w:rsid w:val="007963E4"/>
    <w:rsid w:val="007A44DB"/>
    <w:rsid w:val="007A4889"/>
    <w:rsid w:val="007A57D3"/>
    <w:rsid w:val="007B7483"/>
    <w:rsid w:val="007C6ADC"/>
    <w:rsid w:val="007D07B5"/>
    <w:rsid w:val="007D16DC"/>
    <w:rsid w:val="007D3FF6"/>
    <w:rsid w:val="007D53B5"/>
    <w:rsid w:val="007D676F"/>
    <w:rsid w:val="007D737C"/>
    <w:rsid w:val="007E3125"/>
    <w:rsid w:val="007E672F"/>
    <w:rsid w:val="007E73B9"/>
    <w:rsid w:val="0080217F"/>
    <w:rsid w:val="008031C3"/>
    <w:rsid w:val="00805B55"/>
    <w:rsid w:val="0081288C"/>
    <w:rsid w:val="00816157"/>
    <w:rsid w:val="00817B76"/>
    <w:rsid w:val="008218C0"/>
    <w:rsid w:val="008270DB"/>
    <w:rsid w:val="00835B6F"/>
    <w:rsid w:val="00837959"/>
    <w:rsid w:val="008505B2"/>
    <w:rsid w:val="008530E7"/>
    <w:rsid w:val="00853367"/>
    <w:rsid w:val="00867FBA"/>
    <w:rsid w:val="0087543E"/>
    <w:rsid w:val="00883E8F"/>
    <w:rsid w:val="008873CE"/>
    <w:rsid w:val="008875E5"/>
    <w:rsid w:val="008911A4"/>
    <w:rsid w:val="0089496C"/>
    <w:rsid w:val="00896650"/>
    <w:rsid w:val="00896A4B"/>
    <w:rsid w:val="008B21AF"/>
    <w:rsid w:val="008B35B7"/>
    <w:rsid w:val="008B7D0E"/>
    <w:rsid w:val="008C0E52"/>
    <w:rsid w:val="008C2B21"/>
    <w:rsid w:val="008C7782"/>
    <w:rsid w:val="008D1AF2"/>
    <w:rsid w:val="008D7608"/>
    <w:rsid w:val="008E2DA9"/>
    <w:rsid w:val="008E35B8"/>
    <w:rsid w:val="008E54C8"/>
    <w:rsid w:val="008F4B82"/>
    <w:rsid w:val="00903BF6"/>
    <w:rsid w:val="00904EB1"/>
    <w:rsid w:val="009054B5"/>
    <w:rsid w:val="00906259"/>
    <w:rsid w:val="00906D76"/>
    <w:rsid w:val="00911F59"/>
    <w:rsid w:val="00912B2B"/>
    <w:rsid w:val="00913C46"/>
    <w:rsid w:val="00916B55"/>
    <w:rsid w:val="009220DB"/>
    <w:rsid w:val="0092673B"/>
    <w:rsid w:val="00940A6E"/>
    <w:rsid w:val="00941368"/>
    <w:rsid w:val="0094250D"/>
    <w:rsid w:val="00943A9B"/>
    <w:rsid w:val="00944D3F"/>
    <w:rsid w:val="00946211"/>
    <w:rsid w:val="00947708"/>
    <w:rsid w:val="00947BFC"/>
    <w:rsid w:val="009549E8"/>
    <w:rsid w:val="00957348"/>
    <w:rsid w:val="00962F93"/>
    <w:rsid w:val="00964DB3"/>
    <w:rsid w:val="00967116"/>
    <w:rsid w:val="00967675"/>
    <w:rsid w:val="00970353"/>
    <w:rsid w:val="0097385E"/>
    <w:rsid w:val="00982BF7"/>
    <w:rsid w:val="00983F7A"/>
    <w:rsid w:val="00995FB6"/>
    <w:rsid w:val="009A36A7"/>
    <w:rsid w:val="009B4877"/>
    <w:rsid w:val="009C0D47"/>
    <w:rsid w:val="009C1974"/>
    <w:rsid w:val="009C1D99"/>
    <w:rsid w:val="009C4222"/>
    <w:rsid w:val="009D0494"/>
    <w:rsid w:val="009D36F2"/>
    <w:rsid w:val="009D40FC"/>
    <w:rsid w:val="009E5759"/>
    <w:rsid w:val="009E6C6D"/>
    <w:rsid w:val="00A037B0"/>
    <w:rsid w:val="00A03F08"/>
    <w:rsid w:val="00A0557D"/>
    <w:rsid w:val="00A07FA7"/>
    <w:rsid w:val="00A1643F"/>
    <w:rsid w:val="00A24525"/>
    <w:rsid w:val="00A2649D"/>
    <w:rsid w:val="00A26F92"/>
    <w:rsid w:val="00A27DCA"/>
    <w:rsid w:val="00A3060C"/>
    <w:rsid w:val="00A33525"/>
    <w:rsid w:val="00A3604F"/>
    <w:rsid w:val="00A3715D"/>
    <w:rsid w:val="00A4165F"/>
    <w:rsid w:val="00A45D07"/>
    <w:rsid w:val="00A55C64"/>
    <w:rsid w:val="00A6499C"/>
    <w:rsid w:val="00A702BB"/>
    <w:rsid w:val="00A73458"/>
    <w:rsid w:val="00A77953"/>
    <w:rsid w:val="00A77DF2"/>
    <w:rsid w:val="00A81721"/>
    <w:rsid w:val="00A833DE"/>
    <w:rsid w:val="00A84275"/>
    <w:rsid w:val="00A848A6"/>
    <w:rsid w:val="00A90389"/>
    <w:rsid w:val="00A951C7"/>
    <w:rsid w:val="00A96436"/>
    <w:rsid w:val="00AA3583"/>
    <w:rsid w:val="00AA7C76"/>
    <w:rsid w:val="00AA7E63"/>
    <w:rsid w:val="00AB6EA2"/>
    <w:rsid w:val="00AC5022"/>
    <w:rsid w:val="00AC5A52"/>
    <w:rsid w:val="00AC5F9E"/>
    <w:rsid w:val="00AC758C"/>
    <w:rsid w:val="00AD4F8E"/>
    <w:rsid w:val="00AD6AE9"/>
    <w:rsid w:val="00AE5421"/>
    <w:rsid w:val="00AE5A6A"/>
    <w:rsid w:val="00AE6C69"/>
    <w:rsid w:val="00AF3607"/>
    <w:rsid w:val="00AF3DB7"/>
    <w:rsid w:val="00B05067"/>
    <w:rsid w:val="00B16D6B"/>
    <w:rsid w:val="00B210D2"/>
    <w:rsid w:val="00B22ECD"/>
    <w:rsid w:val="00B2531A"/>
    <w:rsid w:val="00B27486"/>
    <w:rsid w:val="00B3712C"/>
    <w:rsid w:val="00B433C2"/>
    <w:rsid w:val="00B439DC"/>
    <w:rsid w:val="00B504C6"/>
    <w:rsid w:val="00B57007"/>
    <w:rsid w:val="00B607D0"/>
    <w:rsid w:val="00B62F3F"/>
    <w:rsid w:val="00B73C3B"/>
    <w:rsid w:val="00B74532"/>
    <w:rsid w:val="00B84198"/>
    <w:rsid w:val="00B90183"/>
    <w:rsid w:val="00BA2092"/>
    <w:rsid w:val="00BA3D87"/>
    <w:rsid w:val="00BA4D97"/>
    <w:rsid w:val="00BA626B"/>
    <w:rsid w:val="00BB0F6E"/>
    <w:rsid w:val="00BB24BE"/>
    <w:rsid w:val="00BC1AB9"/>
    <w:rsid w:val="00BC3979"/>
    <w:rsid w:val="00BC4E53"/>
    <w:rsid w:val="00BD0559"/>
    <w:rsid w:val="00BD4AA9"/>
    <w:rsid w:val="00BD519C"/>
    <w:rsid w:val="00BD65F4"/>
    <w:rsid w:val="00BE0ABE"/>
    <w:rsid w:val="00BE2139"/>
    <w:rsid w:val="00BE3016"/>
    <w:rsid w:val="00BE45CB"/>
    <w:rsid w:val="00BE7473"/>
    <w:rsid w:val="00BF1337"/>
    <w:rsid w:val="00C03E5F"/>
    <w:rsid w:val="00C12EC2"/>
    <w:rsid w:val="00C13C8A"/>
    <w:rsid w:val="00C20448"/>
    <w:rsid w:val="00C23FDF"/>
    <w:rsid w:val="00C40436"/>
    <w:rsid w:val="00C54FF8"/>
    <w:rsid w:val="00C61255"/>
    <w:rsid w:val="00C6350A"/>
    <w:rsid w:val="00C644CF"/>
    <w:rsid w:val="00C67227"/>
    <w:rsid w:val="00C739AB"/>
    <w:rsid w:val="00C755DC"/>
    <w:rsid w:val="00C76426"/>
    <w:rsid w:val="00C77929"/>
    <w:rsid w:val="00C77E79"/>
    <w:rsid w:val="00C95945"/>
    <w:rsid w:val="00CA2E97"/>
    <w:rsid w:val="00CA30E7"/>
    <w:rsid w:val="00CA7F1B"/>
    <w:rsid w:val="00CC6306"/>
    <w:rsid w:val="00CC6A42"/>
    <w:rsid w:val="00CD30F5"/>
    <w:rsid w:val="00CD6C4B"/>
    <w:rsid w:val="00CD7BF9"/>
    <w:rsid w:val="00CE3878"/>
    <w:rsid w:val="00CE6DB0"/>
    <w:rsid w:val="00CE7546"/>
    <w:rsid w:val="00CF01BC"/>
    <w:rsid w:val="00CF0C03"/>
    <w:rsid w:val="00CF17B6"/>
    <w:rsid w:val="00CF231A"/>
    <w:rsid w:val="00CF2D30"/>
    <w:rsid w:val="00CF54D2"/>
    <w:rsid w:val="00CF5BA5"/>
    <w:rsid w:val="00CF6255"/>
    <w:rsid w:val="00D02919"/>
    <w:rsid w:val="00D11CFD"/>
    <w:rsid w:val="00D200AF"/>
    <w:rsid w:val="00D22CE2"/>
    <w:rsid w:val="00D30460"/>
    <w:rsid w:val="00D352DB"/>
    <w:rsid w:val="00D36ECD"/>
    <w:rsid w:val="00D41461"/>
    <w:rsid w:val="00D4766C"/>
    <w:rsid w:val="00D56724"/>
    <w:rsid w:val="00D61AFD"/>
    <w:rsid w:val="00D72047"/>
    <w:rsid w:val="00D74C88"/>
    <w:rsid w:val="00D85E51"/>
    <w:rsid w:val="00D863E2"/>
    <w:rsid w:val="00D92637"/>
    <w:rsid w:val="00D936FF"/>
    <w:rsid w:val="00D9397C"/>
    <w:rsid w:val="00DA267D"/>
    <w:rsid w:val="00DA4E74"/>
    <w:rsid w:val="00DB31F7"/>
    <w:rsid w:val="00DB39B9"/>
    <w:rsid w:val="00DB75FD"/>
    <w:rsid w:val="00DB773D"/>
    <w:rsid w:val="00DB7A89"/>
    <w:rsid w:val="00DC59D7"/>
    <w:rsid w:val="00DC6DAA"/>
    <w:rsid w:val="00DD511F"/>
    <w:rsid w:val="00DE105F"/>
    <w:rsid w:val="00DE246F"/>
    <w:rsid w:val="00DE306F"/>
    <w:rsid w:val="00DE7C0E"/>
    <w:rsid w:val="00E0145C"/>
    <w:rsid w:val="00E01E3B"/>
    <w:rsid w:val="00E02028"/>
    <w:rsid w:val="00E073D5"/>
    <w:rsid w:val="00E10A2D"/>
    <w:rsid w:val="00E20692"/>
    <w:rsid w:val="00E23613"/>
    <w:rsid w:val="00E31570"/>
    <w:rsid w:val="00E32EF0"/>
    <w:rsid w:val="00E34DC7"/>
    <w:rsid w:val="00E45ADD"/>
    <w:rsid w:val="00E46028"/>
    <w:rsid w:val="00E51EED"/>
    <w:rsid w:val="00E65469"/>
    <w:rsid w:val="00E75B83"/>
    <w:rsid w:val="00E80992"/>
    <w:rsid w:val="00E85C81"/>
    <w:rsid w:val="00E9256C"/>
    <w:rsid w:val="00E9263C"/>
    <w:rsid w:val="00E9516A"/>
    <w:rsid w:val="00EA3793"/>
    <w:rsid w:val="00EB36ED"/>
    <w:rsid w:val="00EC2733"/>
    <w:rsid w:val="00EC547B"/>
    <w:rsid w:val="00ED00AA"/>
    <w:rsid w:val="00ED5391"/>
    <w:rsid w:val="00EE5DF3"/>
    <w:rsid w:val="00EF0B59"/>
    <w:rsid w:val="00EF4A46"/>
    <w:rsid w:val="00EF6FDC"/>
    <w:rsid w:val="00F002AF"/>
    <w:rsid w:val="00F02072"/>
    <w:rsid w:val="00F03D83"/>
    <w:rsid w:val="00F1209A"/>
    <w:rsid w:val="00F222A9"/>
    <w:rsid w:val="00F269F8"/>
    <w:rsid w:val="00F31229"/>
    <w:rsid w:val="00F32143"/>
    <w:rsid w:val="00F34491"/>
    <w:rsid w:val="00F34718"/>
    <w:rsid w:val="00F34F95"/>
    <w:rsid w:val="00F37ED1"/>
    <w:rsid w:val="00F52E33"/>
    <w:rsid w:val="00F54DD9"/>
    <w:rsid w:val="00F63CD7"/>
    <w:rsid w:val="00F670B2"/>
    <w:rsid w:val="00F67AA3"/>
    <w:rsid w:val="00F76669"/>
    <w:rsid w:val="00F8026B"/>
    <w:rsid w:val="00F80396"/>
    <w:rsid w:val="00F85546"/>
    <w:rsid w:val="00F957F3"/>
    <w:rsid w:val="00F971C7"/>
    <w:rsid w:val="00F97626"/>
    <w:rsid w:val="00FA5D12"/>
    <w:rsid w:val="00FB6DBB"/>
    <w:rsid w:val="00FC44FF"/>
    <w:rsid w:val="00FC68C2"/>
    <w:rsid w:val="00FC7025"/>
    <w:rsid w:val="00FD1843"/>
    <w:rsid w:val="00FD29CE"/>
    <w:rsid w:val="00FD4642"/>
    <w:rsid w:val="00FD6383"/>
    <w:rsid w:val="00FF31AB"/>
    <w:rsid w:val="00FF40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4F938"/>
  <w15:docId w15:val="{06A68268-6C8D-4E18-81DC-67B0656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5A74"/>
  </w:style>
  <w:style w:type="paragraph" w:styleId="berschrift1">
    <w:name w:val="heading 1"/>
    <w:basedOn w:val="Standard"/>
    <w:next w:val="Standard"/>
    <w:qFormat/>
    <w:pPr>
      <w:keepNext/>
      <w:keepLines/>
      <w:pageBreakBefore/>
      <w:suppressAutoHyphens/>
      <w:spacing w:before="960" w:line="320" w:lineRule="exact"/>
      <w:jc w:val="center"/>
      <w:outlineLvl w:val="0"/>
    </w:pPr>
    <w:rPr>
      <w:rFonts w:ascii="Garamond" w:hAnsi="Garamond"/>
      <w:kern w:val="28"/>
      <w:sz w:val="30"/>
    </w:rPr>
  </w:style>
  <w:style w:type="paragraph" w:styleId="berschrift2">
    <w:name w:val="heading 2"/>
    <w:basedOn w:val="berschrift1"/>
    <w:next w:val="Grundschrift"/>
    <w:qFormat/>
    <w:pPr>
      <w:pageBreakBefore w:val="0"/>
      <w:spacing w:before="480" w:after="240" w:line="300" w:lineRule="exact"/>
      <w:outlineLvl w:val="1"/>
    </w:pPr>
    <w:rPr>
      <w:sz w:val="26"/>
    </w:rPr>
  </w:style>
  <w:style w:type="paragraph" w:styleId="berschrift3">
    <w:name w:val="heading 3"/>
    <w:aliases w:val="Überschrift 3 Char Char"/>
    <w:basedOn w:val="berschrift2"/>
    <w:next w:val="Standard"/>
    <w:link w:val="berschrift3Zchn"/>
    <w:qFormat/>
    <w:pPr>
      <w:spacing w:line="240" w:lineRule="exact"/>
      <w:outlineLvl w:val="2"/>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schrift">
    <w:name w:val="Grundschrift"/>
    <w:basedOn w:val="Standard"/>
    <w:next w:val="GrundschriftmitEinzug"/>
    <w:pPr>
      <w:spacing w:line="240" w:lineRule="exact"/>
      <w:jc w:val="both"/>
    </w:pPr>
    <w:rPr>
      <w:rFonts w:ascii="Garamond" w:hAnsi="Garamond"/>
      <w:sz w:val="22"/>
    </w:rPr>
  </w:style>
  <w:style w:type="paragraph" w:customStyle="1" w:styleId="GrundschriftmitEinzug">
    <w:name w:val="Grundschrift mit Einzug"/>
    <w:basedOn w:val="Grundschrift"/>
    <w:pPr>
      <w:ind w:firstLine="340"/>
    </w:pPr>
  </w:style>
  <w:style w:type="paragraph" w:styleId="Funotentext">
    <w:name w:val="footnote text"/>
    <w:basedOn w:val="Standard"/>
    <w:semiHidden/>
    <w:pPr>
      <w:spacing w:before="20" w:line="190" w:lineRule="exact"/>
      <w:ind w:left="340" w:hanging="340"/>
      <w:jc w:val="both"/>
    </w:pPr>
    <w:rPr>
      <w:rFonts w:ascii="Garamond" w:hAnsi="Garamond"/>
      <w:sz w:val="17"/>
    </w:rPr>
  </w:style>
  <w:style w:type="character" w:styleId="Seitenzahl">
    <w:name w:val="page number"/>
    <w:rPr>
      <w:rFonts w:ascii="Garamond" w:hAnsi="Garamond"/>
      <w:sz w:val="20"/>
    </w:rPr>
  </w:style>
  <w:style w:type="paragraph" w:customStyle="1" w:styleId="Kopfzeilen">
    <w:name w:val="Kopfzeilen"/>
    <w:basedOn w:val="Standard"/>
    <w:pPr>
      <w:keepNext/>
      <w:keepLines/>
      <w:spacing w:after="240" w:line="240" w:lineRule="exact"/>
      <w:jc w:val="center"/>
    </w:pPr>
    <w:rPr>
      <w:rFonts w:ascii="Garamond" w:hAnsi="Garamond"/>
      <w:sz w:val="17"/>
    </w:rPr>
  </w:style>
  <w:style w:type="paragraph" w:customStyle="1" w:styleId="Abbunterschrift">
    <w:name w:val="Abb.unterschrift"/>
    <w:basedOn w:val="Grundschrift"/>
    <w:pPr>
      <w:spacing w:before="120" w:after="240" w:line="210" w:lineRule="exact"/>
      <w:jc w:val="center"/>
    </w:pPr>
    <w:rPr>
      <w:sz w:val="17"/>
    </w:rPr>
  </w:style>
  <w:style w:type="paragraph" w:styleId="Zitat">
    <w:name w:val="Quote"/>
    <w:basedOn w:val="GrundschriftmitEinzug"/>
    <w:next w:val="Grundschrift"/>
    <w:qFormat/>
    <w:pPr>
      <w:spacing w:before="60" w:after="60" w:line="210" w:lineRule="exact"/>
      <w:ind w:left="340" w:firstLine="0"/>
    </w:pPr>
    <w:rPr>
      <w:sz w:val="19"/>
    </w:rPr>
  </w:style>
  <w:style w:type="character" w:styleId="Funotenzeichen">
    <w:name w:val="footnote reference"/>
    <w:semiHidden/>
    <w:rPr>
      <w:rFonts w:ascii="Garamond" w:hAnsi="Garamond"/>
      <w:vertAlign w:val="superscript"/>
    </w:rPr>
  </w:style>
  <w:style w:type="paragraph" w:styleId="Fuzeile">
    <w:name w:val="footer"/>
    <w:basedOn w:val="Standard"/>
    <w:pPr>
      <w:tabs>
        <w:tab w:val="center" w:pos="4536"/>
        <w:tab w:val="right" w:pos="9072"/>
      </w:tabs>
    </w:pPr>
  </w:style>
  <w:style w:type="paragraph" w:styleId="Kopfzeile">
    <w:name w:val="header"/>
    <w:basedOn w:val="Standard"/>
    <w:link w:val="KopfzeileZchn"/>
    <w:uiPriority w:val="99"/>
    <w:pPr>
      <w:tabs>
        <w:tab w:val="center" w:pos="4536"/>
        <w:tab w:val="right" w:pos="9072"/>
      </w:tabs>
    </w:pPr>
  </w:style>
  <w:style w:type="paragraph" w:styleId="Verzeichnis1">
    <w:name w:val="toc 1"/>
    <w:basedOn w:val="Standard"/>
    <w:next w:val="Standard"/>
    <w:autoRedefine/>
    <w:uiPriority w:val="39"/>
    <w:pPr>
      <w:spacing w:before="360" w:after="360"/>
    </w:pPr>
    <w:rPr>
      <w:rFonts w:asciiTheme="minorHAnsi" w:hAnsiTheme="minorHAnsi" w:cstheme="minorHAnsi"/>
      <w:b/>
      <w:bCs/>
      <w:caps/>
      <w:sz w:val="22"/>
      <w:szCs w:val="22"/>
      <w:u w:val="single"/>
    </w:rPr>
  </w:style>
  <w:style w:type="paragraph" w:styleId="Verzeichnis2">
    <w:name w:val="toc 2"/>
    <w:basedOn w:val="Standard"/>
    <w:next w:val="Standard"/>
    <w:autoRedefine/>
    <w:uiPriority w:val="39"/>
    <w:rPr>
      <w:rFonts w:asciiTheme="minorHAnsi" w:hAnsiTheme="minorHAnsi" w:cstheme="minorHAnsi"/>
      <w:b/>
      <w:bCs/>
      <w:smallCaps/>
      <w:sz w:val="22"/>
      <w:szCs w:val="22"/>
    </w:rPr>
  </w:style>
  <w:style w:type="paragraph" w:styleId="Verzeichnis3">
    <w:name w:val="toc 3"/>
    <w:basedOn w:val="Standard"/>
    <w:next w:val="Standard"/>
    <w:autoRedefine/>
    <w:uiPriority w:val="39"/>
    <w:rPr>
      <w:rFonts w:asciiTheme="minorHAnsi" w:hAnsiTheme="minorHAnsi" w:cstheme="minorHAnsi"/>
      <w:smallCaps/>
      <w:sz w:val="22"/>
      <w:szCs w:val="22"/>
    </w:rPr>
  </w:style>
  <w:style w:type="paragraph" w:styleId="Verzeichnis4">
    <w:name w:val="toc 4"/>
    <w:basedOn w:val="Standard"/>
    <w:next w:val="Standard"/>
    <w:autoRedefine/>
    <w:semiHidden/>
    <w:rPr>
      <w:rFonts w:asciiTheme="minorHAnsi" w:hAnsiTheme="minorHAnsi" w:cstheme="minorHAnsi"/>
      <w:sz w:val="22"/>
      <w:szCs w:val="22"/>
    </w:rPr>
  </w:style>
  <w:style w:type="paragraph" w:styleId="Verzeichnis5">
    <w:name w:val="toc 5"/>
    <w:basedOn w:val="Standard"/>
    <w:next w:val="Standard"/>
    <w:autoRedefine/>
    <w:semiHidden/>
    <w:rPr>
      <w:rFonts w:asciiTheme="minorHAnsi" w:hAnsiTheme="minorHAnsi" w:cstheme="minorHAnsi"/>
      <w:sz w:val="22"/>
      <w:szCs w:val="22"/>
    </w:rPr>
  </w:style>
  <w:style w:type="paragraph" w:styleId="Verzeichnis6">
    <w:name w:val="toc 6"/>
    <w:basedOn w:val="Standard"/>
    <w:next w:val="Standard"/>
    <w:autoRedefine/>
    <w:semiHidden/>
    <w:rPr>
      <w:rFonts w:asciiTheme="minorHAnsi" w:hAnsiTheme="minorHAnsi" w:cstheme="minorHAnsi"/>
      <w:sz w:val="22"/>
      <w:szCs w:val="22"/>
    </w:rPr>
  </w:style>
  <w:style w:type="paragraph" w:styleId="Verzeichnis7">
    <w:name w:val="toc 7"/>
    <w:basedOn w:val="Standard"/>
    <w:next w:val="Standard"/>
    <w:autoRedefine/>
    <w:semiHidden/>
    <w:rPr>
      <w:rFonts w:asciiTheme="minorHAnsi" w:hAnsiTheme="minorHAnsi" w:cstheme="minorHAnsi"/>
      <w:sz w:val="22"/>
      <w:szCs w:val="22"/>
    </w:rPr>
  </w:style>
  <w:style w:type="paragraph" w:styleId="Verzeichnis8">
    <w:name w:val="toc 8"/>
    <w:basedOn w:val="Standard"/>
    <w:next w:val="Standard"/>
    <w:autoRedefine/>
    <w:semiHidden/>
    <w:rPr>
      <w:rFonts w:asciiTheme="minorHAnsi" w:hAnsiTheme="minorHAnsi" w:cstheme="minorHAnsi"/>
      <w:sz w:val="22"/>
      <w:szCs w:val="22"/>
    </w:rPr>
  </w:style>
  <w:style w:type="paragraph" w:styleId="Verzeichnis9">
    <w:name w:val="toc 9"/>
    <w:basedOn w:val="Standard"/>
    <w:next w:val="Standard"/>
    <w:autoRedefine/>
    <w:semiHidden/>
    <w:rPr>
      <w:rFonts w:asciiTheme="minorHAnsi" w:hAnsiTheme="minorHAnsi" w:cstheme="minorHAnsi"/>
      <w:sz w:val="22"/>
      <w:szCs w:val="22"/>
    </w:rPr>
  </w:style>
  <w:style w:type="paragraph" w:customStyle="1" w:styleId="GrundschriftCharCharChar">
    <w:name w:val="Grundschrift Char Char Char"/>
    <w:basedOn w:val="Standard"/>
    <w:next w:val="GrundschriftmitEinzugChar"/>
    <w:link w:val="GrundschriftCharCharCharChar"/>
    <w:rsid w:val="00784D2A"/>
    <w:pPr>
      <w:spacing w:line="240" w:lineRule="exact"/>
      <w:jc w:val="both"/>
    </w:pPr>
    <w:rPr>
      <w:rFonts w:ascii="Garamond" w:hAnsi="Garamond"/>
      <w:sz w:val="22"/>
    </w:rPr>
  </w:style>
  <w:style w:type="character" w:customStyle="1" w:styleId="Kolumnerechts">
    <w:name w:val="Kolumne rechts"/>
    <w:basedOn w:val="Absatz-Standardschriftart"/>
  </w:style>
  <w:style w:type="paragraph" w:customStyle="1" w:styleId="Inhaltsverzeichnis">
    <w:name w:val="Inhaltsverzeichnis"/>
    <w:basedOn w:val="Grundschrift"/>
    <w:pPr>
      <w:tabs>
        <w:tab w:val="left" w:pos="567"/>
        <w:tab w:val="right" w:leader="dot" w:pos="6379"/>
      </w:tabs>
      <w:jc w:val="left"/>
    </w:pPr>
  </w:style>
  <w:style w:type="paragraph" w:customStyle="1" w:styleId="GrundschriftmitEinzugChar">
    <w:name w:val="Grundschrift mit Einzug Char"/>
    <w:basedOn w:val="GrundschriftCharCharChar"/>
    <w:link w:val="GrundschriftmitEinzugCharChar"/>
    <w:rsid w:val="00784D2A"/>
    <w:pPr>
      <w:ind w:firstLine="340"/>
    </w:pPr>
  </w:style>
  <w:style w:type="character" w:customStyle="1" w:styleId="Kolumnelinks">
    <w:name w:val="Kolumne links"/>
    <w:basedOn w:val="Absatz-Standardschriftart"/>
  </w:style>
  <w:style w:type="character" w:customStyle="1" w:styleId="GrundschriftCharCharCharChar">
    <w:name w:val="Grundschrift Char Char Char Char"/>
    <w:link w:val="GrundschriftCharCharChar"/>
    <w:rsid w:val="00784D2A"/>
    <w:rPr>
      <w:rFonts w:ascii="Garamond" w:hAnsi="Garamond"/>
      <w:sz w:val="22"/>
      <w:lang w:val="de-DE" w:eastAsia="de-DE" w:bidi="ar-SA"/>
    </w:rPr>
  </w:style>
  <w:style w:type="character" w:customStyle="1" w:styleId="GrundschriftmitEinzugCharChar">
    <w:name w:val="Grundschrift mit Einzug Char Char"/>
    <w:link w:val="GrundschriftmitEinzugChar"/>
    <w:rsid w:val="00784D2A"/>
    <w:rPr>
      <w:rFonts w:ascii="Garamond" w:hAnsi="Garamond"/>
      <w:sz w:val="22"/>
      <w:lang w:val="de-DE" w:eastAsia="de-DE" w:bidi="ar-SA"/>
    </w:rPr>
  </w:style>
  <w:style w:type="character" w:customStyle="1" w:styleId="berschrift3Zchn">
    <w:name w:val="Überschrift 3 Zchn"/>
    <w:aliases w:val="Überschrift 3 Char Char Zchn"/>
    <w:link w:val="berschrift3"/>
    <w:rsid w:val="00784D2A"/>
    <w:rPr>
      <w:rFonts w:ascii="Garamond" w:hAnsi="Garamond"/>
      <w:kern w:val="28"/>
      <w:sz w:val="22"/>
      <w:lang w:val="de-DE" w:eastAsia="de-DE" w:bidi="ar-SA"/>
    </w:rPr>
  </w:style>
  <w:style w:type="character" w:customStyle="1" w:styleId="KopfzeileZchn">
    <w:name w:val="Kopfzeile Zchn"/>
    <w:link w:val="Kopfzeile"/>
    <w:uiPriority w:val="99"/>
    <w:rsid w:val="00E9263C"/>
  </w:style>
  <w:style w:type="table" w:styleId="Tabellenraster">
    <w:name w:val="Table Grid"/>
    <w:basedOn w:val="NormaleTabelle"/>
    <w:uiPriority w:val="59"/>
    <w:rsid w:val="008C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565DE4"/>
    <w:pPr>
      <w:numPr>
        <w:numId w:val="2"/>
      </w:numPr>
      <w:contextualSpacing/>
    </w:pPr>
  </w:style>
  <w:style w:type="character" w:styleId="Hyperlink">
    <w:name w:val="Hyperlink"/>
    <w:uiPriority w:val="99"/>
    <w:unhideWhenUsed/>
    <w:rsid w:val="004C7281"/>
    <w:rPr>
      <w:color w:val="0000FF"/>
      <w:u w:val="single"/>
    </w:rPr>
  </w:style>
  <w:style w:type="paragraph" w:customStyle="1" w:styleId="p1">
    <w:name w:val="p1"/>
    <w:basedOn w:val="Standard"/>
    <w:rsid w:val="00A4165F"/>
    <w:rPr>
      <w:color w:val="000000"/>
      <w:sz w:val="18"/>
      <w:szCs w:val="18"/>
    </w:rPr>
  </w:style>
  <w:style w:type="paragraph" w:customStyle="1" w:styleId="p2">
    <w:name w:val="p2"/>
    <w:basedOn w:val="Standard"/>
    <w:rsid w:val="00906259"/>
    <w:rPr>
      <w:color w:val="000000"/>
      <w:sz w:val="15"/>
      <w:szCs w:val="15"/>
    </w:rPr>
  </w:style>
  <w:style w:type="character" w:customStyle="1" w:styleId="s1">
    <w:name w:val="s1"/>
    <w:rsid w:val="00906259"/>
    <w:rPr>
      <w:rFonts w:ascii="Times New Roman" w:hAnsi="Times New Roman" w:cs="Times New Roman" w:hint="default"/>
      <w:sz w:val="15"/>
      <w:szCs w:val="15"/>
    </w:rPr>
  </w:style>
  <w:style w:type="character" w:customStyle="1" w:styleId="s2">
    <w:name w:val="s2"/>
    <w:rsid w:val="00906259"/>
    <w:rPr>
      <w:color w:val="0B4CB4"/>
    </w:rPr>
  </w:style>
  <w:style w:type="paragraph" w:styleId="StandardWeb">
    <w:name w:val="Normal (Web)"/>
    <w:basedOn w:val="Standard"/>
    <w:uiPriority w:val="99"/>
    <w:unhideWhenUsed/>
    <w:rsid w:val="00906259"/>
    <w:pPr>
      <w:spacing w:before="100" w:beforeAutospacing="1" w:after="100" w:afterAutospacing="1"/>
    </w:pPr>
    <w:rPr>
      <w:sz w:val="24"/>
      <w:szCs w:val="24"/>
    </w:rPr>
  </w:style>
  <w:style w:type="paragraph" w:styleId="Literaturverzeichnis">
    <w:name w:val="Bibliography"/>
    <w:basedOn w:val="Standard"/>
    <w:next w:val="Standard"/>
    <w:uiPriority w:val="37"/>
    <w:unhideWhenUsed/>
    <w:rsid w:val="0028051D"/>
    <w:pPr>
      <w:ind w:left="720" w:hanging="720"/>
    </w:pPr>
  </w:style>
  <w:style w:type="character" w:styleId="NichtaufgelsteErwhnung">
    <w:name w:val="Unresolved Mention"/>
    <w:basedOn w:val="Absatz-Standardschriftart"/>
    <w:uiPriority w:val="99"/>
    <w:semiHidden/>
    <w:unhideWhenUsed/>
    <w:rsid w:val="00077826"/>
    <w:rPr>
      <w:color w:val="605E5C"/>
      <w:shd w:val="clear" w:color="auto" w:fill="E1DFDD"/>
    </w:rPr>
  </w:style>
  <w:style w:type="paragraph" w:styleId="Listenabsatz">
    <w:name w:val="List Paragraph"/>
    <w:basedOn w:val="Standard"/>
    <w:uiPriority w:val="34"/>
    <w:qFormat/>
    <w:rsid w:val="007146FA"/>
    <w:pPr>
      <w:ind w:left="720"/>
      <w:contextualSpacing/>
    </w:pPr>
  </w:style>
  <w:style w:type="character" w:customStyle="1" w:styleId="apple-converted-space">
    <w:name w:val="apple-converted-space"/>
    <w:basedOn w:val="Absatz-Standardschriftart"/>
    <w:rsid w:val="00FD4642"/>
  </w:style>
  <w:style w:type="character" w:styleId="Fett">
    <w:name w:val="Strong"/>
    <w:basedOn w:val="Absatz-Standardschriftart"/>
    <w:uiPriority w:val="22"/>
    <w:qFormat/>
    <w:rsid w:val="00FD4642"/>
    <w:rPr>
      <w:b/>
      <w:bCs/>
    </w:rPr>
  </w:style>
  <w:style w:type="character" w:styleId="BesuchterLink">
    <w:name w:val="FollowedHyperlink"/>
    <w:basedOn w:val="Absatz-Standardschriftart"/>
    <w:uiPriority w:val="99"/>
    <w:semiHidden/>
    <w:unhideWhenUsed/>
    <w:rsid w:val="005B24A6"/>
    <w:rPr>
      <w:color w:val="800080" w:themeColor="followedHyperlink"/>
      <w:u w:val="single"/>
    </w:rPr>
  </w:style>
  <w:style w:type="paragraph" w:styleId="Inhaltsverzeichnisberschrift">
    <w:name w:val="TOC Heading"/>
    <w:basedOn w:val="berschrift1"/>
    <w:next w:val="Standard"/>
    <w:uiPriority w:val="39"/>
    <w:unhideWhenUsed/>
    <w:qFormat/>
    <w:rsid w:val="00153401"/>
    <w:pPr>
      <w:pageBreakBefore w:val="0"/>
      <w:suppressAutoHyphens w:val="0"/>
      <w:spacing w:before="48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character" w:customStyle="1" w:styleId="katex-mathml">
    <w:name w:val="katex-mathml"/>
    <w:basedOn w:val="Absatz-Standardschriftart"/>
    <w:rsid w:val="00F002AF"/>
  </w:style>
  <w:style w:type="character" w:customStyle="1" w:styleId="mord">
    <w:name w:val="mord"/>
    <w:basedOn w:val="Absatz-Standardschriftart"/>
    <w:rsid w:val="00F002AF"/>
  </w:style>
  <w:style w:type="character" w:customStyle="1" w:styleId="mrel">
    <w:name w:val="mrel"/>
    <w:basedOn w:val="Absatz-Standardschriftart"/>
    <w:rsid w:val="00F002AF"/>
  </w:style>
  <w:style w:type="character" w:customStyle="1" w:styleId="mpunct">
    <w:name w:val="mpunct"/>
    <w:basedOn w:val="Absatz-Standardschriftart"/>
    <w:rsid w:val="00F002AF"/>
  </w:style>
  <w:style w:type="character" w:customStyle="1" w:styleId="mopen">
    <w:name w:val="mopen"/>
    <w:basedOn w:val="Absatz-Standardschriftart"/>
    <w:rsid w:val="00F002AF"/>
  </w:style>
  <w:style w:type="character" w:customStyle="1" w:styleId="mclose">
    <w:name w:val="mclose"/>
    <w:basedOn w:val="Absatz-Standardschriftart"/>
    <w:rsid w:val="00F002AF"/>
  </w:style>
  <w:style w:type="character" w:styleId="Hervorhebung">
    <w:name w:val="Emphasis"/>
    <w:basedOn w:val="Absatz-Standardschriftart"/>
    <w:uiPriority w:val="20"/>
    <w:qFormat/>
    <w:rsid w:val="00F002AF"/>
    <w:rPr>
      <w:i/>
      <w:iCs/>
    </w:rPr>
  </w:style>
  <w:style w:type="character" w:styleId="HTMLCode">
    <w:name w:val="HTML Code"/>
    <w:basedOn w:val="Absatz-Standardschriftart"/>
    <w:uiPriority w:val="99"/>
    <w:semiHidden/>
    <w:unhideWhenUsed/>
    <w:rsid w:val="0065241E"/>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0E1ED2"/>
    <w:rPr>
      <w:color w:val="666666"/>
    </w:rPr>
  </w:style>
  <w:style w:type="paragraph" w:styleId="berarbeitung">
    <w:name w:val="Revision"/>
    <w:hidden/>
    <w:uiPriority w:val="99"/>
    <w:semiHidden/>
    <w:rsid w:val="003528B4"/>
  </w:style>
  <w:style w:type="character" w:styleId="Kommentarzeichen">
    <w:name w:val="annotation reference"/>
    <w:basedOn w:val="Absatz-Standardschriftart"/>
    <w:uiPriority w:val="99"/>
    <w:semiHidden/>
    <w:unhideWhenUsed/>
    <w:rsid w:val="00603755"/>
    <w:rPr>
      <w:sz w:val="16"/>
      <w:szCs w:val="16"/>
    </w:rPr>
  </w:style>
  <w:style w:type="paragraph" w:styleId="Kommentartext">
    <w:name w:val="annotation text"/>
    <w:basedOn w:val="Standard"/>
    <w:link w:val="KommentartextZchn"/>
    <w:uiPriority w:val="99"/>
    <w:unhideWhenUsed/>
    <w:rsid w:val="00603755"/>
  </w:style>
  <w:style w:type="character" w:customStyle="1" w:styleId="KommentartextZchn">
    <w:name w:val="Kommentartext Zchn"/>
    <w:basedOn w:val="Absatz-Standardschriftart"/>
    <w:link w:val="Kommentartext"/>
    <w:uiPriority w:val="99"/>
    <w:rsid w:val="00603755"/>
  </w:style>
  <w:style w:type="paragraph" w:styleId="Kommentarthema">
    <w:name w:val="annotation subject"/>
    <w:basedOn w:val="Kommentartext"/>
    <w:next w:val="Kommentartext"/>
    <w:link w:val="KommentarthemaZchn"/>
    <w:uiPriority w:val="99"/>
    <w:semiHidden/>
    <w:unhideWhenUsed/>
    <w:rsid w:val="00603755"/>
    <w:rPr>
      <w:b/>
      <w:bCs/>
    </w:rPr>
  </w:style>
  <w:style w:type="character" w:customStyle="1" w:styleId="KommentarthemaZchn">
    <w:name w:val="Kommentarthema Zchn"/>
    <w:basedOn w:val="KommentartextZchn"/>
    <w:link w:val="Kommentarthema"/>
    <w:uiPriority w:val="99"/>
    <w:semiHidden/>
    <w:rsid w:val="00603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6376">
      <w:bodyDiv w:val="1"/>
      <w:marLeft w:val="0"/>
      <w:marRight w:val="0"/>
      <w:marTop w:val="0"/>
      <w:marBottom w:val="0"/>
      <w:divBdr>
        <w:top w:val="none" w:sz="0" w:space="0" w:color="auto"/>
        <w:left w:val="none" w:sz="0" w:space="0" w:color="auto"/>
        <w:bottom w:val="none" w:sz="0" w:space="0" w:color="auto"/>
        <w:right w:val="none" w:sz="0" w:space="0" w:color="auto"/>
      </w:divBdr>
    </w:div>
    <w:div w:id="961423877">
      <w:bodyDiv w:val="1"/>
      <w:marLeft w:val="0"/>
      <w:marRight w:val="0"/>
      <w:marTop w:val="0"/>
      <w:marBottom w:val="0"/>
      <w:divBdr>
        <w:top w:val="none" w:sz="0" w:space="0" w:color="auto"/>
        <w:left w:val="none" w:sz="0" w:space="0" w:color="auto"/>
        <w:bottom w:val="none" w:sz="0" w:space="0" w:color="auto"/>
        <w:right w:val="none" w:sz="0" w:space="0" w:color="auto"/>
      </w:divBdr>
    </w:div>
    <w:div w:id="1053623856">
      <w:bodyDiv w:val="1"/>
      <w:marLeft w:val="0"/>
      <w:marRight w:val="0"/>
      <w:marTop w:val="0"/>
      <w:marBottom w:val="0"/>
      <w:divBdr>
        <w:top w:val="none" w:sz="0" w:space="0" w:color="auto"/>
        <w:left w:val="none" w:sz="0" w:space="0" w:color="auto"/>
        <w:bottom w:val="none" w:sz="0" w:space="0" w:color="auto"/>
        <w:right w:val="none" w:sz="0" w:space="0" w:color="auto"/>
      </w:divBdr>
    </w:div>
    <w:div w:id="1798795163">
      <w:bodyDiv w:val="1"/>
      <w:marLeft w:val="0"/>
      <w:marRight w:val="0"/>
      <w:marTop w:val="0"/>
      <w:marBottom w:val="0"/>
      <w:divBdr>
        <w:top w:val="none" w:sz="0" w:space="0" w:color="auto"/>
        <w:left w:val="none" w:sz="0" w:space="0" w:color="auto"/>
        <w:bottom w:val="none" w:sz="0" w:space="0" w:color="auto"/>
        <w:right w:val="none" w:sz="0" w:space="0" w:color="auto"/>
      </w:divBdr>
    </w:div>
    <w:div w:id="21361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kipedia.de/" TargetMode="External"/><Relationship Id="rId18" Type="http://schemas.openxmlformats.org/officeDocument/2006/relationships/hyperlink" Target="https://www.wikidata.org/wiki/Wikidata:Introduction/de" TargetMode="External"/><Relationship Id="rId26" Type="http://schemas.openxmlformats.org/officeDocument/2006/relationships/image" Target="media/image4.jpeg"/><Relationship Id="rId39" Type="http://schemas.openxmlformats.org/officeDocument/2006/relationships/image" Target="media/image13.jpeg"/><Relationship Id="rId21" Type="http://schemas.openxmlformats.org/officeDocument/2006/relationships/hyperlink" Target="https://pypi.org/project/pytesseract/" TargetMode="External"/><Relationship Id="rId34" Type="http://schemas.openxmlformats.org/officeDocument/2006/relationships/hyperlink" Target="https://spacy.io/usage/linguistic-features" TargetMode="External"/><Relationship Id="rId42" Type="http://schemas.openxmlformats.org/officeDocument/2006/relationships/hyperlink" Target="https://spacy.io/usage/training" TargetMode="External"/><Relationship Id="rId47" Type="http://schemas.openxmlformats.org/officeDocument/2006/relationships/image" Target="media/image16.jpe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eg"/><Relationship Id="rId29" Type="http://schemas.openxmlformats.org/officeDocument/2006/relationships/image" Target="media/image7.jpeg"/><Relationship Id="rId11" Type="http://schemas.microsoft.com/office/2018/08/relationships/commentsExtensible" Target="commentsExtensible.xml"/><Relationship Id="rId24" Type="http://schemas.openxmlformats.org/officeDocument/2006/relationships/hyperlink" Target="https://docs.opencv.org/4.x/d7/d1b/group__imgproc__misc.html" TargetMode="External"/><Relationship Id="rId32" Type="http://schemas.openxmlformats.org/officeDocument/2006/relationships/image" Target="media/image9.jpeg"/><Relationship Id="rId37" Type="http://schemas.openxmlformats.org/officeDocument/2006/relationships/hyperlink" Target="https://ollama.com/library/llama3" TargetMode="External"/><Relationship Id="rId40" Type="http://schemas.openxmlformats.org/officeDocument/2006/relationships/hyperlink" Target="https://spacy.io/usage/training" TargetMode="External"/><Relationship Id="rId45" Type="http://schemas.openxmlformats.org/officeDocument/2006/relationships/hyperlink" Target="https://python.langchain.com/docs/concepts/chat_models/"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hyperlink" Target="https://www.wikidata.org/wiki/Help:Statements/de" TargetMode="External"/><Relationship Id="rId31" Type="http://schemas.openxmlformats.org/officeDocument/2006/relationships/image" Target="media/image8.jpeg"/><Relationship Id="rId44" Type="http://schemas.openxmlformats.org/officeDocument/2006/relationships/hyperlink" Target="https://www.langchain.com/langchain" TargetMode="External"/><Relationship Id="rId52"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deutsche-biographie.de/" TargetMode="External"/><Relationship Id="rId22" Type="http://schemas.openxmlformats.org/officeDocument/2006/relationships/image" Target="media/image2.jpeg"/><Relationship Id="rId27" Type="http://schemas.openxmlformats.org/officeDocument/2006/relationships/image" Target="media/image5.jpeg"/><Relationship Id="rId30" Type="http://schemas.openxmlformats.org/officeDocument/2006/relationships/hyperlink" Target="https://tei-c.org/release/doc/tei-p5-doc/en/html/HD.html" TargetMode="External"/><Relationship Id="rId35" Type="http://schemas.openxmlformats.org/officeDocument/2006/relationships/image" Target="media/image11.jpeg"/><Relationship Id="rId43" Type="http://schemas.openxmlformats.org/officeDocument/2006/relationships/image" Target="media/image14.jpeg"/><Relationship Id="rId48" Type="http://schemas.openxmlformats.org/officeDocument/2006/relationships/image" Target="media/image17.jpeg"/><Relationship Id="rId8" Type="http://schemas.openxmlformats.org/officeDocument/2006/relationships/comments" Target="comment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dnb.de/DE/Professionell/Standardisierung/GND/gnd_node.html" TargetMode="External"/><Relationship Id="rId17" Type="http://schemas.openxmlformats.org/officeDocument/2006/relationships/hyperlink" Target="https://www.wikidata.org/wiki/Q123494338" TargetMode="External"/><Relationship Id="rId25" Type="http://schemas.openxmlformats.org/officeDocument/2006/relationships/image" Target="media/image3.jpeg"/><Relationship Id="rId33" Type="http://schemas.openxmlformats.org/officeDocument/2006/relationships/image" Target="media/image10.jpeg"/><Relationship Id="rId38" Type="http://schemas.openxmlformats.org/officeDocument/2006/relationships/hyperlink" Target="https://spacy.io/usage/training" TargetMode="External"/><Relationship Id="rId46" Type="http://schemas.openxmlformats.org/officeDocument/2006/relationships/image" Target="media/image15.jpeg"/><Relationship Id="rId20" Type="http://schemas.openxmlformats.org/officeDocument/2006/relationships/hyperlink" Target="https://www.wikidata.org/wiki/Help:QuickStatements" TargetMode="External"/><Relationship Id="rId41" Type="http://schemas.openxmlformats.org/officeDocument/2006/relationships/hyperlink" Target="https://zenodo.org/communities/mknetwork/records?q=&amp;l=list&amp;p=1&amp;s=10&amp;sort=newes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ikidata.org/wiki/Wikidata:Introduction/de" TargetMode="External"/><Relationship Id="rId23" Type="http://schemas.openxmlformats.org/officeDocument/2006/relationships/hyperlink" Target="https://docs.opencv.org/4.x/d7/d4d/tutorial_py_thresholding.html" TargetMode="External"/><Relationship Id="rId28" Type="http://schemas.openxmlformats.org/officeDocument/2006/relationships/image" Target="media/image6.jpeg"/><Relationship Id="rId36" Type="http://schemas.openxmlformats.org/officeDocument/2006/relationships/image" Target="media/image12.jpg"/><Relationship Id="rId4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deGruyter\GW\GW_dot\WdeG_GW.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702F-0E97-0443-BA8B-FA1BDB6F8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WdeG_GW</Template>
  <TotalTime>0</TotalTime>
  <Pages>20</Pages>
  <Words>11636</Words>
  <Characters>66330</Characters>
  <Application>Microsoft Office Word</Application>
  <DocSecurity>0</DocSecurity>
  <Lines>552</Lines>
  <Paragraphs>155</Paragraphs>
  <ScaleCrop>false</ScaleCrop>
  <HeadingPairs>
    <vt:vector size="2" baseType="variant">
      <vt:variant>
        <vt:lpstr>Titel</vt:lpstr>
      </vt:variant>
      <vt:variant>
        <vt:i4>1</vt:i4>
      </vt:variant>
    </vt:vector>
  </HeadingPairs>
  <TitlesOfParts>
    <vt:vector size="1" baseType="lpstr">
      <vt:lpstr>GW Muster</vt:lpstr>
    </vt:vector>
  </TitlesOfParts>
  <Company>Walter de Gruyter</Company>
  <LinksUpToDate>false</LinksUpToDate>
  <CharactersWithSpaces>77811</CharactersWithSpaces>
  <SharedDoc>false</SharedDoc>
  <HLinks>
    <vt:vector size="6" baseType="variant">
      <vt:variant>
        <vt:i4>1703939</vt:i4>
      </vt:variant>
      <vt:variant>
        <vt:i4>0</vt:i4>
      </vt:variant>
      <vt:variant>
        <vt:i4>0</vt:i4>
      </vt:variant>
      <vt:variant>
        <vt:i4>5</vt:i4>
      </vt:variant>
      <vt:variant>
        <vt:lpwstr>https://alexanderlasch.wordpress.com/2012/04/13/hinweise-fur-die-erstellung-schriftlicher-ausarbeitungen/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 Muster</dc:title>
  <dc:subject/>
  <dc:creator>Brockmann</dc:creator>
  <cp:keywords/>
  <cp:lastModifiedBy>Lia Greiberg</cp:lastModifiedBy>
  <cp:revision>2</cp:revision>
  <cp:lastPrinted>2005-06-09T20:22:00Z</cp:lastPrinted>
  <dcterms:created xsi:type="dcterms:W3CDTF">2025-09-12T11:10:00Z</dcterms:created>
  <dcterms:modified xsi:type="dcterms:W3CDTF">2025-09-12T11:10:00Z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-1995442209</vt:i4>
  </property>
  <property fmtid="{D5CDD505-2E9C-101B-9397-08002B2CF9AE}" pid="3" name="_EmailSubject">
    <vt:lpwstr>Formatvorlage GW</vt:lpwstr>
  </property>
  <property fmtid="{D5CDD505-2E9C-101B-9397-08002B2CF9AE}" pid="4" name="_AuthorEmail">
    <vt:lpwstr>Angelika.Hermann@degruyter.com</vt:lpwstr>
  </property>
  <property fmtid="{D5CDD505-2E9C-101B-9397-08002B2CF9AE}" pid="5" name="_AuthorEmailDisplayName">
    <vt:lpwstr>Angelika Hermann</vt:lpwstr>
  </property>
  <property fmtid="{D5CDD505-2E9C-101B-9397-08002B2CF9AE}" pid="6" name="_PreviousAdHocReviewCycleID">
    <vt:i4>-769693608</vt:i4>
  </property>
  <property fmtid="{D5CDD505-2E9C-101B-9397-08002B2CF9AE}" pid="7" name="_ReviewingToolsShownOnce">
    <vt:lpwstr/>
  </property>
  <property fmtid="{D5CDD505-2E9C-101B-9397-08002B2CF9AE}" pid="8" name="ZOTERO_PREF_1">
    <vt:lpwstr>&lt;data data-version="3" zotero-version="7.0.22"&gt;&lt;session id="zGkzBZAX"/&gt;&lt;style id="http://www.zotero.org/styles/technische-universitat-dresden-linguistik" hasBibliography="1" bibliographyStyleHasBeenSet="1"/&gt;&lt;prefs&gt;&lt;pref name="fieldType" value="Field"/&gt;&lt;pr</vt:lpwstr>
  </property>
  <property fmtid="{D5CDD505-2E9C-101B-9397-08002B2CF9AE}" pid="9" name="ZOTERO_PREF_2">
    <vt:lpwstr>ef name="automaticJournalAbbreviations" value="true"/&gt;&lt;/prefs&gt;&lt;/data&gt;</vt:lpwstr>
  </property>
</Properties>
</file>