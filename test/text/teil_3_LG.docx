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245C" w14:textId="77777777" w:rsidR="00C65056" w:rsidRDefault="00C65056" w:rsidP="00D340F7">
      <w:pPr>
        <w:pStyle w:val="GrundschriftmitEinzug"/>
        <w:spacing w:before="240" w:line="360" w:lineRule="auto"/>
        <w:ind w:firstLine="0"/>
        <w:rPr>
          <w:rFonts w:ascii="Times New Roman" w:hAnsi="Times New Roman"/>
          <w:b/>
          <w:bCs/>
          <w:color w:val="EE0000"/>
          <w:sz w:val="24"/>
          <w:szCs w:val="24"/>
        </w:rPr>
      </w:pPr>
      <w:r>
        <w:rPr>
          <w:rFonts w:ascii="Times New Roman" w:hAnsi="Times New Roman"/>
          <w:b/>
          <w:bCs/>
          <w:color w:val="EE0000"/>
          <w:sz w:val="24"/>
          <w:szCs w:val="24"/>
        </w:rPr>
        <w:t>Kapitel 3.</w:t>
      </w:r>
    </w:p>
    <w:p w14:paraId="6C6DFF51" w14:textId="4FF6CBF0" w:rsidR="00C65056" w:rsidRDefault="00C65056" w:rsidP="00C65056">
      <w:pPr>
        <w:pStyle w:val="StandardWeb"/>
        <w:spacing w:before="0" w:beforeAutospacing="0" w:after="120" w:afterAutospacing="0" w:line="360" w:lineRule="auto"/>
        <w:jc w:val="both"/>
      </w:pPr>
      <w:r>
        <w:t xml:space="preserve">In diesem Kapitel liegt der Fokus darauf, die einzelnen </w:t>
      </w:r>
      <w:r w:rsidRPr="00A4320E">
        <w:t>W3C</w:t>
      </w:r>
      <w:r>
        <w:t>-Standards und ihre</w:t>
      </w:r>
      <w:del w:id="0" w:author="Lia Greiberg" w:date="2025-09-12T13:22:00Z" w16du:dateUtc="2025-09-12T11:22:00Z">
        <w:r w:rsidDel="00960C57">
          <w:delText>n</w:delText>
        </w:r>
      </w:del>
      <w:r>
        <w:t xml:space="preserve"> Zusammenh</w:t>
      </w:r>
      <w:ins w:id="1" w:author="Lia Greiberg" w:date="2025-09-12T13:22:00Z" w16du:dateUtc="2025-09-12T11:22:00Z">
        <w:r w:rsidR="00960C57">
          <w:t>ä</w:t>
        </w:r>
      </w:ins>
      <w:del w:id="2" w:author="Lia Greiberg" w:date="2025-09-12T13:22:00Z" w16du:dateUtc="2025-09-12T11:22:00Z">
        <w:r w:rsidDel="00960C57">
          <w:delText>a</w:delText>
        </w:r>
      </w:del>
      <w:r>
        <w:t>ng</w:t>
      </w:r>
      <w:ins w:id="3" w:author="Lia Greiberg" w:date="2025-09-12T13:22:00Z" w16du:dateUtc="2025-09-12T11:22:00Z">
        <w:r w:rsidR="00960C57">
          <w:t>e</w:t>
        </w:r>
      </w:ins>
      <w:r>
        <w:t xml:space="preserve"> im Kontext des </w:t>
      </w:r>
      <w:proofErr w:type="spellStart"/>
      <w:r>
        <w:t>Semantic</w:t>
      </w:r>
      <w:proofErr w:type="spellEnd"/>
      <w:r>
        <w:t xml:space="preserve"> Web zu erläutern. Ziel ist es, aufzuzeigen, wie diese Standards miteinander verknüpft sind und welche Rolle sie beim Aufbau des</w:t>
      </w:r>
      <w:commentRangeStart w:id="4"/>
      <w:r>
        <w:t xml:space="preserve"> </w:t>
      </w:r>
      <w:commentRangeEnd w:id="4"/>
      <w:r w:rsidR="002A55AF">
        <w:rPr>
          <w:rStyle w:val="Kommentarzeichen"/>
        </w:rPr>
        <w:commentReference w:id="4"/>
      </w:r>
      <w:r>
        <w:t xml:space="preserve">spielen. </w:t>
      </w:r>
    </w:p>
    <w:p w14:paraId="08459411" w14:textId="5CE67E3E" w:rsidR="00001132" w:rsidRPr="00001132" w:rsidRDefault="00001132" w:rsidP="00C65056">
      <w:pPr>
        <w:pStyle w:val="StandardWeb"/>
        <w:spacing w:before="0" w:beforeAutospacing="0" w:after="120" w:afterAutospacing="0" w:line="360" w:lineRule="auto"/>
        <w:jc w:val="both"/>
        <w:rPr>
          <w:b/>
          <w:bCs/>
          <w:color w:val="EE0000"/>
        </w:rPr>
      </w:pPr>
      <w:r w:rsidRPr="00001132">
        <w:rPr>
          <w:b/>
          <w:bCs/>
          <w:color w:val="EE0000"/>
        </w:rPr>
        <w:t>Abbildung</w:t>
      </w:r>
    </w:p>
    <w:p w14:paraId="60F7E729" w14:textId="00A9F981" w:rsidR="00C65056" w:rsidRPr="00001132" w:rsidRDefault="00C65056" w:rsidP="00001132">
      <w:pPr>
        <w:pStyle w:val="StandardWeb"/>
        <w:spacing w:before="0" w:beforeAutospacing="0" w:after="120" w:afterAutospacing="0" w:line="360" w:lineRule="auto"/>
        <w:jc w:val="both"/>
      </w:pPr>
      <w:r>
        <w:t xml:space="preserve">Die Abbildung 3.1 zeigt die Sprachstandards, die dem Semantik Web zugrunde liegen. </w:t>
      </w:r>
      <w:commentRangeStart w:id="5"/>
      <w:r>
        <w:t>Sie stellt zentrale Technologie</w:t>
      </w:r>
      <w:ins w:id="6" w:author="Lia Greiberg" w:date="2025-09-12T13:23:00Z" w16du:dateUtc="2025-09-12T11:23:00Z">
        <w:r w:rsidR="00960C57">
          <w:t>n</w:t>
        </w:r>
      </w:ins>
      <w:r>
        <w:t xml:space="preserve"> </w:t>
      </w:r>
      <w:ins w:id="7" w:author="Lia Greiberg" w:date="2025-09-12T13:24:00Z" w16du:dateUtc="2025-09-12T11:24:00Z">
        <w:r w:rsidR="00960C57">
          <w:t xml:space="preserve">dar, </w:t>
        </w:r>
      </w:ins>
      <w:r>
        <w:t>wie d</w:t>
      </w:r>
      <w:ins w:id="8" w:author="Lia Greiberg" w:date="2025-09-12T13:23:00Z" w16du:dateUtc="2025-09-12T11:23:00Z">
        <w:r w:rsidR="00960C57">
          <w:t>as</w:t>
        </w:r>
      </w:ins>
      <w:del w:id="9" w:author="Lia Greiberg" w:date="2025-09-12T13:23:00Z" w16du:dateUtc="2025-09-12T11:23:00Z">
        <w:r w:rsidDel="00960C57">
          <w:delText>ie</w:delText>
        </w:r>
      </w:del>
      <w:r>
        <w:t xml:space="preserve"> </w:t>
      </w:r>
      <w:proofErr w:type="spellStart"/>
      <w:r w:rsidRPr="00C65056">
        <w:rPr>
          <w:rStyle w:val="Fett"/>
          <w:b w:val="0"/>
          <w:bCs w:val="0"/>
          <w:color w:val="000000"/>
        </w:rPr>
        <w:t>Resource</w:t>
      </w:r>
      <w:proofErr w:type="spellEnd"/>
      <w:r w:rsidRPr="00C65056">
        <w:rPr>
          <w:rStyle w:val="Fett"/>
          <w:b w:val="0"/>
          <w:bCs w:val="0"/>
          <w:color w:val="000000"/>
        </w:rPr>
        <w:t xml:space="preserve"> Description Framework (RDF)</w:t>
      </w:r>
      <w:r w:rsidRPr="00C65056">
        <w:rPr>
          <w:b/>
          <w:bCs/>
          <w:color w:val="000000"/>
        </w:rPr>
        <w:t xml:space="preserve">, </w:t>
      </w:r>
      <w:r w:rsidRPr="00C65056">
        <w:rPr>
          <w:color w:val="000000"/>
        </w:rPr>
        <w:t>die</w:t>
      </w:r>
      <w:r w:rsidRPr="00C65056">
        <w:rPr>
          <w:rStyle w:val="apple-converted-space"/>
          <w:b/>
          <w:bCs/>
          <w:color w:val="000000"/>
        </w:rPr>
        <w:t xml:space="preserve"> </w:t>
      </w:r>
      <w:r w:rsidRPr="00C65056">
        <w:rPr>
          <w:rStyle w:val="Fett"/>
          <w:b w:val="0"/>
          <w:bCs w:val="0"/>
          <w:color w:val="000000"/>
        </w:rPr>
        <w:t xml:space="preserve">Web </w:t>
      </w:r>
      <w:proofErr w:type="spellStart"/>
      <w:r w:rsidRPr="00C65056">
        <w:rPr>
          <w:rStyle w:val="Fett"/>
          <w:b w:val="0"/>
          <w:bCs w:val="0"/>
          <w:color w:val="000000"/>
        </w:rPr>
        <w:t>Ontology</w:t>
      </w:r>
      <w:proofErr w:type="spellEnd"/>
      <w:r w:rsidRPr="00C65056">
        <w:rPr>
          <w:rStyle w:val="Fett"/>
          <w:b w:val="0"/>
          <w:bCs w:val="0"/>
          <w:color w:val="000000"/>
        </w:rPr>
        <w:t xml:space="preserve"> Language (OWL)</w:t>
      </w:r>
      <w:r w:rsidRPr="00C65056">
        <w:rPr>
          <w:color w:val="000000"/>
        </w:rPr>
        <w:t>, d</w:t>
      </w:r>
      <w:ins w:id="10" w:author="Lia Greiberg" w:date="2025-09-07T16:50:00Z" w16du:dateUtc="2025-09-07T14:50:00Z">
        <w:r w:rsidR="002A55AF">
          <w:rPr>
            <w:color w:val="000000"/>
          </w:rPr>
          <w:t>as</w:t>
        </w:r>
      </w:ins>
      <w:del w:id="11" w:author="Lia Greiberg" w:date="2025-09-07T16:50:00Z" w16du:dateUtc="2025-09-07T14:50:00Z">
        <w:r w:rsidRPr="00C65056" w:rsidDel="002A55AF">
          <w:rPr>
            <w:color w:val="000000"/>
          </w:rPr>
          <w:delText>ie</w:delText>
        </w:r>
      </w:del>
      <w:r w:rsidRPr="00C65056">
        <w:rPr>
          <w:rStyle w:val="apple-converted-space"/>
          <w:color w:val="000000"/>
        </w:rPr>
        <w:t xml:space="preserve"> </w:t>
      </w:r>
      <w:r w:rsidRPr="00C65056">
        <w:rPr>
          <w:rStyle w:val="Fett"/>
          <w:b w:val="0"/>
          <w:bCs w:val="0"/>
          <w:color w:val="000000"/>
        </w:rPr>
        <w:t>Rule Interchange Format (RIF)</w:t>
      </w:r>
      <w:r w:rsidRPr="00C65056">
        <w:rPr>
          <w:b/>
          <w:bCs/>
          <w:color w:val="000000"/>
        </w:rPr>
        <w:t xml:space="preserve">, </w:t>
      </w:r>
      <w:r w:rsidRPr="00C65056">
        <w:rPr>
          <w:color w:val="000000"/>
        </w:rPr>
        <w:t>die</w:t>
      </w:r>
      <w:r w:rsidRPr="00C65056">
        <w:rPr>
          <w:rStyle w:val="apple-converted-space"/>
          <w:b/>
          <w:bCs/>
          <w:color w:val="000000"/>
        </w:rPr>
        <w:t xml:space="preserve"> </w:t>
      </w:r>
      <w:r w:rsidRPr="00960C57">
        <w:rPr>
          <w:rStyle w:val="Fett"/>
          <w:b w:val="0"/>
          <w:bCs w:val="0"/>
          <w:color w:val="000000"/>
        </w:rPr>
        <w:t>SPARQL Protocol and RDF Query Language (SPARQL)</w:t>
      </w:r>
      <w:ins w:id="12" w:author="Lia Greiberg" w:date="2025-09-12T13:32:00Z" w16du:dateUtc="2025-09-12T11:32:00Z">
        <w:r w:rsidR="00153765">
          <w:rPr>
            <w:color w:val="000000"/>
          </w:rPr>
          <w:t xml:space="preserve"> und</w:t>
        </w:r>
      </w:ins>
      <w:del w:id="13" w:author="Lia Greiberg" w:date="2025-09-12T13:32:00Z" w16du:dateUtc="2025-09-12T11:32:00Z">
        <w:r w:rsidRPr="00960C57" w:rsidDel="00153765">
          <w:rPr>
            <w:color w:val="000000"/>
          </w:rPr>
          <w:delText>,</w:delText>
        </w:r>
      </w:del>
      <w:r w:rsidRPr="00C65056">
        <w:rPr>
          <w:color w:val="000000"/>
        </w:rPr>
        <w:t xml:space="preserve"> die</w:t>
      </w:r>
      <w:r w:rsidRPr="00C65056">
        <w:rPr>
          <w:rStyle w:val="apple-converted-space"/>
          <w:b/>
          <w:bCs/>
          <w:color w:val="000000"/>
        </w:rPr>
        <w:t xml:space="preserve"> </w:t>
      </w:r>
      <w:r w:rsidRPr="00C65056">
        <w:rPr>
          <w:rStyle w:val="Fett"/>
          <w:b w:val="0"/>
          <w:bCs w:val="0"/>
          <w:color w:val="000000"/>
        </w:rPr>
        <w:t>Extensible Markup Language (XML)</w:t>
      </w:r>
      <w:ins w:id="14" w:author="Lia Greiberg" w:date="2025-09-12T13:33:00Z" w16du:dateUtc="2025-09-12T11:33:00Z">
        <w:r w:rsidR="00153765">
          <w:rPr>
            <w:rStyle w:val="Fett"/>
            <w:b w:val="0"/>
            <w:bCs w:val="0"/>
            <w:color w:val="000000"/>
          </w:rPr>
          <w:t>.</w:t>
        </w:r>
      </w:ins>
      <w:r>
        <w:rPr>
          <w:rStyle w:val="Fett"/>
          <w:b w:val="0"/>
          <w:bCs w:val="0"/>
          <w:color w:val="000000"/>
        </w:rPr>
        <w:t xml:space="preserve"> </w:t>
      </w:r>
      <w:del w:id="15" w:author="Lia Greiberg" w:date="2025-09-12T13:33:00Z" w16du:dateUtc="2025-09-12T11:33:00Z">
        <w:r w:rsidRPr="00C65056" w:rsidDel="00153765">
          <w:rPr>
            <w:color w:val="000000"/>
          </w:rPr>
          <w:delText xml:space="preserve">sowie </w:delText>
        </w:r>
      </w:del>
      <w:ins w:id="16" w:author="Lia Greiberg" w:date="2025-09-12T13:33:00Z" w16du:dateUtc="2025-09-12T11:33:00Z">
        <w:r w:rsidR="00153765">
          <w:rPr>
            <w:color w:val="000000"/>
          </w:rPr>
          <w:t>Darüber hinaus werden</w:t>
        </w:r>
        <w:r w:rsidR="00153765" w:rsidRPr="00C65056">
          <w:rPr>
            <w:color w:val="000000"/>
          </w:rPr>
          <w:t xml:space="preserve"> </w:t>
        </w:r>
      </w:ins>
      <w:r w:rsidRPr="00C65056">
        <w:rPr>
          <w:color w:val="000000"/>
        </w:rPr>
        <w:t>grundlegende Protokolle und Adressierungssysteme wie das</w:t>
      </w:r>
      <w:r w:rsidRPr="00C65056">
        <w:rPr>
          <w:rStyle w:val="apple-converted-space"/>
          <w:b/>
          <w:bCs/>
          <w:color w:val="000000"/>
        </w:rPr>
        <w:t xml:space="preserve"> </w:t>
      </w:r>
      <w:r w:rsidRPr="00C65056">
        <w:rPr>
          <w:rStyle w:val="Fett"/>
          <w:b w:val="0"/>
          <w:bCs w:val="0"/>
          <w:color w:val="000000"/>
        </w:rPr>
        <w:t>Hypertext Transfer Protocol (HTTP)</w:t>
      </w:r>
      <w:r w:rsidRPr="00C65056">
        <w:rPr>
          <w:color w:val="000000"/>
        </w:rPr>
        <w:t>, de</w:t>
      </w:r>
      <w:ins w:id="17" w:author="Lia Greiberg" w:date="2025-09-12T13:35:00Z" w16du:dateUtc="2025-09-12T11:35:00Z">
        <w:r w:rsidR="00153765">
          <w:rPr>
            <w:color w:val="000000"/>
          </w:rPr>
          <w:t>r</w:t>
        </w:r>
      </w:ins>
      <w:del w:id="18" w:author="Lia Greiberg" w:date="2025-09-12T13:35:00Z" w16du:dateUtc="2025-09-12T11:35:00Z">
        <w:r w:rsidRPr="00C65056" w:rsidDel="00153765">
          <w:rPr>
            <w:color w:val="000000"/>
          </w:rPr>
          <w:delText>n</w:delText>
        </w:r>
      </w:del>
      <w:r w:rsidRPr="00C65056">
        <w:rPr>
          <w:rStyle w:val="apple-converted-space"/>
          <w:b/>
          <w:bCs/>
          <w:color w:val="000000"/>
        </w:rPr>
        <w:t xml:space="preserve"> </w:t>
      </w:r>
      <w:r w:rsidRPr="00C65056">
        <w:rPr>
          <w:rStyle w:val="Fett"/>
          <w:b w:val="0"/>
          <w:bCs w:val="0"/>
          <w:color w:val="000000"/>
        </w:rPr>
        <w:t xml:space="preserve">Uniform </w:t>
      </w:r>
      <w:proofErr w:type="spellStart"/>
      <w:r w:rsidRPr="00C65056">
        <w:rPr>
          <w:rStyle w:val="Fett"/>
          <w:b w:val="0"/>
          <w:bCs w:val="0"/>
          <w:color w:val="000000"/>
        </w:rPr>
        <w:t>Resource</w:t>
      </w:r>
      <w:proofErr w:type="spellEnd"/>
      <w:r w:rsidRPr="00C65056">
        <w:rPr>
          <w:rStyle w:val="Fett"/>
          <w:b w:val="0"/>
          <w:bCs w:val="0"/>
          <w:color w:val="000000"/>
        </w:rPr>
        <w:t xml:space="preserve"> Identifier (URI)</w:t>
      </w:r>
      <w:r w:rsidRPr="00C65056">
        <w:rPr>
          <w:rStyle w:val="apple-converted-space"/>
          <w:b/>
          <w:bCs/>
          <w:color w:val="000000"/>
        </w:rPr>
        <w:t xml:space="preserve"> </w:t>
      </w:r>
      <w:r w:rsidRPr="00C65056">
        <w:rPr>
          <w:color w:val="000000"/>
        </w:rPr>
        <w:t>und de</w:t>
      </w:r>
      <w:ins w:id="19" w:author="Lia Greiberg" w:date="2025-09-12T13:35:00Z" w16du:dateUtc="2025-09-12T11:35:00Z">
        <w:r w:rsidR="00153765">
          <w:rPr>
            <w:color w:val="000000"/>
          </w:rPr>
          <w:t>r</w:t>
        </w:r>
      </w:ins>
      <w:del w:id="20" w:author="Lia Greiberg" w:date="2025-09-12T13:35:00Z" w16du:dateUtc="2025-09-12T11:35:00Z">
        <w:r w:rsidRPr="00C65056" w:rsidDel="00153765">
          <w:rPr>
            <w:color w:val="000000"/>
          </w:rPr>
          <w:delText>n</w:delText>
        </w:r>
      </w:del>
      <w:r w:rsidRPr="00C65056">
        <w:rPr>
          <w:rStyle w:val="apple-converted-space"/>
          <w:b/>
          <w:bCs/>
          <w:color w:val="000000"/>
        </w:rPr>
        <w:t xml:space="preserve"> </w:t>
      </w:r>
      <w:proofErr w:type="spellStart"/>
      <w:r w:rsidRPr="00C65056">
        <w:rPr>
          <w:rStyle w:val="Fett"/>
          <w:b w:val="0"/>
          <w:bCs w:val="0"/>
          <w:color w:val="000000"/>
        </w:rPr>
        <w:t>Internationalized</w:t>
      </w:r>
      <w:proofErr w:type="spellEnd"/>
      <w:r w:rsidRPr="00C65056">
        <w:rPr>
          <w:rStyle w:val="Fett"/>
          <w:b w:val="0"/>
          <w:bCs w:val="0"/>
          <w:color w:val="000000"/>
        </w:rPr>
        <w:t xml:space="preserve"> </w:t>
      </w:r>
      <w:proofErr w:type="spellStart"/>
      <w:r w:rsidRPr="00C65056">
        <w:rPr>
          <w:rStyle w:val="Fett"/>
          <w:b w:val="0"/>
          <w:bCs w:val="0"/>
          <w:color w:val="000000"/>
        </w:rPr>
        <w:t>Resource</w:t>
      </w:r>
      <w:proofErr w:type="spellEnd"/>
      <w:r w:rsidRPr="00C65056">
        <w:rPr>
          <w:rStyle w:val="Fett"/>
          <w:b w:val="0"/>
          <w:bCs w:val="0"/>
          <w:color w:val="000000"/>
        </w:rPr>
        <w:t xml:space="preserve"> Identifier (IRI)</w:t>
      </w:r>
      <w:ins w:id="21" w:author="Lia Greiberg" w:date="2025-09-12T13:33:00Z" w16du:dateUtc="2025-09-12T11:33:00Z">
        <w:r w:rsidR="00153765">
          <w:rPr>
            <w:rStyle w:val="Fett"/>
            <w:b w:val="0"/>
            <w:bCs w:val="0"/>
            <w:color w:val="000000"/>
          </w:rPr>
          <w:t xml:space="preserve"> abgebildet</w:t>
        </w:r>
      </w:ins>
      <w:del w:id="22" w:author="Lia Greiberg" w:date="2025-09-12T13:24:00Z" w16du:dateUtc="2025-09-12T11:24:00Z">
        <w:r w:rsidRPr="00C65056" w:rsidDel="00960C57">
          <w:rPr>
            <w:rStyle w:val="apple-converted-space"/>
            <w:b/>
            <w:bCs/>
            <w:color w:val="000000"/>
          </w:rPr>
          <w:delText xml:space="preserve"> </w:delText>
        </w:r>
        <w:r w:rsidRPr="00C65056" w:rsidDel="00960C57">
          <w:rPr>
            <w:color w:val="000000"/>
          </w:rPr>
          <w:delText>dar</w:delText>
        </w:r>
      </w:del>
      <w:r w:rsidRPr="00C65056">
        <w:t>.</w:t>
      </w:r>
      <w:r w:rsidRPr="00C65056">
        <w:rPr>
          <w:b/>
          <w:bCs/>
        </w:rPr>
        <w:t xml:space="preserve"> </w:t>
      </w:r>
      <w:commentRangeEnd w:id="5"/>
      <w:r w:rsidR="00153765">
        <w:rPr>
          <w:rStyle w:val="Kommentarzeichen"/>
        </w:rPr>
        <w:commentReference w:id="5"/>
      </w:r>
      <w:r w:rsidRPr="00650CCF">
        <w:t xml:space="preserve">Diese </w:t>
      </w:r>
      <w:r w:rsidR="00650CCF" w:rsidRPr="00650CCF">
        <w:t xml:space="preserve">bilden die Grundlage für </w:t>
      </w:r>
      <w:del w:id="23" w:author="Lia Greiberg" w:date="2025-09-12T13:25:00Z" w16du:dateUtc="2025-09-12T11:25:00Z">
        <w:r w:rsidR="00650CCF" w:rsidRPr="00960C57" w:rsidDel="00960C57">
          <w:delText xml:space="preserve">die </w:delText>
        </w:r>
      </w:del>
      <w:r w:rsidR="00650CCF" w:rsidRPr="00960C57">
        <w:t>weitere</w:t>
      </w:r>
      <w:del w:id="24" w:author="Lia Greiberg" w:date="2025-09-12T13:25:00Z" w16du:dateUtc="2025-09-12T11:25:00Z">
        <w:r w:rsidR="00650CCF" w:rsidRPr="00960C57" w:rsidDel="00960C57">
          <w:delText>n</w:delText>
        </w:r>
      </w:del>
      <w:r w:rsidR="00650CCF" w:rsidRPr="00960C57">
        <w:rPr>
          <w:b/>
          <w:bCs/>
        </w:rPr>
        <w:t xml:space="preserve"> </w:t>
      </w:r>
      <w:r w:rsidR="00650CCF" w:rsidRPr="00960C57">
        <w:t>Ausführungen</w:t>
      </w:r>
      <w:r w:rsidR="00650CCF">
        <w:t xml:space="preserve"> in diesem Kapitel. </w:t>
      </w:r>
      <w:r>
        <w:t>Im Unterschied zu früheren Darstellungen des sog. Layer Cake von Berners-Lee, liegt der Fokus auf den W3C-Empfe</w:t>
      </w:r>
      <w:ins w:id="25" w:author="Lia Greiberg" w:date="2025-09-12T13:35:00Z" w16du:dateUtc="2025-09-12T11:35:00Z">
        <w:r w:rsidR="00153765">
          <w:t>h</w:t>
        </w:r>
      </w:ins>
      <w:r>
        <w:t xml:space="preserve">lungen. </w:t>
      </w:r>
    </w:p>
    <w:p w14:paraId="4C1667BC" w14:textId="4F64DD08" w:rsidR="00371339" w:rsidRDefault="00371339">
      <w:pPr>
        <w:pStyle w:val="GrundschriftmitEinzug"/>
        <w:tabs>
          <w:tab w:val="left" w:pos="3510"/>
        </w:tabs>
        <w:spacing w:before="240" w:line="360" w:lineRule="auto"/>
        <w:ind w:firstLine="0"/>
        <w:rPr>
          <w:rFonts w:ascii="Times New Roman" w:hAnsi="Times New Roman"/>
          <w:b/>
          <w:bCs/>
          <w:color w:val="EE0000"/>
          <w:sz w:val="24"/>
          <w:szCs w:val="24"/>
        </w:rPr>
        <w:pPrChange w:id="26" w:author="Lia Greiberg" w:date="2025-09-07T16:54:00Z" w16du:dateUtc="2025-09-07T14:54:00Z">
          <w:pPr>
            <w:pStyle w:val="GrundschriftmitEinzug"/>
            <w:spacing w:before="240" w:line="360" w:lineRule="auto"/>
            <w:ind w:firstLine="0"/>
          </w:pPr>
        </w:pPrChange>
      </w:pPr>
      <w:proofErr w:type="spellStart"/>
      <w:r>
        <w:rPr>
          <w:rFonts w:ascii="Times New Roman" w:hAnsi="Times New Roman"/>
          <w:b/>
          <w:bCs/>
          <w:color w:val="EE0000"/>
          <w:sz w:val="24"/>
          <w:szCs w:val="24"/>
        </w:rPr>
        <w:t>Wikidata</w:t>
      </w:r>
      <w:proofErr w:type="spellEnd"/>
      <w:r>
        <w:rPr>
          <w:rFonts w:ascii="Times New Roman" w:hAnsi="Times New Roman"/>
          <w:b/>
          <w:bCs/>
          <w:color w:val="EE0000"/>
          <w:sz w:val="24"/>
          <w:szCs w:val="24"/>
        </w:rPr>
        <w:t xml:space="preserve"> (Ontologie)</w:t>
      </w:r>
      <w:ins w:id="27" w:author="Lia Greiberg" w:date="2025-09-07T16:54:00Z" w16du:dateUtc="2025-09-07T14:54:00Z">
        <w:r w:rsidR="00A97763">
          <w:rPr>
            <w:rFonts w:ascii="Times New Roman" w:hAnsi="Times New Roman"/>
            <w:b/>
            <w:bCs/>
            <w:color w:val="EE0000"/>
            <w:sz w:val="24"/>
            <w:szCs w:val="24"/>
          </w:rPr>
          <w:tab/>
        </w:r>
      </w:ins>
    </w:p>
    <w:p w14:paraId="2C901EB9" w14:textId="57C43841" w:rsidR="00D50958" w:rsidRDefault="00371339" w:rsidP="00D340F7">
      <w:pPr>
        <w:pStyle w:val="GrundschriftmitEinzug"/>
        <w:spacing w:before="240" w:line="360" w:lineRule="auto"/>
        <w:ind w:firstLine="0"/>
        <w:rPr>
          <w:rFonts w:ascii="Times New Roman" w:hAnsi="Times New Roman"/>
          <w:color w:val="000000" w:themeColor="text1"/>
          <w:sz w:val="24"/>
          <w:szCs w:val="24"/>
        </w:rPr>
      </w:pPr>
      <w:proofErr w:type="spellStart"/>
      <w:r>
        <w:rPr>
          <w:rFonts w:ascii="Times New Roman" w:hAnsi="Times New Roman"/>
          <w:color w:val="000000" w:themeColor="text1"/>
          <w:sz w:val="24"/>
          <w:szCs w:val="24"/>
        </w:rPr>
        <w:t>Wikidata</w:t>
      </w:r>
      <w:proofErr w:type="spellEnd"/>
      <w:r>
        <w:rPr>
          <w:rFonts w:ascii="Times New Roman" w:hAnsi="Times New Roman"/>
          <w:color w:val="000000" w:themeColor="text1"/>
          <w:sz w:val="24"/>
          <w:szCs w:val="24"/>
        </w:rPr>
        <w:t xml:space="preserve"> </w:t>
      </w:r>
      <w:r w:rsidR="00B24C46">
        <w:rPr>
          <w:rFonts w:ascii="Times New Roman" w:hAnsi="Times New Roman"/>
          <w:color w:val="000000" w:themeColor="text1"/>
          <w:sz w:val="24"/>
          <w:szCs w:val="24"/>
        </w:rPr>
        <w:t xml:space="preserve">verfügt </w:t>
      </w:r>
      <w:ins w:id="28" w:author="Lia Greiberg" w:date="2025-09-07T16:53:00Z" w16du:dateUtc="2025-09-07T14:53:00Z">
        <w:r w:rsidR="002A55AF">
          <w:rPr>
            <w:rFonts w:ascii="Times New Roman" w:hAnsi="Times New Roman"/>
            <w:color w:val="000000" w:themeColor="text1"/>
            <w:sz w:val="24"/>
            <w:szCs w:val="24"/>
          </w:rPr>
          <w:t xml:space="preserve">über </w:t>
        </w:r>
      </w:ins>
      <w:r>
        <w:rPr>
          <w:rFonts w:ascii="Times New Roman" w:hAnsi="Times New Roman"/>
          <w:color w:val="000000" w:themeColor="text1"/>
          <w:sz w:val="24"/>
          <w:szCs w:val="24"/>
        </w:rPr>
        <w:t xml:space="preserve">keine spezielle formale Syntax für Klassen. Stattdessen </w:t>
      </w:r>
      <w:r w:rsidR="00B24C46">
        <w:rPr>
          <w:rFonts w:ascii="Times New Roman" w:hAnsi="Times New Roman"/>
          <w:color w:val="000000" w:themeColor="text1"/>
          <w:sz w:val="24"/>
          <w:szCs w:val="24"/>
        </w:rPr>
        <w:t>verwendet</w:t>
      </w:r>
      <w:r>
        <w:rPr>
          <w:rFonts w:ascii="Times New Roman" w:hAnsi="Times New Roman"/>
          <w:color w:val="000000" w:themeColor="text1"/>
          <w:sz w:val="24"/>
          <w:szCs w:val="24"/>
        </w:rPr>
        <w:t xml:space="preserve"> </w:t>
      </w:r>
      <w:ins w:id="29" w:author="Lia Greiberg" w:date="2025-09-07T16:54:00Z" w16du:dateUtc="2025-09-07T14:54:00Z">
        <w:r w:rsidR="00A97763" w:rsidRPr="00004D1B">
          <w:rPr>
            <w:rFonts w:ascii="Times New Roman" w:hAnsi="Times New Roman"/>
            <w:color w:val="000000" w:themeColor="text1"/>
            <w:sz w:val="24"/>
            <w:szCs w:val="24"/>
          </w:rPr>
          <w:t>s</w:t>
        </w:r>
      </w:ins>
      <w:del w:id="30" w:author="Lia Greiberg" w:date="2025-09-07T16:54:00Z" w16du:dateUtc="2025-09-07T14:54:00Z">
        <w:r w:rsidRPr="00004D1B" w:rsidDel="00A97763">
          <w:rPr>
            <w:rFonts w:ascii="Times New Roman" w:hAnsi="Times New Roman"/>
            <w:color w:val="000000" w:themeColor="text1"/>
            <w:sz w:val="24"/>
            <w:szCs w:val="24"/>
          </w:rPr>
          <w:delText>d</w:delText>
        </w:r>
      </w:del>
      <w:r w:rsidRPr="00004D1B">
        <w:rPr>
          <w:rFonts w:ascii="Times New Roman" w:hAnsi="Times New Roman"/>
          <w:color w:val="000000" w:themeColor="text1"/>
          <w:sz w:val="24"/>
          <w:szCs w:val="24"/>
        </w:rPr>
        <w:t>ie</w:t>
      </w:r>
      <w:r>
        <w:rPr>
          <w:rFonts w:ascii="Times New Roman" w:hAnsi="Times New Roman"/>
          <w:color w:val="000000" w:themeColor="text1"/>
          <w:sz w:val="24"/>
          <w:szCs w:val="24"/>
        </w:rPr>
        <w:t xml:space="preserve"> Community Items und Properties wie Klasse, Entität </w:t>
      </w:r>
      <w:r w:rsidR="00B24C46">
        <w:rPr>
          <w:rFonts w:ascii="Times New Roman" w:hAnsi="Times New Roman"/>
          <w:color w:val="000000" w:themeColor="text1"/>
          <w:sz w:val="24"/>
          <w:szCs w:val="24"/>
        </w:rPr>
        <w:t>und Unterklasse</w:t>
      </w:r>
      <w:r w:rsidR="002024ED">
        <w:rPr>
          <w:rFonts w:ascii="Times New Roman" w:hAnsi="Times New Roman"/>
          <w:color w:val="000000" w:themeColor="text1"/>
          <w:sz w:val="24"/>
          <w:szCs w:val="24"/>
        </w:rPr>
        <w:t>, um die Ontologie zu strukturieren</w:t>
      </w:r>
      <w:r w:rsidR="00B24C46">
        <w:rPr>
          <w:rFonts w:ascii="Times New Roman" w:hAnsi="Times New Roman"/>
          <w:color w:val="000000" w:themeColor="text1"/>
          <w:sz w:val="24"/>
          <w:szCs w:val="24"/>
        </w:rPr>
        <w:t xml:space="preserve">. Zusätzlich werden Items genutzt, </w:t>
      </w:r>
      <w:r w:rsidR="00812024">
        <w:rPr>
          <w:rFonts w:ascii="Times New Roman" w:hAnsi="Times New Roman"/>
          <w:color w:val="000000" w:themeColor="text1"/>
          <w:sz w:val="24"/>
          <w:szCs w:val="24"/>
        </w:rPr>
        <w:t xml:space="preserve">die die Ordnung von Klassen ausdrücken: </w:t>
      </w:r>
      <w:r w:rsidR="00B24C46" w:rsidRPr="00B24C46">
        <w:rPr>
          <w:rFonts w:ascii="Times New Roman" w:hAnsi="Times New Roman"/>
          <w:i/>
          <w:iCs/>
          <w:color w:val="000000" w:themeColor="text1"/>
          <w:sz w:val="24"/>
          <w:szCs w:val="24"/>
        </w:rPr>
        <w:t>Klasse erster Ordnung</w:t>
      </w:r>
      <w:r w:rsidR="00B24C46">
        <w:rPr>
          <w:rFonts w:ascii="Times New Roman" w:hAnsi="Times New Roman"/>
          <w:color w:val="000000" w:themeColor="text1"/>
          <w:sz w:val="24"/>
          <w:szCs w:val="24"/>
        </w:rPr>
        <w:t xml:space="preserve">, </w:t>
      </w:r>
      <w:r w:rsidR="00B24C46" w:rsidRPr="00B24C46">
        <w:rPr>
          <w:rFonts w:ascii="Times New Roman" w:hAnsi="Times New Roman"/>
          <w:i/>
          <w:iCs/>
          <w:color w:val="000000" w:themeColor="text1"/>
          <w:sz w:val="24"/>
          <w:szCs w:val="24"/>
        </w:rPr>
        <w:t>Metaklasse zweiter</w:t>
      </w:r>
      <w:r w:rsidR="00812024">
        <w:rPr>
          <w:rFonts w:ascii="Times New Roman" w:hAnsi="Times New Roman"/>
          <w:i/>
          <w:iCs/>
          <w:color w:val="000000" w:themeColor="text1"/>
          <w:sz w:val="24"/>
          <w:szCs w:val="24"/>
        </w:rPr>
        <w:t>, dritter</w:t>
      </w:r>
      <w:ins w:id="31" w:author="Lia Greiberg" w:date="2025-09-12T14:19:00Z" w16du:dateUtc="2025-09-12T12:19:00Z">
        <w:r w:rsidR="00004D1B">
          <w:rPr>
            <w:rFonts w:ascii="Times New Roman" w:hAnsi="Times New Roman"/>
            <w:i/>
            <w:iCs/>
            <w:color w:val="000000" w:themeColor="text1"/>
            <w:sz w:val="24"/>
            <w:szCs w:val="24"/>
          </w:rPr>
          <w:t xml:space="preserve"> </w:t>
        </w:r>
        <w:r w:rsidR="00004D1B" w:rsidRPr="00004D1B">
          <w:rPr>
            <w:rFonts w:ascii="Times New Roman" w:hAnsi="Times New Roman"/>
            <w:color w:val="000000" w:themeColor="text1"/>
            <w:sz w:val="24"/>
            <w:szCs w:val="24"/>
            <w:rPrChange w:id="32" w:author="Lia Greiberg" w:date="2025-09-12T14:19:00Z" w16du:dateUtc="2025-09-12T12:19:00Z">
              <w:rPr>
                <w:rFonts w:ascii="Times New Roman" w:hAnsi="Times New Roman"/>
                <w:i/>
                <w:iCs/>
                <w:color w:val="000000" w:themeColor="text1"/>
                <w:sz w:val="24"/>
                <w:szCs w:val="24"/>
              </w:rPr>
            </w:rPrChange>
          </w:rPr>
          <w:t>oder</w:t>
        </w:r>
        <w:r w:rsidR="00004D1B">
          <w:rPr>
            <w:rFonts w:ascii="Times New Roman" w:hAnsi="Times New Roman"/>
            <w:i/>
            <w:iCs/>
            <w:color w:val="000000" w:themeColor="text1"/>
            <w:sz w:val="24"/>
            <w:szCs w:val="24"/>
          </w:rPr>
          <w:t xml:space="preserve"> </w:t>
        </w:r>
      </w:ins>
      <w:del w:id="33" w:author="Lia Greiberg" w:date="2025-09-12T14:19:00Z" w16du:dateUtc="2025-09-12T12:19:00Z">
        <w:r w:rsidR="00812024" w:rsidDel="00004D1B">
          <w:rPr>
            <w:rFonts w:ascii="Times New Roman" w:hAnsi="Times New Roman"/>
            <w:i/>
            <w:iCs/>
            <w:color w:val="000000" w:themeColor="text1"/>
            <w:sz w:val="24"/>
            <w:szCs w:val="24"/>
          </w:rPr>
          <w:delText xml:space="preserve">, </w:delText>
        </w:r>
      </w:del>
      <w:r w:rsidR="00812024">
        <w:rPr>
          <w:rFonts w:ascii="Times New Roman" w:hAnsi="Times New Roman"/>
          <w:i/>
          <w:iCs/>
          <w:color w:val="000000" w:themeColor="text1"/>
          <w:sz w:val="24"/>
          <w:szCs w:val="24"/>
        </w:rPr>
        <w:t>vierter</w:t>
      </w:r>
      <w:r w:rsidR="00B24C46" w:rsidRPr="00B24C46">
        <w:rPr>
          <w:rFonts w:ascii="Times New Roman" w:hAnsi="Times New Roman"/>
          <w:i/>
          <w:iCs/>
          <w:color w:val="000000" w:themeColor="text1"/>
          <w:sz w:val="24"/>
          <w:szCs w:val="24"/>
        </w:rPr>
        <w:t xml:space="preserve"> Ordnung</w:t>
      </w:r>
      <w:r w:rsidR="00B24C46">
        <w:rPr>
          <w:rFonts w:ascii="Times New Roman" w:hAnsi="Times New Roman"/>
          <w:color w:val="000000" w:themeColor="text1"/>
          <w:sz w:val="24"/>
          <w:szCs w:val="24"/>
        </w:rPr>
        <w:t xml:space="preserve">. </w:t>
      </w:r>
      <w:r w:rsidR="00812024">
        <w:rPr>
          <w:rFonts w:ascii="Times New Roman" w:hAnsi="Times New Roman"/>
          <w:color w:val="000000" w:themeColor="text1"/>
          <w:sz w:val="24"/>
          <w:szCs w:val="24"/>
        </w:rPr>
        <w:t xml:space="preserve">Die Klasse erster Ordnung ist die Metaklasse aller Klassen zweiter Ordnung. </w:t>
      </w:r>
      <w:commentRangeStart w:id="34"/>
      <w:r w:rsidR="00A31096">
        <w:rPr>
          <w:rFonts w:ascii="Times New Roman" w:hAnsi="Times New Roman"/>
          <w:color w:val="000000" w:themeColor="text1"/>
          <w:sz w:val="24"/>
          <w:szCs w:val="24"/>
        </w:rPr>
        <w:t>Sie liefer</w:t>
      </w:r>
      <w:ins w:id="35" w:author="Lia Greiberg" w:date="2025-09-12T14:17:00Z" w16du:dateUtc="2025-09-12T12:17:00Z">
        <w:r w:rsidR="00004D1B">
          <w:rPr>
            <w:rFonts w:ascii="Times New Roman" w:hAnsi="Times New Roman"/>
            <w:color w:val="000000" w:themeColor="text1"/>
            <w:sz w:val="24"/>
            <w:szCs w:val="24"/>
          </w:rPr>
          <w:t>t</w:t>
        </w:r>
      </w:ins>
      <w:del w:id="36" w:author="Lia Greiberg" w:date="2025-09-12T14:17:00Z" w16du:dateUtc="2025-09-12T12:17:00Z">
        <w:r w:rsidR="00A31096" w:rsidDel="00004D1B">
          <w:rPr>
            <w:rFonts w:ascii="Times New Roman" w:hAnsi="Times New Roman"/>
            <w:color w:val="000000" w:themeColor="text1"/>
            <w:sz w:val="24"/>
            <w:szCs w:val="24"/>
          </w:rPr>
          <w:delText>n</w:delText>
        </w:r>
      </w:del>
      <w:r w:rsidR="00A31096">
        <w:rPr>
          <w:rFonts w:ascii="Times New Roman" w:hAnsi="Times New Roman"/>
          <w:color w:val="000000" w:themeColor="text1"/>
          <w:sz w:val="24"/>
          <w:szCs w:val="24"/>
        </w:rPr>
        <w:t xml:space="preserve"> </w:t>
      </w:r>
      <w:commentRangeEnd w:id="34"/>
      <w:r w:rsidR="00004D1B">
        <w:rPr>
          <w:rStyle w:val="Kommentarzeichen"/>
          <w:rFonts w:ascii="Times New Roman" w:hAnsi="Times New Roman"/>
        </w:rPr>
        <w:commentReference w:id="34"/>
      </w:r>
      <w:r w:rsidR="00623B14">
        <w:rPr>
          <w:rFonts w:ascii="Times New Roman" w:hAnsi="Times New Roman"/>
          <w:color w:val="000000" w:themeColor="text1"/>
          <w:sz w:val="24"/>
          <w:szCs w:val="24"/>
        </w:rPr>
        <w:t>wertvolle</w:t>
      </w:r>
      <w:r w:rsidR="00A31096">
        <w:rPr>
          <w:rFonts w:ascii="Times New Roman" w:hAnsi="Times New Roman"/>
          <w:color w:val="000000" w:themeColor="text1"/>
          <w:sz w:val="24"/>
          <w:szCs w:val="24"/>
        </w:rPr>
        <w:t xml:space="preserve"> Information</w:t>
      </w:r>
      <w:ins w:id="37" w:author="Lia Greiberg" w:date="2025-09-12T14:16:00Z" w16du:dateUtc="2025-09-12T12:16:00Z">
        <w:r w:rsidR="00004D1B">
          <w:rPr>
            <w:rFonts w:ascii="Times New Roman" w:hAnsi="Times New Roman"/>
            <w:color w:val="000000" w:themeColor="text1"/>
            <w:sz w:val="24"/>
            <w:szCs w:val="24"/>
          </w:rPr>
          <w:t>en</w:t>
        </w:r>
      </w:ins>
      <w:r w:rsidR="00A31096">
        <w:rPr>
          <w:rFonts w:ascii="Times New Roman" w:hAnsi="Times New Roman"/>
          <w:color w:val="000000" w:themeColor="text1"/>
          <w:sz w:val="24"/>
          <w:szCs w:val="24"/>
        </w:rPr>
        <w:t xml:space="preserve"> über die Art der Instanzen einer Klasse. Dabei </w:t>
      </w:r>
      <w:r w:rsidR="00B24C46">
        <w:rPr>
          <w:rFonts w:ascii="Times New Roman" w:hAnsi="Times New Roman"/>
          <w:color w:val="000000" w:themeColor="text1"/>
          <w:sz w:val="24"/>
          <w:szCs w:val="24"/>
        </w:rPr>
        <w:t xml:space="preserve">unterscheiden sich </w:t>
      </w:r>
      <w:r w:rsidR="00A31096">
        <w:rPr>
          <w:rFonts w:ascii="Times New Roman" w:hAnsi="Times New Roman"/>
          <w:color w:val="000000" w:themeColor="text1"/>
          <w:sz w:val="24"/>
          <w:szCs w:val="24"/>
        </w:rPr>
        <w:t xml:space="preserve">Klassen </w:t>
      </w:r>
      <w:r w:rsidR="00B24C46">
        <w:rPr>
          <w:rFonts w:ascii="Times New Roman" w:hAnsi="Times New Roman"/>
          <w:color w:val="000000" w:themeColor="text1"/>
          <w:sz w:val="24"/>
          <w:szCs w:val="24"/>
        </w:rPr>
        <w:t xml:space="preserve">in </w:t>
      </w:r>
      <w:proofErr w:type="spellStart"/>
      <w:r w:rsidR="00B24C46">
        <w:rPr>
          <w:rFonts w:ascii="Times New Roman" w:hAnsi="Times New Roman"/>
          <w:color w:val="000000" w:themeColor="text1"/>
          <w:sz w:val="24"/>
          <w:szCs w:val="24"/>
        </w:rPr>
        <w:t>Wikidata</w:t>
      </w:r>
      <w:proofErr w:type="spellEnd"/>
      <w:r w:rsidR="00B24C46">
        <w:rPr>
          <w:rFonts w:ascii="Times New Roman" w:hAnsi="Times New Roman"/>
          <w:color w:val="000000" w:themeColor="text1"/>
          <w:sz w:val="24"/>
          <w:szCs w:val="24"/>
        </w:rPr>
        <w:t xml:space="preserve"> </w:t>
      </w:r>
      <w:r w:rsidR="00FE198D">
        <w:rPr>
          <w:rFonts w:ascii="Times New Roman" w:hAnsi="Times New Roman"/>
          <w:color w:val="000000" w:themeColor="text1"/>
          <w:sz w:val="24"/>
          <w:szCs w:val="24"/>
        </w:rPr>
        <w:t>nicht grundsätzlich von anderen Elementen</w:t>
      </w:r>
      <w:r w:rsidR="00B24C46">
        <w:rPr>
          <w:rFonts w:ascii="Times New Roman" w:hAnsi="Times New Roman"/>
          <w:color w:val="000000" w:themeColor="text1"/>
          <w:sz w:val="24"/>
          <w:szCs w:val="24"/>
        </w:rPr>
        <w:t xml:space="preserve">. </w:t>
      </w:r>
      <w:r w:rsidR="00FE198D">
        <w:rPr>
          <w:rFonts w:ascii="Times New Roman" w:hAnsi="Times New Roman"/>
          <w:color w:val="000000" w:themeColor="text1"/>
          <w:sz w:val="24"/>
          <w:szCs w:val="24"/>
        </w:rPr>
        <w:t>Ihre Rolle als Klassen</w:t>
      </w:r>
      <w:r w:rsidR="00B24C46">
        <w:rPr>
          <w:rFonts w:ascii="Times New Roman" w:hAnsi="Times New Roman"/>
          <w:color w:val="000000" w:themeColor="text1"/>
          <w:sz w:val="24"/>
          <w:szCs w:val="24"/>
        </w:rPr>
        <w:t xml:space="preserve"> </w:t>
      </w:r>
      <w:r w:rsidR="00FE198D">
        <w:rPr>
          <w:rFonts w:ascii="Times New Roman" w:hAnsi="Times New Roman"/>
          <w:color w:val="000000" w:themeColor="text1"/>
          <w:sz w:val="24"/>
          <w:szCs w:val="24"/>
        </w:rPr>
        <w:t>wird</w:t>
      </w:r>
      <w:r w:rsidR="00B24C46">
        <w:rPr>
          <w:rFonts w:ascii="Times New Roman" w:hAnsi="Times New Roman"/>
          <w:color w:val="000000" w:themeColor="text1"/>
          <w:sz w:val="24"/>
          <w:szCs w:val="24"/>
        </w:rPr>
        <w:t xml:space="preserve"> nur </w:t>
      </w:r>
      <w:r w:rsidR="00FE198D">
        <w:rPr>
          <w:rFonts w:ascii="Times New Roman" w:hAnsi="Times New Roman"/>
          <w:color w:val="000000" w:themeColor="text1"/>
          <w:sz w:val="24"/>
          <w:szCs w:val="24"/>
        </w:rPr>
        <w:t xml:space="preserve">durch </w:t>
      </w:r>
      <w:r w:rsidR="00B24C46">
        <w:rPr>
          <w:rFonts w:ascii="Times New Roman" w:hAnsi="Times New Roman"/>
          <w:color w:val="000000" w:themeColor="text1"/>
          <w:sz w:val="24"/>
          <w:szCs w:val="24"/>
        </w:rPr>
        <w:t>Beziehung</w:t>
      </w:r>
      <w:ins w:id="38" w:author="Lia Greiberg" w:date="2025-09-07T16:55:00Z" w16du:dateUtc="2025-09-07T14:55:00Z">
        <w:r w:rsidR="00A97763">
          <w:rPr>
            <w:rFonts w:ascii="Times New Roman" w:hAnsi="Times New Roman"/>
            <w:color w:val="000000" w:themeColor="text1"/>
            <w:sz w:val="24"/>
            <w:szCs w:val="24"/>
          </w:rPr>
          <w:t>en</w:t>
        </w:r>
      </w:ins>
      <w:r w:rsidR="00FE198D">
        <w:rPr>
          <w:rFonts w:ascii="Times New Roman" w:hAnsi="Times New Roman"/>
          <w:color w:val="000000" w:themeColor="text1"/>
          <w:sz w:val="24"/>
          <w:szCs w:val="24"/>
        </w:rPr>
        <w:t xml:space="preserve"> erkennbar</w:t>
      </w:r>
      <w:r w:rsidR="00B24C46">
        <w:rPr>
          <w:rFonts w:ascii="Times New Roman" w:hAnsi="Times New Roman"/>
          <w:color w:val="000000" w:themeColor="text1"/>
          <w:sz w:val="24"/>
          <w:szCs w:val="24"/>
        </w:rPr>
        <w:t>, die ausschließlich für Klassen vorgesehen sind (P31</w:t>
      </w:r>
      <w:r w:rsidR="00A31096">
        <w:rPr>
          <w:rFonts w:ascii="Times New Roman" w:hAnsi="Times New Roman"/>
          <w:color w:val="000000" w:themeColor="text1"/>
          <w:sz w:val="24"/>
          <w:szCs w:val="24"/>
        </w:rPr>
        <w:t>, P279</w:t>
      </w:r>
      <w:r w:rsidR="00B24C46">
        <w:rPr>
          <w:rFonts w:ascii="Times New Roman" w:hAnsi="Times New Roman"/>
          <w:color w:val="000000" w:themeColor="text1"/>
          <w:sz w:val="24"/>
          <w:szCs w:val="24"/>
        </w:rPr>
        <w:t>)</w:t>
      </w:r>
      <w:r w:rsidR="009619EB">
        <w:rPr>
          <w:rFonts w:ascii="Times New Roman" w:hAnsi="Times New Roman"/>
          <w:color w:val="000000" w:themeColor="text1"/>
          <w:sz w:val="24"/>
          <w:szCs w:val="24"/>
        </w:rPr>
        <w:t xml:space="preserve"> (vgl. </w:t>
      </w:r>
      <w:hyperlink r:id="rId12" w:history="1">
        <w:proofErr w:type="spellStart"/>
        <w:proofErr w:type="gramStart"/>
        <w:r w:rsidR="009619EB">
          <w:rPr>
            <w:rStyle w:val="Hyperlink"/>
            <w:rFonts w:ascii="Times New Roman" w:hAnsi="Times New Roman"/>
            <w:sz w:val="24"/>
            <w:szCs w:val="24"/>
          </w:rPr>
          <w:t>Wikidata:Ontologie</w:t>
        </w:r>
        <w:proofErr w:type="spellEnd"/>
        <w:proofErr w:type="gramEnd"/>
      </w:hyperlink>
      <w:r w:rsidR="009619EB">
        <w:rPr>
          <w:rFonts w:ascii="Times New Roman" w:hAnsi="Times New Roman"/>
          <w:color w:val="000000" w:themeColor="text1"/>
          <w:sz w:val="24"/>
          <w:szCs w:val="24"/>
        </w:rPr>
        <w:t>)</w:t>
      </w:r>
      <w:r w:rsidR="00B24C46">
        <w:rPr>
          <w:rFonts w:ascii="Times New Roman" w:hAnsi="Times New Roman"/>
          <w:color w:val="000000" w:themeColor="text1"/>
          <w:sz w:val="24"/>
          <w:szCs w:val="24"/>
        </w:rPr>
        <w:t>.</w:t>
      </w:r>
      <w:r w:rsidR="00D50958">
        <w:rPr>
          <w:rFonts w:ascii="Times New Roman" w:hAnsi="Times New Roman"/>
          <w:color w:val="000000" w:themeColor="text1"/>
          <w:sz w:val="24"/>
          <w:szCs w:val="24"/>
        </w:rPr>
        <w:t xml:space="preserve"> </w:t>
      </w:r>
    </w:p>
    <w:p w14:paraId="3CFB800A" w14:textId="53B8608D" w:rsidR="00371339" w:rsidRPr="00371339" w:rsidRDefault="00D50958" w:rsidP="00D340F7">
      <w:pPr>
        <w:pStyle w:val="GrundschriftmitEinzug"/>
        <w:spacing w:before="240"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Das RDF-Format ist </w:t>
      </w:r>
      <w:r w:rsidR="00F22ABB">
        <w:rPr>
          <w:rFonts w:ascii="Times New Roman" w:hAnsi="Times New Roman"/>
          <w:color w:val="000000" w:themeColor="text1"/>
          <w:sz w:val="24"/>
          <w:szCs w:val="24"/>
        </w:rPr>
        <w:t>eng</w:t>
      </w:r>
      <w:r>
        <w:rPr>
          <w:rFonts w:ascii="Times New Roman" w:hAnsi="Times New Roman"/>
          <w:color w:val="000000" w:themeColor="text1"/>
          <w:sz w:val="24"/>
          <w:szCs w:val="24"/>
        </w:rPr>
        <w:t xml:space="preserve"> </w:t>
      </w:r>
      <w:r w:rsidR="00F22ABB">
        <w:rPr>
          <w:rFonts w:ascii="Times New Roman" w:hAnsi="Times New Roman"/>
          <w:color w:val="000000" w:themeColor="text1"/>
          <w:sz w:val="24"/>
          <w:szCs w:val="24"/>
        </w:rPr>
        <w:t>mit dem</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Wikidata</w:t>
      </w:r>
      <w:proofErr w:type="spellEnd"/>
      <w:r>
        <w:rPr>
          <w:rFonts w:ascii="Times New Roman" w:hAnsi="Times New Roman"/>
          <w:color w:val="000000" w:themeColor="text1"/>
          <w:sz w:val="24"/>
          <w:szCs w:val="24"/>
        </w:rPr>
        <w:t xml:space="preserve">-Datenmodell </w:t>
      </w:r>
      <w:r w:rsidR="00F22ABB">
        <w:rPr>
          <w:rFonts w:ascii="Times New Roman" w:hAnsi="Times New Roman"/>
          <w:color w:val="000000" w:themeColor="text1"/>
          <w:sz w:val="24"/>
          <w:szCs w:val="24"/>
        </w:rPr>
        <w:t>verknüpft</w:t>
      </w:r>
      <w:r>
        <w:rPr>
          <w:rFonts w:ascii="Times New Roman" w:hAnsi="Times New Roman"/>
          <w:color w:val="000000" w:themeColor="text1"/>
          <w:sz w:val="24"/>
          <w:szCs w:val="24"/>
        </w:rPr>
        <w:t xml:space="preserve"> und hat </w:t>
      </w:r>
      <w:ins w:id="39" w:author="Lia Greiberg" w:date="2025-09-07T16:55:00Z" w16du:dateUtc="2025-09-07T14:55:00Z">
        <w:r w:rsidR="00A97763">
          <w:rPr>
            <w:rFonts w:ascii="Times New Roman" w:hAnsi="Times New Roman"/>
            <w:color w:val="000000" w:themeColor="text1"/>
            <w:sz w:val="24"/>
            <w:szCs w:val="24"/>
          </w:rPr>
          <w:t xml:space="preserve">eine </w:t>
        </w:r>
      </w:ins>
      <w:r>
        <w:rPr>
          <w:rFonts w:ascii="Times New Roman" w:hAnsi="Times New Roman"/>
          <w:color w:val="000000" w:themeColor="text1"/>
          <w:sz w:val="24"/>
          <w:szCs w:val="24"/>
        </w:rPr>
        <w:t>RDF-</w:t>
      </w:r>
      <w:r w:rsidR="00F22ABB">
        <w:rPr>
          <w:rFonts w:ascii="Times New Roman" w:hAnsi="Times New Roman"/>
          <w:color w:val="000000" w:themeColor="text1"/>
          <w:sz w:val="24"/>
          <w:szCs w:val="24"/>
        </w:rPr>
        <w:t>S</w:t>
      </w:r>
      <w:r>
        <w:rPr>
          <w:rFonts w:ascii="Times New Roman" w:hAnsi="Times New Roman"/>
          <w:color w:val="000000" w:themeColor="text1"/>
          <w:sz w:val="24"/>
          <w:szCs w:val="24"/>
        </w:rPr>
        <w:t>truktur</w:t>
      </w:r>
      <w:ins w:id="40" w:author="Lia Greiberg" w:date="2025-09-12T14:22:00Z" w16du:dateUtc="2025-09-12T12:22:00Z">
        <w:r w:rsidR="00004D1B">
          <w:rPr>
            <w:rFonts w:ascii="Times New Roman" w:hAnsi="Times New Roman"/>
            <w:color w:val="000000" w:themeColor="text1"/>
            <w:sz w:val="24"/>
            <w:szCs w:val="24"/>
          </w:rPr>
          <w:t xml:space="preserve">, </w:t>
        </w:r>
      </w:ins>
      <w:ins w:id="41" w:author="Lia Greiberg" w:date="2025-09-12T14:27:00Z" w16du:dateUtc="2025-09-12T12:27:00Z">
        <w:r w:rsidR="00A93C19">
          <w:rPr>
            <w:rFonts w:ascii="Times New Roman" w:hAnsi="Times New Roman"/>
            <w:color w:val="000000" w:themeColor="text1"/>
            <w:sz w:val="24"/>
            <w:szCs w:val="24"/>
          </w:rPr>
          <w:t>die</w:t>
        </w:r>
      </w:ins>
      <w:ins w:id="42" w:author="Lia Greiberg" w:date="2025-09-12T14:22:00Z" w16du:dateUtc="2025-09-12T12:22:00Z">
        <w:r w:rsidR="00004D1B">
          <w:rPr>
            <w:rFonts w:ascii="Times New Roman" w:hAnsi="Times New Roman"/>
            <w:color w:val="000000" w:themeColor="text1"/>
            <w:sz w:val="24"/>
            <w:szCs w:val="24"/>
          </w:rPr>
          <w:t xml:space="preserve"> aus</w:t>
        </w:r>
      </w:ins>
      <w:del w:id="43" w:author="Lia Greiberg" w:date="2025-09-12T14:22:00Z" w16du:dateUtc="2025-09-12T12:22:00Z">
        <w:r w:rsidR="00F22ABB" w:rsidDel="00004D1B">
          <w:rPr>
            <w:rFonts w:ascii="Times New Roman" w:hAnsi="Times New Roman"/>
            <w:color w:val="000000" w:themeColor="text1"/>
            <w:sz w:val="24"/>
            <w:szCs w:val="24"/>
          </w:rPr>
          <w:delText>:</w:delText>
        </w:r>
      </w:del>
      <w:r>
        <w:rPr>
          <w:rFonts w:ascii="Times New Roman" w:hAnsi="Times New Roman"/>
          <w:color w:val="000000" w:themeColor="text1"/>
          <w:sz w:val="24"/>
          <w:szCs w:val="24"/>
        </w:rPr>
        <w:t xml:space="preserve"> </w:t>
      </w:r>
      <w:r w:rsidRPr="00A93C19">
        <w:rPr>
          <w:rFonts w:ascii="Times New Roman" w:hAnsi="Times New Roman"/>
          <w:i/>
          <w:iCs/>
          <w:color w:val="000000" w:themeColor="text1"/>
          <w:sz w:val="24"/>
          <w:szCs w:val="24"/>
          <w:rPrChange w:id="44" w:author="Lia Greiberg" w:date="2025-09-12T14:27:00Z" w16du:dateUtc="2025-09-12T12:27:00Z">
            <w:rPr>
              <w:rFonts w:ascii="Times New Roman" w:hAnsi="Times New Roman"/>
              <w:color w:val="000000" w:themeColor="text1"/>
              <w:sz w:val="24"/>
              <w:szCs w:val="24"/>
            </w:rPr>
          </w:rPrChange>
        </w:rPr>
        <w:t>Subjekt – Prädikat – Objekt</w:t>
      </w:r>
      <w:ins w:id="45" w:author="Lia Greiberg" w:date="2025-09-12T14:27:00Z" w16du:dateUtc="2025-09-12T12:27:00Z">
        <w:r w:rsidR="00A93C19">
          <w:rPr>
            <w:rFonts w:ascii="Times New Roman" w:hAnsi="Times New Roman"/>
            <w:color w:val="000000" w:themeColor="text1"/>
            <w:sz w:val="24"/>
            <w:szCs w:val="24"/>
          </w:rPr>
          <w:t xml:space="preserve"> besteht</w:t>
        </w:r>
      </w:ins>
      <w:r>
        <w:rPr>
          <w:rFonts w:ascii="Times New Roman" w:hAnsi="Times New Roman"/>
          <w:color w:val="000000" w:themeColor="text1"/>
          <w:sz w:val="24"/>
          <w:szCs w:val="24"/>
        </w:rPr>
        <w:t xml:space="preserve">. Einige Standardeigenschaften in </w:t>
      </w:r>
      <w:proofErr w:type="spellStart"/>
      <w:r>
        <w:rPr>
          <w:rFonts w:ascii="Times New Roman" w:hAnsi="Times New Roman"/>
          <w:color w:val="000000" w:themeColor="text1"/>
          <w:sz w:val="24"/>
          <w:szCs w:val="24"/>
        </w:rPr>
        <w:t>Wikidata</w:t>
      </w:r>
      <w:proofErr w:type="spellEnd"/>
      <w:r>
        <w:rPr>
          <w:rFonts w:ascii="Times New Roman" w:hAnsi="Times New Roman"/>
          <w:color w:val="000000" w:themeColor="text1"/>
          <w:sz w:val="24"/>
          <w:szCs w:val="24"/>
        </w:rPr>
        <w:t xml:space="preserve"> sind </w:t>
      </w:r>
      <w:r w:rsidR="00F22ABB">
        <w:rPr>
          <w:rFonts w:ascii="Times New Roman" w:hAnsi="Times New Roman"/>
          <w:color w:val="000000" w:themeColor="text1"/>
          <w:sz w:val="24"/>
          <w:szCs w:val="24"/>
        </w:rPr>
        <w:t xml:space="preserve">dabei </w:t>
      </w:r>
      <w:r>
        <w:rPr>
          <w:rFonts w:ascii="Times New Roman" w:hAnsi="Times New Roman"/>
          <w:color w:val="000000" w:themeColor="text1"/>
          <w:sz w:val="24"/>
          <w:szCs w:val="24"/>
        </w:rPr>
        <w:t xml:space="preserve">direkt </w:t>
      </w:r>
      <w:r w:rsidR="00F22ABB">
        <w:rPr>
          <w:rFonts w:ascii="Times New Roman" w:hAnsi="Times New Roman"/>
          <w:color w:val="000000" w:themeColor="text1"/>
          <w:sz w:val="24"/>
          <w:szCs w:val="24"/>
        </w:rPr>
        <w:t xml:space="preserve">den Prädikaten von </w:t>
      </w:r>
      <w:r>
        <w:rPr>
          <w:rFonts w:ascii="Times New Roman" w:hAnsi="Times New Roman"/>
          <w:color w:val="000000" w:themeColor="text1"/>
          <w:sz w:val="24"/>
          <w:szCs w:val="24"/>
        </w:rPr>
        <w:t>RDF bzw</w:t>
      </w:r>
      <w:del w:id="46" w:author="Lia Greiberg" w:date="2025-09-12T14:28:00Z" w16du:dateUtc="2025-09-12T12:28:00Z">
        <w:r w:rsidDel="00A93C19">
          <w:rPr>
            <w:rFonts w:ascii="Times New Roman" w:hAnsi="Times New Roman"/>
            <w:color w:val="000000" w:themeColor="text1"/>
            <w:sz w:val="24"/>
            <w:szCs w:val="24"/>
          </w:rPr>
          <w:delText>s</w:delText>
        </w:r>
      </w:del>
      <w:r>
        <w:rPr>
          <w:rFonts w:ascii="Times New Roman" w:hAnsi="Times New Roman"/>
          <w:color w:val="000000" w:themeColor="text1"/>
          <w:sz w:val="24"/>
          <w:szCs w:val="24"/>
        </w:rPr>
        <w:t xml:space="preserve">. RDFS </w:t>
      </w:r>
      <w:r>
        <w:rPr>
          <w:rFonts w:ascii="Times New Roman" w:hAnsi="Times New Roman"/>
          <w:color w:val="000000" w:themeColor="text1"/>
          <w:sz w:val="24"/>
          <w:szCs w:val="24"/>
        </w:rPr>
        <w:lastRenderedPageBreak/>
        <w:t xml:space="preserve">zugeordnet. </w:t>
      </w:r>
      <w:r w:rsidR="00F22ABB">
        <w:rPr>
          <w:rFonts w:ascii="Times New Roman" w:hAnsi="Times New Roman"/>
          <w:color w:val="000000" w:themeColor="text1"/>
          <w:sz w:val="24"/>
          <w:szCs w:val="24"/>
        </w:rPr>
        <w:t>So</w:t>
      </w:r>
      <w:r w:rsidR="00F22ABB" w:rsidRPr="00F22ABB">
        <w:rPr>
          <w:rFonts w:ascii="Times New Roman" w:hAnsi="Times New Roman"/>
          <w:color w:val="000000" w:themeColor="text1"/>
          <w:sz w:val="24"/>
          <w:szCs w:val="24"/>
        </w:rPr>
        <w:t xml:space="preserve"> wird </w:t>
      </w:r>
      <w:r w:rsidR="00F22ABB">
        <w:rPr>
          <w:rFonts w:ascii="Times New Roman" w:hAnsi="Times New Roman"/>
          <w:color w:val="000000" w:themeColor="text1"/>
          <w:sz w:val="24"/>
          <w:szCs w:val="24"/>
        </w:rPr>
        <w:t xml:space="preserve">bspw. </w:t>
      </w:r>
      <w:r w:rsidR="00F22ABB" w:rsidRPr="00F22ABB">
        <w:rPr>
          <w:rFonts w:ascii="Times New Roman" w:hAnsi="Times New Roman"/>
          <w:color w:val="000000" w:themeColor="text1"/>
          <w:sz w:val="24"/>
          <w:szCs w:val="24"/>
        </w:rPr>
        <w:t xml:space="preserve">ein </w:t>
      </w:r>
      <w:proofErr w:type="spellStart"/>
      <w:r w:rsidR="00F22ABB" w:rsidRPr="00F22ABB">
        <w:rPr>
          <w:rFonts w:ascii="Times New Roman" w:hAnsi="Times New Roman"/>
          <w:color w:val="000000" w:themeColor="text1"/>
          <w:sz w:val="24"/>
          <w:szCs w:val="24"/>
        </w:rPr>
        <w:t>Wikidata</w:t>
      </w:r>
      <w:proofErr w:type="spellEnd"/>
      <w:r w:rsidR="00F22ABB" w:rsidRPr="00F22ABB">
        <w:rPr>
          <w:rFonts w:ascii="Times New Roman" w:hAnsi="Times New Roman"/>
          <w:color w:val="000000" w:themeColor="text1"/>
          <w:sz w:val="24"/>
          <w:szCs w:val="24"/>
        </w:rPr>
        <w:t xml:space="preserve">-Label in einer bestimmten Sprache im Dump zu </w:t>
      </w:r>
      <w:proofErr w:type="spellStart"/>
      <w:r w:rsidR="00F22ABB" w:rsidRPr="00F22ABB">
        <w:rPr>
          <w:rFonts w:ascii="Times New Roman" w:hAnsi="Times New Roman"/>
          <w:color w:val="000000" w:themeColor="text1"/>
          <w:sz w:val="24"/>
          <w:szCs w:val="24"/>
        </w:rPr>
        <w:t>rdfs:label</w:t>
      </w:r>
      <w:proofErr w:type="spellEnd"/>
      <w:r w:rsidR="00F22ABB" w:rsidRPr="00F22ABB">
        <w:rPr>
          <w:rFonts w:ascii="Times New Roman" w:hAnsi="Times New Roman"/>
          <w:color w:val="000000" w:themeColor="text1"/>
          <w:sz w:val="24"/>
          <w:szCs w:val="24"/>
        </w:rPr>
        <w:t xml:space="preserve">, </w:t>
      </w:r>
      <w:proofErr w:type="spellStart"/>
      <w:r w:rsidR="00F22ABB" w:rsidRPr="00F22ABB">
        <w:rPr>
          <w:rFonts w:ascii="Times New Roman" w:hAnsi="Times New Roman"/>
          <w:color w:val="000000" w:themeColor="text1"/>
          <w:sz w:val="24"/>
          <w:szCs w:val="24"/>
        </w:rPr>
        <w:t>skos:prefLabel</w:t>
      </w:r>
      <w:proofErr w:type="spellEnd"/>
      <w:r w:rsidR="00F22ABB" w:rsidRPr="00F22ABB">
        <w:rPr>
          <w:rFonts w:ascii="Times New Roman" w:hAnsi="Times New Roman"/>
          <w:color w:val="000000" w:themeColor="text1"/>
          <w:sz w:val="24"/>
          <w:szCs w:val="24"/>
        </w:rPr>
        <w:t xml:space="preserve"> und </w:t>
      </w:r>
      <w:proofErr w:type="spellStart"/>
      <w:r w:rsidR="00F22ABB" w:rsidRPr="00F22ABB">
        <w:rPr>
          <w:rFonts w:ascii="Times New Roman" w:hAnsi="Times New Roman"/>
          <w:color w:val="000000" w:themeColor="text1"/>
          <w:sz w:val="24"/>
          <w:szCs w:val="24"/>
        </w:rPr>
        <w:t>schema:name</w:t>
      </w:r>
      <w:proofErr w:type="spellEnd"/>
      <w:r w:rsidR="00F22ABB" w:rsidRPr="00F22ABB">
        <w:rPr>
          <w:rFonts w:ascii="Times New Roman" w:hAnsi="Times New Roman"/>
          <w:color w:val="000000" w:themeColor="text1"/>
          <w:sz w:val="24"/>
          <w:szCs w:val="24"/>
        </w:rPr>
        <w:t xml:space="preserve">. Ein </w:t>
      </w:r>
      <w:commentRangeStart w:id="47"/>
      <w:r w:rsidR="00F22ABB" w:rsidRPr="00F22ABB">
        <w:rPr>
          <w:rFonts w:ascii="Times New Roman" w:hAnsi="Times New Roman"/>
          <w:color w:val="000000" w:themeColor="text1"/>
          <w:sz w:val="24"/>
          <w:szCs w:val="24"/>
        </w:rPr>
        <w:t xml:space="preserve">Alias </w:t>
      </w:r>
      <w:commentRangeEnd w:id="47"/>
      <w:r w:rsidR="00A97763">
        <w:rPr>
          <w:rStyle w:val="Kommentarzeichen"/>
          <w:rFonts w:ascii="Times New Roman" w:hAnsi="Times New Roman"/>
        </w:rPr>
        <w:commentReference w:id="47"/>
      </w:r>
      <w:r w:rsidR="00F22ABB" w:rsidRPr="00F22ABB">
        <w:rPr>
          <w:rFonts w:ascii="Times New Roman" w:hAnsi="Times New Roman"/>
          <w:color w:val="000000" w:themeColor="text1"/>
          <w:sz w:val="24"/>
          <w:szCs w:val="24"/>
        </w:rPr>
        <w:t xml:space="preserve">(alternatives Label) wird </w:t>
      </w:r>
      <w:r w:rsidR="00F22ABB">
        <w:rPr>
          <w:rFonts w:ascii="Times New Roman" w:hAnsi="Times New Roman"/>
          <w:color w:val="000000" w:themeColor="text1"/>
          <w:sz w:val="24"/>
          <w:szCs w:val="24"/>
        </w:rPr>
        <w:t xml:space="preserve">als </w:t>
      </w:r>
      <w:proofErr w:type="spellStart"/>
      <w:proofErr w:type="gramStart"/>
      <w:r w:rsidR="00F22ABB" w:rsidRPr="00F22ABB">
        <w:rPr>
          <w:rFonts w:ascii="Times New Roman" w:hAnsi="Times New Roman"/>
          <w:color w:val="000000" w:themeColor="text1"/>
          <w:sz w:val="24"/>
          <w:szCs w:val="24"/>
        </w:rPr>
        <w:t>skos:altLabel</w:t>
      </w:r>
      <w:proofErr w:type="spellEnd"/>
      <w:proofErr w:type="gramEnd"/>
      <w:ins w:id="48" w:author="Lia Greiberg" w:date="2025-09-07T16:58:00Z" w16du:dateUtc="2025-09-07T14:58:00Z">
        <w:r w:rsidR="00A97763">
          <w:rPr>
            <w:rFonts w:ascii="Times New Roman" w:hAnsi="Times New Roman"/>
            <w:color w:val="000000" w:themeColor="text1"/>
            <w:sz w:val="24"/>
            <w:szCs w:val="24"/>
          </w:rPr>
          <w:t xml:space="preserve"> </w:t>
        </w:r>
        <w:commentRangeStart w:id="49"/>
        <w:r w:rsidR="00A97763">
          <w:rPr>
            <w:rFonts w:ascii="Times New Roman" w:hAnsi="Times New Roman"/>
            <w:color w:val="000000" w:themeColor="text1"/>
            <w:sz w:val="24"/>
            <w:szCs w:val="24"/>
          </w:rPr>
          <w:t>überführt</w:t>
        </w:r>
        <w:commentRangeEnd w:id="49"/>
        <w:r w:rsidR="00A97763">
          <w:rPr>
            <w:rStyle w:val="Kommentarzeichen"/>
            <w:rFonts w:ascii="Times New Roman" w:hAnsi="Times New Roman"/>
          </w:rPr>
          <w:commentReference w:id="49"/>
        </w:r>
      </w:ins>
      <w:r w:rsidR="00F22ABB">
        <w:rPr>
          <w:rFonts w:ascii="Times New Roman" w:hAnsi="Times New Roman"/>
          <w:color w:val="000000" w:themeColor="text1"/>
          <w:sz w:val="24"/>
          <w:szCs w:val="24"/>
        </w:rPr>
        <w:t xml:space="preserve">, während </w:t>
      </w:r>
      <w:r w:rsidR="00F22ABB" w:rsidRPr="00F22ABB">
        <w:rPr>
          <w:rFonts w:ascii="Times New Roman" w:hAnsi="Times New Roman"/>
          <w:color w:val="000000" w:themeColor="text1"/>
          <w:sz w:val="24"/>
          <w:szCs w:val="24"/>
        </w:rPr>
        <w:t>Beschreibung</w:t>
      </w:r>
      <w:r w:rsidR="00F22ABB">
        <w:rPr>
          <w:rFonts w:ascii="Times New Roman" w:hAnsi="Times New Roman"/>
          <w:color w:val="000000" w:themeColor="text1"/>
          <w:sz w:val="24"/>
          <w:szCs w:val="24"/>
        </w:rPr>
        <w:t>en in</w:t>
      </w:r>
      <w:r w:rsidR="00F22ABB" w:rsidRPr="00F22ABB">
        <w:rPr>
          <w:rFonts w:ascii="Times New Roman" w:hAnsi="Times New Roman"/>
          <w:color w:val="000000" w:themeColor="text1"/>
          <w:sz w:val="24"/>
          <w:szCs w:val="24"/>
        </w:rPr>
        <w:t xml:space="preserve"> </w:t>
      </w:r>
      <w:proofErr w:type="spellStart"/>
      <w:proofErr w:type="gramStart"/>
      <w:r w:rsidR="00F22ABB" w:rsidRPr="00F22ABB">
        <w:rPr>
          <w:rFonts w:ascii="Times New Roman" w:hAnsi="Times New Roman"/>
          <w:color w:val="000000" w:themeColor="text1"/>
          <w:sz w:val="24"/>
          <w:szCs w:val="24"/>
        </w:rPr>
        <w:t>schema:description</w:t>
      </w:r>
      <w:proofErr w:type="gramEnd"/>
      <w:r w:rsidR="00F22ABB" w:rsidRPr="00F22ABB">
        <w:rPr>
          <w:rFonts w:ascii="Times New Roman" w:hAnsi="Times New Roman"/>
          <w:color w:val="000000" w:themeColor="text1"/>
          <w:sz w:val="24"/>
          <w:szCs w:val="24"/>
        </w:rPr>
        <w:t>-Tripeln</w:t>
      </w:r>
      <w:proofErr w:type="spellEnd"/>
      <w:r w:rsidR="00F22ABB">
        <w:rPr>
          <w:rFonts w:ascii="Times New Roman" w:hAnsi="Times New Roman"/>
          <w:color w:val="000000" w:themeColor="text1"/>
          <w:sz w:val="24"/>
          <w:szCs w:val="24"/>
        </w:rPr>
        <w:t xml:space="preserve"> überfü</w:t>
      </w:r>
      <w:ins w:id="50" w:author="Lia Greiberg" w:date="2025-09-07T16:56:00Z" w16du:dateUtc="2025-09-07T14:56:00Z">
        <w:r w:rsidR="00A97763">
          <w:rPr>
            <w:rFonts w:ascii="Times New Roman" w:hAnsi="Times New Roman"/>
            <w:color w:val="000000" w:themeColor="text1"/>
            <w:sz w:val="24"/>
            <w:szCs w:val="24"/>
          </w:rPr>
          <w:t>h</w:t>
        </w:r>
      </w:ins>
      <w:r w:rsidR="00F22ABB">
        <w:rPr>
          <w:rFonts w:ascii="Times New Roman" w:hAnsi="Times New Roman"/>
          <w:color w:val="000000" w:themeColor="text1"/>
          <w:sz w:val="24"/>
          <w:szCs w:val="24"/>
        </w:rPr>
        <w:t>rt werden</w:t>
      </w:r>
      <w:r>
        <w:rPr>
          <w:rFonts w:ascii="Times New Roman" w:hAnsi="Times New Roman"/>
          <w:color w:val="000000" w:themeColor="text1"/>
          <w:sz w:val="24"/>
          <w:szCs w:val="24"/>
        </w:rPr>
        <w:t xml:space="preserve"> </w:t>
      </w:r>
      <w:r>
        <w:rPr>
          <w:rFonts w:ascii="Times New Roman" w:hAnsi="Times New Roman"/>
          <w:sz w:val="24"/>
          <w:szCs w:val="24"/>
        </w:rPr>
        <w:t xml:space="preserve">(vgl. </w:t>
      </w:r>
      <w:hyperlink r:id="rId13" w:history="1">
        <w:r w:rsidRPr="00AD4AF5">
          <w:rPr>
            <w:rStyle w:val="Hyperlink"/>
            <w:rFonts w:ascii="Times New Roman" w:hAnsi="Times New Roman"/>
            <w:sz w:val="24"/>
            <w:szCs w:val="24"/>
          </w:rPr>
          <w:t xml:space="preserve">RDF und </w:t>
        </w:r>
        <w:proofErr w:type="spellStart"/>
        <w:r w:rsidRPr="00AD4AF5">
          <w:rPr>
            <w:rStyle w:val="Hyperlink"/>
            <w:rFonts w:ascii="Times New Roman" w:hAnsi="Times New Roman"/>
            <w:sz w:val="24"/>
            <w:szCs w:val="24"/>
          </w:rPr>
          <w:t>Wikidata</w:t>
        </w:r>
        <w:proofErr w:type="spellEnd"/>
      </w:hyperlink>
      <w:r>
        <w:rPr>
          <w:rFonts w:ascii="Times New Roman" w:hAnsi="Times New Roman"/>
          <w:sz w:val="24"/>
          <w:szCs w:val="24"/>
        </w:rPr>
        <w:t>)</w:t>
      </w:r>
      <w:r>
        <w:rPr>
          <w:rFonts w:ascii="Times New Roman" w:hAnsi="Times New Roman"/>
          <w:color w:val="000000" w:themeColor="text1"/>
          <w:sz w:val="24"/>
          <w:szCs w:val="24"/>
        </w:rPr>
        <w:t xml:space="preserve">. </w:t>
      </w:r>
    </w:p>
    <w:p w14:paraId="4C6A0E82" w14:textId="4A0C11DF" w:rsidR="00D340F7" w:rsidRDefault="00D340F7" w:rsidP="00D340F7">
      <w:pPr>
        <w:pStyle w:val="GrundschriftmitEinzug"/>
        <w:spacing w:before="240" w:line="360" w:lineRule="auto"/>
        <w:ind w:firstLine="0"/>
        <w:rPr>
          <w:rFonts w:ascii="Times New Roman" w:hAnsi="Times New Roman"/>
          <w:b/>
          <w:bCs/>
          <w:color w:val="EE0000"/>
          <w:sz w:val="24"/>
          <w:szCs w:val="24"/>
        </w:rPr>
      </w:pPr>
      <w:r>
        <w:rPr>
          <w:rFonts w:ascii="Times New Roman" w:hAnsi="Times New Roman"/>
          <w:b/>
          <w:bCs/>
          <w:color w:val="EE0000"/>
          <w:sz w:val="24"/>
          <w:szCs w:val="24"/>
        </w:rPr>
        <w:t xml:space="preserve">Prompt-Engine  </w:t>
      </w:r>
    </w:p>
    <w:p w14:paraId="1BBB629A" w14:textId="0E990919" w:rsidR="00D340F7" w:rsidRDefault="00670538" w:rsidP="00D340F7">
      <w:pPr>
        <w:pStyle w:val="GrundschriftmitEinzug"/>
        <w:spacing w:before="240"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Bei den generativen Modellen </w:t>
      </w:r>
      <w:r w:rsidR="00C10595">
        <w:rPr>
          <w:rFonts w:ascii="Times New Roman" w:hAnsi="Times New Roman"/>
          <w:color w:val="000000" w:themeColor="text1"/>
          <w:sz w:val="24"/>
          <w:szCs w:val="24"/>
        </w:rPr>
        <w:t>stellt</w:t>
      </w:r>
      <w:r w:rsidR="00D340F7">
        <w:rPr>
          <w:rFonts w:ascii="Times New Roman" w:hAnsi="Times New Roman"/>
          <w:color w:val="000000" w:themeColor="text1"/>
          <w:sz w:val="24"/>
          <w:szCs w:val="24"/>
        </w:rPr>
        <w:t xml:space="preserve"> </w:t>
      </w:r>
      <w:r w:rsidR="00C10595">
        <w:rPr>
          <w:rFonts w:ascii="Times New Roman" w:hAnsi="Times New Roman"/>
          <w:color w:val="000000" w:themeColor="text1"/>
          <w:sz w:val="24"/>
          <w:szCs w:val="24"/>
        </w:rPr>
        <w:t xml:space="preserve">der </w:t>
      </w:r>
      <w:r>
        <w:rPr>
          <w:rFonts w:ascii="Times New Roman" w:hAnsi="Times New Roman"/>
          <w:color w:val="000000" w:themeColor="text1"/>
          <w:sz w:val="24"/>
          <w:szCs w:val="24"/>
        </w:rPr>
        <w:t xml:space="preserve">Prompt </w:t>
      </w:r>
      <w:r w:rsidR="00C10595">
        <w:rPr>
          <w:rFonts w:ascii="Times New Roman" w:hAnsi="Times New Roman"/>
          <w:color w:val="000000" w:themeColor="text1"/>
          <w:sz w:val="24"/>
          <w:szCs w:val="24"/>
        </w:rPr>
        <w:t>die</w:t>
      </w:r>
      <w:r w:rsidR="00D340F7">
        <w:rPr>
          <w:rFonts w:ascii="Times New Roman" w:hAnsi="Times New Roman"/>
          <w:color w:val="000000" w:themeColor="text1"/>
          <w:sz w:val="24"/>
          <w:szCs w:val="24"/>
        </w:rPr>
        <w:t xml:space="preserve"> zentrale Schnittstelle zwischen</w:t>
      </w:r>
      <w:ins w:id="51" w:author="Lia Greiberg" w:date="2025-09-12T14:38:00Z" w16du:dateUtc="2025-09-12T12:38:00Z">
        <w:r w:rsidR="0048222D">
          <w:rPr>
            <w:rFonts w:ascii="Times New Roman" w:hAnsi="Times New Roman"/>
            <w:color w:val="000000" w:themeColor="text1"/>
            <w:sz w:val="24"/>
            <w:szCs w:val="24"/>
          </w:rPr>
          <w:t xml:space="preserve"> </w:t>
        </w:r>
      </w:ins>
      <w:del w:id="52" w:author="Lia Greiberg" w:date="2025-09-12T14:38:00Z" w16du:dateUtc="2025-09-12T12:38:00Z">
        <w:r w:rsidR="00D340F7" w:rsidDel="0048222D">
          <w:rPr>
            <w:rFonts w:ascii="Times New Roman" w:hAnsi="Times New Roman"/>
            <w:color w:val="000000" w:themeColor="text1"/>
            <w:sz w:val="24"/>
            <w:szCs w:val="24"/>
          </w:rPr>
          <w:delText xml:space="preserve"> </w:delText>
        </w:r>
      </w:del>
      <w:r w:rsidR="00D340F7">
        <w:rPr>
          <w:rFonts w:ascii="Times New Roman" w:hAnsi="Times New Roman"/>
          <w:color w:val="000000" w:themeColor="text1"/>
          <w:sz w:val="24"/>
          <w:szCs w:val="24"/>
        </w:rPr>
        <w:t>Mensch</w:t>
      </w:r>
      <w:del w:id="53" w:author="Lia Greiberg" w:date="2025-09-07T16:59:00Z" w16du:dateUtc="2025-09-07T14:59:00Z">
        <w:r w:rsidR="00D340F7" w:rsidDel="00445AF6">
          <w:rPr>
            <w:rFonts w:ascii="Times New Roman" w:hAnsi="Times New Roman"/>
            <w:color w:val="000000" w:themeColor="text1"/>
            <w:sz w:val="24"/>
            <w:szCs w:val="24"/>
          </w:rPr>
          <w:delText>en</w:delText>
        </w:r>
      </w:del>
      <w:r w:rsidR="00D340F7">
        <w:rPr>
          <w:rFonts w:ascii="Times New Roman" w:hAnsi="Times New Roman"/>
          <w:color w:val="000000" w:themeColor="text1"/>
          <w:sz w:val="24"/>
          <w:szCs w:val="24"/>
        </w:rPr>
        <w:t xml:space="preserve"> und Maschine</w:t>
      </w:r>
      <w:ins w:id="54" w:author="Lia Greiberg" w:date="2025-09-07T16:59:00Z" w16du:dateUtc="2025-09-07T14:59:00Z">
        <w:r w:rsidR="00445AF6">
          <w:rPr>
            <w:rFonts w:ascii="Times New Roman" w:hAnsi="Times New Roman"/>
            <w:color w:val="000000" w:themeColor="text1"/>
            <w:sz w:val="24"/>
            <w:szCs w:val="24"/>
          </w:rPr>
          <w:t xml:space="preserve"> dar</w:t>
        </w:r>
      </w:ins>
      <w:r w:rsidR="00D340F7">
        <w:rPr>
          <w:rFonts w:ascii="Times New Roman" w:hAnsi="Times New Roman"/>
          <w:color w:val="000000" w:themeColor="text1"/>
          <w:sz w:val="24"/>
          <w:szCs w:val="24"/>
        </w:rPr>
        <w:t>. Er muss nicht auf eine Aufgabezeile reduziert werden, sondern kann mehrseitige Texte, Bilder oder gesprochene Eingaben enthalten. Schlüsselwörter ermöglichen</w:t>
      </w:r>
      <w:ins w:id="55" w:author="Lia Greiberg" w:date="2025-09-12T14:39:00Z" w16du:dateUtc="2025-09-12T12:39:00Z">
        <w:r w:rsidR="0048222D">
          <w:rPr>
            <w:rFonts w:ascii="Times New Roman" w:hAnsi="Times New Roman"/>
            <w:color w:val="000000" w:themeColor="text1"/>
            <w:sz w:val="24"/>
            <w:szCs w:val="24"/>
          </w:rPr>
          <w:t xml:space="preserve"> es,</w:t>
        </w:r>
      </w:ins>
      <w:r w:rsidR="00D340F7">
        <w:rPr>
          <w:rFonts w:ascii="Times New Roman" w:hAnsi="Times New Roman"/>
          <w:color w:val="000000" w:themeColor="text1"/>
          <w:sz w:val="24"/>
          <w:szCs w:val="24"/>
        </w:rPr>
        <w:t xml:space="preserve"> semantische Bedeutung und Zusammenhänge im Text zu erkennen. So kann eine konsistente und präzise Antwort erzielt werden </w:t>
      </w:r>
      <w:r w:rsidR="00D340F7">
        <w:rPr>
          <w:rFonts w:ascii="Times New Roman" w:hAnsi="Times New Roman"/>
          <w:color w:val="000000" w:themeColor="text1"/>
          <w:sz w:val="24"/>
          <w:szCs w:val="24"/>
        </w:rPr>
        <w:fldChar w:fldCharType="begin"/>
      </w:r>
      <w:r w:rsidR="00113304">
        <w:rPr>
          <w:rFonts w:ascii="Times New Roman" w:hAnsi="Times New Roman"/>
          <w:color w:val="000000" w:themeColor="text1"/>
          <w:sz w:val="24"/>
          <w:szCs w:val="24"/>
        </w:rPr>
        <w:instrText xml:space="preserve"> ADDIN ZOTERO_ITEM CSL_CITATION {"citationID":"u5Lnlupp","properties":{"formattedCitation":"(B\\uc0\\u252{}nnagel 2024)","plainCitation":"(Bünnagel 2024)","dontUpdate":true,"noteIndex":0},"citationItems":[{"id":327,"uris":["http://zotero.org/users/10358077/items/KVJDHHFD"],"itemData":{"id":327,"type":"book","abstract":"Künstliche Intelligenz ist mehr als ein Trendthema. Maschinelles Lernen und Sprachmodelle sind regelrecht Dynamiktreiber in vielen Entwicklungen. Wer erkennt, dass Wissen zum Grundkapital der Unternehmen gehört und dass Wissenskommunikation somit ein Schlüssel zum Erfolg ist, der kommt um die KI nicht herum. Sie gibt die Möglichkeit, das Wissensmanagement neu zu gestalten und sogar neu zu denken. Um all die Möglichkeiten, aber genauso die Anforderungen der KI im Einsatz für das Managen von Wissen zu erkennen, müssen wir insbesondere die Wirkungsweise und das Funktionieren der Sprachmodelle sowie des maschinellen Lernens verstehen. Auf diese Weise werden wir den Nutzwert des maschinellen Lernens erfahren und eine Vorstellung zu Assistenzsystemen entwickeln. KI ist weder Selbstläufer noch Heilsbringer, aber das Wissen im Unternehmen ist es wert, die Dinge neu zu denken und ausgetretene Pfade zu verlassen. Dieses Buch gibt sowohl theoretisches Basiswissen, Impulse als auch Handreichungen dafür.   Der Inhalt  Wissen, Lernen und Kommunikation – Verbindungslinien und Schnittstellen Sprache zur Kodifizierung und Kommunikation zum Wissenstransfer Einsatzbereiche der KI im betrieblichen Wissensmanagement Sprachmodelle, Natural Language Processing und Wissen Vom WissenChat über die Personalisierung zur Simulation und zur Textsynthese","ISBN":"978-3-662-69913-3","language":"de","note":"Google-Books-ID: 07syEQAAQBAJ","number-of-pages":"323","publisher":"Springer-Verlag","source":"Google Books","title":"Wissenskommunikation, maschinelles Lernen und Sprachmodelle: Wie KI das Wissensmanagement verändert","title-short":"Wissenskommunikation, maschinelles Lernen und Sprachmodelle","author":[{"family":"Bünnagel","given":"Werner"}],"issued":{"date-parts":[["2024",11,20]]}}}],"schema":"https://github.com/citation-style-language/schema/raw/master/csl-citation.json"} </w:instrText>
      </w:r>
      <w:r w:rsidR="00D340F7">
        <w:rPr>
          <w:rFonts w:ascii="Times New Roman" w:hAnsi="Times New Roman"/>
          <w:color w:val="000000" w:themeColor="text1"/>
          <w:sz w:val="24"/>
          <w:szCs w:val="24"/>
        </w:rPr>
        <w:fldChar w:fldCharType="separate"/>
      </w:r>
      <w:r w:rsidR="00D340F7" w:rsidRPr="006A0D85">
        <w:rPr>
          <w:rFonts w:ascii="Times New Roman" w:hAnsi="Times New Roman"/>
          <w:color w:val="000000"/>
          <w:sz w:val="24"/>
          <w:szCs w:val="24"/>
        </w:rPr>
        <w:t>(</w:t>
      </w:r>
      <w:r w:rsidR="00D340F7">
        <w:rPr>
          <w:rFonts w:ascii="Times New Roman" w:hAnsi="Times New Roman"/>
          <w:color w:val="000000"/>
          <w:sz w:val="24"/>
          <w:szCs w:val="24"/>
        </w:rPr>
        <w:t xml:space="preserve">vgl. </w:t>
      </w:r>
      <w:r w:rsidR="00D340F7" w:rsidRPr="006A0D85">
        <w:rPr>
          <w:rFonts w:ascii="Times New Roman" w:hAnsi="Times New Roman"/>
          <w:color w:val="000000"/>
          <w:sz w:val="24"/>
          <w:szCs w:val="24"/>
        </w:rPr>
        <w:t>Bünnagel 2024</w:t>
      </w:r>
      <w:r w:rsidR="00D340F7">
        <w:rPr>
          <w:rFonts w:ascii="Times New Roman" w:hAnsi="Times New Roman"/>
          <w:color w:val="000000"/>
          <w:sz w:val="24"/>
          <w:szCs w:val="24"/>
        </w:rPr>
        <w:t>: 177</w:t>
      </w:r>
      <w:r w:rsidR="00D340F7" w:rsidRPr="006A0D85">
        <w:rPr>
          <w:rFonts w:ascii="Times New Roman" w:hAnsi="Times New Roman"/>
          <w:color w:val="000000"/>
          <w:sz w:val="24"/>
          <w:szCs w:val="24"/>
        </w:rPr>
        <w:t>)</w:t>
      </w:r>
      <w:r w:rsidR="00D340F7">
        <w:rPr>
          <w:rFonts w:ascii="Times New Roman" w:hAnsi="Times New Roman"/>
          <w:color w:val="000000" w:themeColor="text1"/>
          <w:sz w:val="24"/>
          <w:szCs w:val="24"/>
        </w:rPr>
        <w:fldChar w:fldCharType="end"/>
      </w:r>
      <w:r w:rsidR="00D340F7">
        <w:rPr>
          <w:rFonts w:ascii="Times New Roman" w:hAnsi="Times New Roman"/>
          <w:color w:val="000000" w:themeColor="text1"/>
          <w:sz w:val="24"/>
          <w:szCs w:val="24"/>
        </w:rPr>
        <w:t xml:space="preserve">. </w:t>
      </w:r>
    </w:p>
    <w:p w14:paraId="7EC26B75" w14:textId="77777777" w:rsidR="00D340F7" w:rsidRDefault="00D340F7" w:rsidP="00D340F7">
      <w:pPr>
        <w:spacing w:before="240" w:line="360" w:lineRule="auto"/>
        <w:jc w:val="both"/>
        <w:rPr>
          <w:sz w:val="24"/>
          <w:szCs w:val="24"/>
        </w:rPr>
      </w:pPr>
      <w:r>
        <w:fldChar w:fldCharType="begin"/>
      </w:r>
      <w:r>
        <w:instrText xml:space="preserve"> INCLUDEPICTURE "/Users/svetlanayakutina/Library/Group Containers/UBF8T346G9.ms/WebArchiveCopyPasteTempFiles/com.microsoft.Word/dag2_0401.png" \* MERGEFORMATINET </w:instrText>
      </w:r>
      <w:r>
        <w:fldChar w:fldCharType="separate"/>
      </w:r>
      <w:r>
        <w:rPr>
          <w:noProof/>
        </w:rPr>
        <w:drawing>
          <wp:inline distT="0" distB="0" distL="0" distR="0" wp14:anchorId="420B7DE1" wp14:editId="4DE90751">
            <wp:extent cx="3532451" cy="1030187"/>
            <wp:effectExtent l="0" t="0" r="0" b="0"/>
            <wp:docPr id="1872999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989" name="Grafik 1" descr="Ein Bild, das Text, Screenshot, Schrift, Reihe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2944" cy="1062411"/>
                    </a:xfrm>
                    <a:prstGeom prst="rect">
                      <a:avLst/>
                    </a:prstGeom>
                    <a:noFill/>
                    <a:ln>
                      <a:noFill/>
                    </a:ln>
                  </pic:spPr>
                </pic:pic>
              </a:graphicData>
            </a:graphic>
          </wp:inline>
        </w:drawing>
      </w:r>
      <w:r>
        <w:fldChar w:fldCharType="end"/>
      </w:r>
    </w:p>
    <w:p w14:paraId="03A16C95" w14:textId="42051061" w:rsidR="00D340F7" w:rsidRDefault="00D340F7" w:rsidP="00D340F7">
      <w:pPr>
        <w:spacing w:line="360" w:lineRule="auto"/>
        <w:jc w:val="both"/>
      </w:pPr>
      <w:r>
        <w:t xml:space="preserve">Abb. 5.8 Ein effektiver Prompt </w:t>
      </w:r>
      <w:r>
        <w:fldChar w:fldCharType="begin"/>
      </w:r>
      <w:r w:rsidR="00113304">
        <w:instrText xml:space="preserve"> ADDIN ZOTERO_ITEM CSL_CITATION {"citationID":"pCJrDnuN","properties":{"formattedCitation":"(Caelen/Blete 2004)","plainCitation":"(Caelen/Blete 2004)","dontUpdate":true,"noteIndex":0},"citationItems":[{"id":339,"uris":["http://zotero.org/users/10358077/items/T6IS6BP9"],"itemData":{"id":339,"type":"book","abstract":"Chapter 4. Advanced LLM Integration Strategies with OpenAI Now that you are familiar with the basics of LLMs and the OpenAI API, it’s time to take your skills to the next level.... - Selection from Developing Apps with GPT-4 and ChatGPT, 2nd Edition [Book]","language":"en","note":"ISBN: 9781098168094","title":"Developing Apps with GPT-4 and ChatGPT, 2nd Edition","URL":"https://www.oreilly.com/library/view/developing-apps-with/9781098168094/ch04.html","author":[{"family":"Caelen","given":"Olivier"},{"family":"Blete","given":"Marie-Alice"}],"accessed":{"date-parts":[["2025",8,25]]},"issued":{"date-parts":[["2004"]]}}}],"schema":"https://github.com/citation-style-language/schema/raw/master/csl-citation.json"} </w:instrText>
      </w:r>
      <w:r>
        <w:fldChar w:fldCharType="separate"/>
      </w:r>
      <w:r>
        <w:rPr>
          <w:noProof/>
        </w:rPr>
        <w:t>(</w:t>
      </w:r>
      <w:hyperlink r:id="rId15" w:history="1">
        <w:r w:rsidRPr="006015A4">
          <w:rPr>
            <w:rStyle w:val="Hyperlink"/>
            <w:noProof/>
          </w:rPr>
          <w:t>Caelen/Blete 2004: Chapter 4</w:t>
        </w:r>
      </w:hyperlink>
      <w:r>
        <w:rPr>
          <w:noProof/>
        </w:rPr>
        <w:t>)</w:t>
      </w:r>
      <w:r>
        <w:fldChar w:fldCharType="end"/>
      </w:r>
    </w:p>
    <w:p w14:paraId="6F730D80" w14:textId="690B3D67" w:rsidR="001C7567" w:rsidRDefault="00D340F7" w:rsidP="00D340F7">
      <w:pPr>
        <w:pStyle w:val="GrundschriftmitEinzug"/>
        <w:spacing w:before="240" w:line="360" w:lineRule="auto"/>
        <w:ind w:firstLine="0"/>
        <w:rPr>
          <w:rFonts w:ascii="Times New Roman" w:hAnsi="Times New Roman"/>
          <w:sz w:val="24"/>
          <w:szCs w:val="24"/>
        </w:rPr>
      </w:pPr>
      <w:r>
        <w:rPr>
          <w:rFonts w:ascii="Times New Roman" w:hAnsi="Times New Roman"/>
          <w:sz w:val="24"/>
          <w:szCs w:val="24"/>
        </w:rPr>
        <w:t xml:space="preserve">Prompts dienen </w:t>
      </w:r>
      <w:ins w:id="56" w:author="Lia Greiberg" w:date="2025-09-07T17:01:00Z" w16du:dateUtc="2025-09-07T15:01:00Z">
        <w:r w:rsidR="00445AF6">
          <w:rPr>
            <w:rFonts w:ascii="Times New Roman" w:hAnsi="Times New Roman"/>
            <w:sz w:val="24"/>
            <w:szCs w:val="24"/>
          </w:rPr>
          <w:t>da</w:t>
        </w:r>
      </w:ins>
      <w:r>
        <w:rPr>
          <w:rFonts w:ascii="Times New Roman" w:hAnsi="Times New Roman"/>
          <w:sz w:val="24"/>
          <w:szCs w:val="24"/>
        </w:rPr>
        <w:t>zu</w:t>
      </w:r>
      <w:ins w:id="57" w:author="Lia Greiberg" w:date="2025-09-07T17:01:00Z" w16du:dateUtc="2025-09-07T15:01:00Z">
        <w:r w:rsidR="00445AF6">
          <w:rPr>
            <w:rFonts w:ascii="Times New Roman" w:hAnsi="Times New Roman"/>
            <w:sz w:val="24"/>
            <w:szCs w:val="24"/>
          </w:rPr>
          <w:t>,</w:t>
        </w:r>
      </w:ins>
      <w:r>
        <w:rPr>
          <w:rFonts w:ascii="Times New Roman" w:hAnsi="Times New Roman"/>
          <w:sz w:val="24"/>
          <w:szCs w:val="24"/>
        </w:rPr>
        <w:t xml:space="preserve"> d</w:t>
      </w:r>
      <w:ins w:id="58" w:author="Lia Greiberg" w:date="2025-09-07T17:01:00Z" w16du:dateUtc="2025-09-07T15:01:00Z">
        <w:r w:rsidR="00445AF6">
          <w:rPr>
            <w:rFonts w:ascii="Times New Roman" w:hAnsi="Times New Roman"/>
            <w:sz w:val="24"/>
            <w:szCs w:val="24"/>
          </w:rPr>
          <w:t>ie</w:t>
        </w:r>
      </w:ins>
      <w:del w:id="59" w:author="Lia Greiberg" w:date="2025-09-07T17:01:00Z" w16du:dateUtc="2025-09-07T15:01:00Z">
        <w:r w:rsidDel="00445AF6">
          <w:rPr>
            <w:rFonts w:ascii="Times New Roman" w:hAnsi="Times New Roman"/>
            <w:sz w:val="24"/>
            <w:szCs w:val="24"/>
          </w:rPr>
          <w:delText>er</w:delText>
        </w:r>
      </w:del>
      <w:r>
        <w:rPr>
          <w:rFonts w:ascii="Times New Roman" w:hAnsi="Times New Roman"/>
          <w:sz w:val="24"/>
          <w:szCs w:val="24"/>
        </w:rPr>
        <w:t xml:space="preserve"> Wahrscheinlichkeit bestimmter Antworten zu steuern. Sie fungieren als Leitfaden, der das Modell zu eine</w:t>
      </w:r>
      <w:ins w:id="60" w:author="Lia Greiberg" w:date="2025-09-07T17:01:00Z" w16du:dateUtc="2025-09-07T15:01:00Z">
        <w:r w:rsidR="00445AF6">
          <w:rPr>
            <w:rFonts w:ascii="Times New Roman" w:hAnsi="Times New Roman"/>
            <w:sz w:val="24"/>
            <w:szCs w:val="24"/>
          </w:rPr>
          <w:t>m</w:t>
        </w:r>
      </w:ins>
      <w:del w:id="61" w:author="Lia Greiberg" w:date="2025-09-07T17:01:00Z" w16du:dateUtc="2025-09-07T15:01:00Z">
        <w:r w:rsidDel="00445AF6">
          <w:rPr>
            <w:rFonts w:ascii="Times New Roman" w:hAnsi="Times New Roman"/>
            <w:sz w:val="24"/>
            <w:szCs w:val="24"/>
          </w:rPr>
          <w:delText>r</w:delText>
        </w:r>
      </w:del>
      <w:r>
        <w:rPr>
          <w:rFonts w:ascii="Times New Roman" w:hAnsi="Times New Roman"/>
          <w:sz w:val="24"/>
          <w:szCs w:val="24"/>
        </w:rPr>
        <w:t xml:space="preserve"> bestimmten Antworttyp</w:t>
      </w:r>
      <w:del w:id="62" w:author="Lia Greiberg" w:date="2025-09-12T14:44:00Z" w16du:dateUtc="2025-09-12T12:44:00Z">
        <w:r w:rsidDel="00D01C12">
          <w:rPr>
            <w:rFonts w:ascii="Times New Roman" w:hAnsi="Times New Roman"/>
            <w:sz w:val="24"/>
            <w:szCs w:val="24"/>
          </w:rPr>
          <w:delText>e</w:delText>
        </w:r>
      </w:del>
      <w:r>
        <w:rPr>
          <w:rFonts w:ascii="Times New Roman" w:hAnsi="Times New Roman"/>
          <w:sz w:val="24"/>
          <w:szCs w:val="24"/>
        </w:rPr>
        <w:t xml:space="preserve"> lenkt. Obwohl </w:t>
      </w:r>
      <w:del w:id="63" w:author="Lia Greiberg" w:date="2025-09-07T17:09:00Z" w16du:dateUtc="2025-09-07T15:09:00Z">
        <w:r w:rsidDel="00CC3691">
          <w:rPr>
            <w:rFonts w:ascii="Times New Roman" w:hAnsi="Times New Roman"/>
            <w:sz w:val="24"/>
            <w:szCs w:val="24"/>
          </w:rPr>
          <w:delText xml:space="preserve">es </w:delText>
        </w:r>
      </w:del>
      <w:r>
        <w:rPr>
          <w:rFonts w:ascii="Times New Roman" w:hAnsi="Times New Roman"/>
          <w:sz w:val="24"/>
          <w:szCs w:val="24"/>
        </w:rPr>
        <w:t xml:space="preserve">keine standardisierte Struktur für Prompts existiert, bietet die Kombination aus Rolle, Kontext und Aufgabe ein hilfreiches Orientierungsschema (Abbildung 5.8). </w:t>
      </w:r>
      <w:ins w:id="64" w:author="Lia Greiberg" w:date="2025-09-07T17:11:00Z" w16du:dateUtc="2025-09-07T15:11:00Z">
        <w:r w:rsidR="00CC3691">
          <w:rPr>
            <w:rFonts w:ascii="Times New Roman" w:hAnsi="Times New Roman"/>
            <w:sz w:val="24"/>
            <w:szCs w:val="24"/>
          </w:rPr>
          <w:t xml:space="preserve">Die </w:t>
        </w:r>
      </w:ins>
      <w:r>
        <w:rPr>
          <w:rFonts w:ascii="Times New Roman" w:hAnsi="Times New Roman"/>
          <w:sz w:val="24"/>
          <w:szCs w:val="24"/>
        </w:rPr>
        <w:t xml:space="preserve">Zuweisung einer Rolle ist eine Möglichkeit, ein LLM gezielt zu steuern. Der </w:t>
      </w:r>
      <w:r w:rsidRPr="006015A4">
        <w:rPr>
          <w:rFonts w:ascii="Times New Roman" w:hAnsi="Times New Roman"/>
          <w:sz w:val="24"/>
          <w:szCs w:val="24"/>
        </w:rPr>
        <w:t xml:space="preserve">Kontext </w:t>
      </w:r>
      <w:r>
        <w:rPr>
          <w:rFonts w:ascii="Times New Roman" w:hAnsi="Times New Roman"/>
          <w:sz w:val="24"/>
          <w:szCs w:val="24"/>
        </w:rPr>
        <w:t>bildet dabei</w:t>
      </w:r>
      <w:r w:rsidRPr="006015A4">
        <w:rPr>
          <w:rFonts w:ascii="Times New Roman" w:hAnsi="Times New Roman"/>
          <w:sz w:val="24"/>
          <w:szCs w:val="24"/>
        </w:rPr>
        <w:t xml:space="preserve"> das wichtigste Element eines Prompts. </w:t>
      </w:r>
      <w:r>
        <w:rPr>
          <w:rFonts w:ascii="Times New Roman" w:hAnsi="Times New Roman"/>
          <w:sz w:val="24"/>
          <w:szCs w:val="24"/>
        </w:rPr>
        <w:t>Bei der Formulierung eines Eingabetexts für</w:t>
      </w:r>
      <w:ins w:id="65" w:author="Lia Greiberg" w:date="2025-09-12T14:47:00Z" w16du:dateUtc="2025-09-12T12:47:00Z">
        <w:r w:rsidR="00D01C12">
          <w:rPr>
            <w:rFonts w:ascii="Times New Roman" w:hAnsi="Times New Roman"/>
            <w:sz w:val="24"/>
            <w:szCs w:val="24"/>
          </w:rPr>
          <w:t xml:space="preserve"> das</w:t>
        </w:r>
      </w:ins>
      <w:r>
        <w:rPr>
          <w:rFonts w:ascii="Times New Roman" w:hAnsi="Times New Roman"/>
          <w:sz w:val="24"/>
          <w:szCs w:val="24"/>
        </w:rPr>
        <w:t xml:space="preserve"> LLM sollte der Kontext </w:t>
      </w:r>
      <w:ins w:id="66" w:author="Lia Greiberg" w:date="2025-09-12T14:48:00Z" w16du:dateUtc="2025-09-12T12:48:00Z">
        <w:r w:rsidR="00D01C12">
          <w:rPr>
            <w:rFonts w:ascii="Times New Roman" w:hAnsi="Times New Roman"/>
            <w:sz w:val="24"/>
            <w:szCs w:val="24"/>
          </w:rPr>
          <w:t xml:space="preserve">daher </w:t>
        </w:r>
      </w:ins>
      <w:r>
        <w:rPr>
          <w:rFonts w:ascii="Times New Roman" w:hAnsi="Times New Roman"/>
          <w:sz w:val="24"/>
          <w:szCs w:val="24"/>
        </w:rPr>
        <w:t>möglich</w:t>
      </w:r>
      <w:ins w:id="67" w:author="Lia Greiberg" w:date="2025-09-12T14:48:00Z" w16du:dateUtc="2025-09-12T12:48:00Z">
        <w:r w:rsidR="00D01C12">
          <w:rPr>
            <w:rFonts w:ascii="Times New Roman" w:hAnsi="Times New Roman"/>
            <w:sz w:val="24"/>
            <w:szCs w:val="24"/>
          </w:rPr>
          <w:t>st</w:t>
        </w:r>
      </w:ins>
      <w:r>
        <w:rPr>
          <w:rFonts w:ascii="Times New Roman" w:hAnsi="Times New Roman"/>
          <w:sz w:val="24"/>
          <w:szCs w:val="24"/>
        </w:rPr>
        <w:t xml:space="preserve"> präzise beschrieben werden. Dies erhöht die Chance, eine relevante Antwort zu </w:t>
      </w:r>
      <w:del w:id="68" w:author="Lia Greiberg" w:date="2025-09-12T14:52:00Z" w16du:dateUtc="2025-09-12T12:52:00Z">
        <w:r w:rsidDel="00D01C12">
          <w:rPr>
            <w:rFonts w:ascii="Times New Roman" w:hAnsi="Times New Roman"/>
            <w:sz w:val="24"/>
            <w:szCs w:val="24"/>
          </w:rPr>
          <w:delText>bekommen</w:delText>
        </w:r>
      </w:del>
      <w:ins w:id="69" w:author="Lia Greiberg" w:date="2025-09-12T14:52:00Z" w16du:dateUtc="2025-09-12T12:52:00Z">
        <w:r w:rsidR="00D01C12">
          <w:rPr>
            <w:rFonts w:ascii="Times New Roman" w:hAnsi="Times New Roman"/>
            <w:sz w:val="24"/>
            <w:szCs w:val="24"/>
          </w:rPr>
          <w:t>erhalten</w:t>
        </w:r>
      </w:ins>
      <w:r>
        <w:rPr>
          <w:rFonts w:ascii="Times New Roman" w:hAnsi="Times New Roman"/>
          <w:sz w:val="24"/>
          <w:szCs w:val="24"/>
        </w:rPr>
        <w:t>.</w:t>
      </w:r>
      <w:r w:rsidRPr="00B8549B">
        <w:rPr>
          <w:rFonts w:ascii="Times New Roman" w:hAnsi="Times New Roman"/>
          <w:sz w:val="24"/>
          <w:szCs w:val="24"/>
        </w:rPr>
        <w:t xml:space="preserve"> </w:t>
      </w:r>
      <w:r>
        <w:rPr>
          <w:rFonts w:ascii="Times New Roman" w:hAnsi="Times New Roman"/>
          <w:sz w:val="24"/>
          <w:szCs w:val="24"/>
        </w:rPr>
        <w:t xml:space="preserve">Die Erstellung eines Prompts ist ein iterativer Prozess, der </w:t>
      </w:r>
      <w:del w:id="70" w:author="Lia Greiberg" w:date="2025-09-12T14:51:00Z" w16du:dateUtc="2025-09-12T12:51:00Z">
        <w:r w:rsidDel="00D01C12">
          <w:rPr>
            <w:rFonts w:ascii="Times New Roman" w:hAnsi="Times New Roman"/>
            <w:sz w:val="24"/>
            <w:szCs w:val="24"/>
          </w:rPr>
          <w:delText xml:space="preserve">oft </w:delText>
        </w:r>
      </w:del>
      <w:ins w:id="71" w:author="Lia Greiberg" w:date="2025-09-12T14:51:00Z" w16du:dateUtc="2025-09-12T12:51:00Z">
        <w:r w:rsidR="00D01C12">
          <w:rPr>
            <w:rFonts w:ascii="Times New Roman" w:hAnsi="Times New Roman"/>
            <w:sz w:val="24"/>
            <w:szCs w:val="24"/>
          </w:rPr>
          <w:t xml:space="preserve">häufig </w:t>
        </w:r>
      </w:ins>
      <w:r>
        <w:rPr>
          <w:rFonts w:ascii="Times New Roman" w:hAnsi="Times New Roman"/>
          <w:sz w:val="24"/>
          <w:szCs w:val="24"/>
        </w:rPr>
        <w:t xml:space="preserve">mehrere Versuche erfordert. Zudem muss die Aufgabe </w:t>
      </w:r>
      <w:commentRangeStart w:id="72"/>
      <w:r>
        <w:rPr>
          <w:rFonts w:ascii="Times New Roman" w:hAnsi="Times New Roman"/>
          <w:sz w:val="24"/>
          <w:szCs w:val="24"/>
        </w:rPr>
        <w:t>klar und spezifisch definiert werden, wobei die relevanten Informationen klar</w:t>
      </w:r>
      <w:commentRangeEnd w:id="72"/>
      <w:r w:rsidR="005904F4">
        <w:rPr>
          <w:rStyle w:val="Kommentarzeichen"/>
          <w:rFonts w:ascii="Times New Roman" w:hAnsi="Times New Roman"/>
        </w:rPr>
        <w:commentReference w:id="72"/>
      </w:r>
      <w:r>
        <w:rPr>
          <w:rFonts w:ascii="Times New Roman" w:hAnsi="Times New Roman"/>
          <w:sz w:val="24"/>
          <w:szCs w:val="24"/>
        </w:rPr>
        <w:t xml:space="preserve"> und eindeutig bereitgestellt werden müssen </w:t>
      </w:r>
      <w:r w:rsidRPr="00B8549B">
        <w:rPr>
          <w:rFonts w:ascii="Times New Roman" w:hAnsi="Times New Roman"/>
          <w:sz w:val="24"/>
          <w:szCs w:val="24"/>
        </w:rPr>
        <w:fldChar w:fldCharType="begin"/>
      </w:r>
      <w:r w:rsidR="00113304">
        <w:rPr>
          <w:rFonts w:ascii="Times New Roman" w:hAnsi="Times New Roman"/>
          <w:sz w:val="24"/>
          <w:szCs w:val="24"/>
        </w:rPr>
        <w:instrText xml:space="preserve"> ADDIN ZOTERO_ITEM CSL_CITATION {"citationID":"0UCc9lOD","properties":{"formattedCitation":"(Caelen/Blete 2004)","plainCitation":"(Caelen/Blete 2004)","dontUpdate":true,"noteIndex":0},"citationItems":[{"id":339,"uris":["http://zotero.org/users/10358077/items/T6IS6BP9"],"itemData":{"id":339,"type":"book","abstract":"Chapter 4. Advanced LLM Integration Strategies with OpenAI Now that you are familiar with the basics of LLMs and the OpenAI API, it’s time to take your skills to the next level.... - Selection from Developing Apps with GPT-4 and ChatGPT, 2nd Edition [Book]","language":"en","note":"ISBN: 9781098168094","title":"Developing Apps with GPT-4 and ChatGPT, 2nd Edition","URL":"https://www.oreilly.com/library/view/developing-apps-with/9781098168094/ch04.html","author":[{"family":"Caelen","given":"Olivier"},{"family":"Blete","given":"Marie-Alice"}],"accessed":{"date-parts":[["2025",8,25]]},"issued":{"date-parts":[["2004"]]}}}],"schema":"https://github.com/citation-style-language/schema/raw/master/csl-citation.json"} </w:instrText>
      </w:r>
      <w:r w:rsidRPr="00B8549B">
        <w:rPr>
          <w:rFonts w:ascii="Times New Roman" w:hAnsi="Times New Roman"/>
          <w:sz w:val="24"/>
          <w:szCs w:val="24"/>
        </w:rPr>
        <w:fldChar w:fldCharType="separate"/>
      </w:r>
      <w:r w:rsidRPr="00B8549B">
        <w:rPr>
          <w:rFonts w:ascii="Times New Roman" w:hAnsi="Times New Roman"/>
          <w:noProof/>
          <w:sz w:val="24"/>
          <w:szCs w:val="24"/>
        </w:rPr>
        <w:t>(</w:t>
      </w:r>
      <w:r>
        <w:rPr>
          <w:rFonts w:ascii="Times New Roman" w:hAnsi="Times New Roman"/>
          <w:noProof/>
          <w:sz w:val="24"/>
          <w:szCs w:val="24"/>
        </w:rPr>
        <w:t xml:space="preserve">vgl. </w:t>
      </w:r>
      <w:hyperlink r:id="rId16" w:history="1">
        <w:r w:rsidRPr="00B8549B">
          <w:rPr>
            <w:rStyle w:val="Hyperlink"/>
            <w:rFonts w:ascii="Times New Roman" w:hAnsi="Times New Roman"/>
            <w:noProof/>
            <w:sz w:val="24"/>
            <w:szCs w:val="24"/>
          </w:rPr>
          <w:t>Caelen/Blete 2004: Chapter 4</w:t>
        </w:r>
      </w:hyperlink>
      <w:r w:rsidRPr="00B8549B">
        <w:rPr>
          <w:rFonts w:ascii="Times New Roman" w:hAnsi="Times New Roman"/>
          <w:noProof/>
          <w:sz w:val="24"/>
          <w:szCs w:val="24"/>
        </w:rPr>
        <w:t>)</w:t>
      </w:r>
      <w:r w:rsidRPr="00B8549B">
        <w:rPr>
          <w:rFonts w:ascii="Times New Roman" w:hAnsi="Times New Roman"/>
          <w:sz w:val="24"/>
          <w:szCs w:val="24"/>
        </w:rPr>
        <w:fldChar w:fldCharType="end"/>
      </w:r>
      <w:r>
        <w:rPr>
          <w:rFonts w:ascii="Times New Roman" w:hAnsi="Times New Roman"/>
          <w:sz w:val="24"/>
          <w:szCs w:val="24"/>
        </w:rPr>
        <w:t xml:space="preserve">. </w:t>
      </w:r>
      <w:r w:rsidR="001C7567">
        <w:rPr>
          <w:rFonts w:ascii="Times New Roman" w:hAnsi="Times New Roman"/>
          <w:sz w:val="24"/>
          <w:szCs w:val="24"/>
        </w:rPr>
        <w:t xml:space="preserve">Darüber hinaus </w:t>
      </w:r>
      <w:r w:rsidR="00251632">
        <w:rPr>
          <w:rFonts w:ascii="Times New Roman" w:hAnsi="Times New Roman"/>
          <w:sz w:val="24"/>
          <w:szCs w:val="24"/>
        </w:rPr>
        <w:t xml:space="preserve">kann die Integration von Beispielen in den Prompt die Problemlösung effektiver </w:t>
      </w:r>
      <w:del w:id="73" w:author="Lia Greiberg" w:date="2025-09-07T17:12:00Z" w16du:dateUtc="2025-09-07T15:12:00Z">
        <w:r w:rsidR="00251632" w:rsidDel="00CC3691">
          <w:rPr>
            <w:rFonts w:ascii="Times New Roman" w:hAnsi="Times New Roman"/>
            <w:sz w:val="24"/>
            <w:szCs w:val="24"/>
          </w:rPr>
          <w:delText xml:space="preserve">gemacht </w:delText>
        </w:r>
      </w:del>
      <w:ins w:id="74" w:author="Lia Greiberg" w:date="2025-09-07T17:12:00Z" w16du:dateUtc="2025-09-07T15:12:00Z">
        <w:r w:rsidR="00CC3691">
          <w:rPr>
            <w:rFonts w:ascii="Times New Roman" w:hAnsi="Times New Roman"/>
            <w:sz w:val="24"/>
            <w:szCs w:val="24"/>
          </w:rPr>
          <w:t>machen</w:t>
        </w:r>
      </w:ins>
      <w:del w:id="75" w:author="Lia Greiberg" w:date="2025-09-07T17:12:00Z" w16du:dateUtc="2025-09-07T15:12:00Z">
        <w:r w:rsidR="00251632" w:rsidDel="00CC3691">
          <w:rPr>
            <w:rFonts w:ascii="Times New Roman" w:hAnsi="Times New Roman"/>
            <w:sz w:val="24"/>
            <w:szCs w:val="24"/>
          </w:rPr>
          <w:delText>werden</w:delText>
        </w:r>
      </w:del>
      <w:r w:rsidR="00251632">
        <w:rPr>
          <w:rFonts w:ascii="Times New Roman" w:hAnsi="Times New Roman"/>
          <w:sz w:val="24"/>
          <w:szCs w:val="24"/>
        </w:rPr>
        <w:t xml:space="preserve">. Dabei wird anhand der Anzahl der Beispiele zwischen </w:t>
      </w:r>
      <w:r w:rsidR="00251632" w:rsidRPr="00251632">
        <w:rPr>
          <w:rFonts w:ascii="Times New Roman" w:hAnsi="Times New Roman"/>
          <w:i/>
          <w:iCs/>
          <w:sz w:val="24"/>
          <w:szCs w:val="24"/>
        </w:rPr>
        <w:t>Zero-Shot-</w:t>
      </w:r>
      <w:r w:rsidR="00251632">
        <w:rPr>
          <w:rFonts w:ascii="Times New Roman" w:hAnsi="Times New Roman"/>
          <w:sz w:val="24"/>
          <w:szCs w:val="24"/>
        </w:rPr>
        <w:t xml:space="preserve">, </w:t>
      </w:r>
      <w:proofErr w:type="spellStart"/>
      <w:r w:rsidR="00251632" w:rsidRPr="00251632">
        <w:rPr>
          <w:rFonts w:ascii="Times New Roman" w:hAnsi="Times New Roman"/>
          <w:i/>
          <w:iCs/>
          <w:sz w:val="24"/>
          <w:szCs w:val="24"/>
        </w:rPr>
        <w:t>One</w:t>
      </w:r>
      <w:proofErr w:type="spellEnd"/>
      <w:r w:rsidR="00251632" w:rsidRPr="00251632">
        <w:rPr>
          <w:rFonts w:ascii="Times New Roman" w:hAnsi="Times New Roman"/>
          <w:i/>
          <w:iCs/>
          <w:sz w:val="24"/>
          <w:szCs w:val="24"/>
        </w:rPr>
        <w:t>-Shot-</w:t>
      </w:r>
      <w:r w:rsidR="00251632">
        <w:rPr>
          <w:rFonts w:ascii="Times New Roman" w:hAnsi="Times New Roman"/>
          <w:sz w:val="24"/>
          <w:szCs w:val="24"/>
        </w:rPr>
        <w:t xml:space="preserve"> und </w:t>
      </w:r>
      <w:proofErr w:type="spellStart"/>
      <w:r w:rsidR="00251632" w:rsidRPr="00251632">
        <w:rPr>
          <w:rFonts w:ascii="Times New Roman" w:hAnsi="Times New Roman"/>
          <w:i/>
          <w:iCs/>
          <w:sz w:val="24"/>
          <w:szCs w:val="24"/>
        </w:rPr>
        <w:t>Few</w:t>
      </w:r>
      <w:proofErr w:type="spellEnd"/>
      <w:r w:rsidR="00251632" w:rsidRPr="00251632">
        <w:rPr>
          <w:rFonts w:ascii="Times New Roman" w:hAnsi="Times New Roman"/>
          <w:i/>
          <w:iCs/>
          <w:sz w:val="24"/>
          <w:szCs w:val="24"/>
        </w:rPr>
        <w:t>-Shot-</w:t>
      </w:r>
      <w:r w:rsidR="00251632">
        <w:rPr>
          <w:rFonts w:ascii="Times New Roman" w:hAnsi="Times New Roman"/>
          <w:sz w:val="24"/>
          <w:szCs w:val="24"/>
        </w:rPr>
        <w:t xml:space="preserve">Ansätzen </w:t>
      </w:r>
      <w:del w:id="76" w:author="Lia Greiberg" w:date="2025-09-07T17:12:00Z" w16du:dateUtc="2025-09-07T15:12:00Z">
        <w:r w:rsidR="00251632" w:rsidDel="00CC3691">
          <w:rPr>
            <w:rFonts w:ascii="Times New Roman" w:hAnsi="Times New Roman"/>
            <w:sz w:val="24"/>
            <w:szCs w:val="24"/>
          </w:rPr>
          <w:delText>definiert</w:delText>
        </w:r>
      </w:del>
      <w:ins w:id="77" w:author="Lia Greiberg" w:date="2025-09-07T17:12:00Z" w16du:dateUtc="2025-09-07T15:12:00Z">
        <w:r w:rsidR="00CC3691">
          <w:rPr>
            <w:rFonts w:ascii="Times New Roman" w:hAnsi="Times New Roman"/>
            <w:sz w:val="24"/>
            <w:szCs w:val="24"/>
          </w:rPr>
          <w:t>unterschieden</w:t>
        </w:r>
      </w:ins>
      <w:r w:rsidR="00251632">
        <w:rPr>
          <w:rFonts w:ascii="Times New Roman" w:hAnsi="Times New Roman"/>
          <w:sz w:val="24"/>
          <w:szCs w:val="24"/>
        </w:rPr>
        <w:t>.</w:t>
      </w:r>
      <w:r w:rsidR="00113304">
        <w:rPr>
          <w:rFonts w:ascii="Times New Roman" w:hAnsi="Times New Roman"/>
          <w:sz w:val="24"/>
          <w:szCs w:val="24"/>
        </w:rPr>
        <w:t xml:space="preserve"> Bei </w:t>
      </w:r>
      <w:del w:id="78" w:author="Lia Greiberg" w:date="2025-09-07T17:12:00Z" w16du:dateUtc="2025-09-07T15:12:00Z">
        <w:r w:rsidR="00113304" w:rsidDel="00CC3691">
          <w:rPr>
            <w:rFonts w:ascii="Times New Roman" w:hAnsi="Times New Roman"/>
            <w:sz w:val="24"/>
            <w:szCs w:val="24"/>
          </w:rPr>
          <w:delText xml:space="preserve">der </w:delText>
        </w:r>
      </w:del>
      <w:ins w:id="79" w:author="Lia Greiberg" w:date="2025-09-07T17:12:00Z" w16du:dateUtc="2025-09-07T15:12:00Z">
        <w:r w:rsidR="00CC3691">
          <w:rPr>
            <w:rFonts w:ascii="Times New Roman" w:hAnsi="Times New Roman"/>
            <w:sz w:val="24"/>
            <w:szCs w:val="24"/>
          </w:rPr>
          <w:t xml:space="preserve">einer </w:t>
        </w:r>
      </w:ins>
      <w:r w:rsidR="00113304">
        <w:rPr>
          <w:rFonts w:ascii="Times New Roman" w:hAnsi="Times New Roman"/>
          <w:sz w:val="24"/>
          <w:szCs w:val="24"/>
        </w:rPr>
        <w:t xml:space="preserve">einfachen Fragestellung reicht es aus, </w:t>
      </w:r>
      <w:r w:rsidR="00EC50C0">
        <w:rPr>
          <w:rFonts w:ascii="Times New Roman" w:hAnsi="Times New Roman"/>
          <w:sz w:val="24"/>
          <w:szCs w:val="24"/>
        </w:rPr>
        <w:t xml:space="preserve">die Aufgabe präzise </w:t>
      </w:r>
      <w:r w:rsidR="00EC50C0">
        <w:rPr>
          <w:rFonts w:ascii="Times New Roman" w:hAnsi="Times New Roman"/>
          <w:sz w:val="24"/>
          <w:szCs w:val="24"/>
        </w:rPr>
        <w:lastRenderedPageBreak/>
        <w:t xml:space="preserve">darzustellen. Daher </w:t>
      </w:r>
      <w:r w:rsidR="00113304">
        <w:rPr>
          <w:rFonts w:ascii="Times New Roman" w:hAnsi="Times New Roman"/>
          <w:sz w:val="24"/>
          <w:szCs w:val="24"/>
        </w:rPr>
        <w:t>werden keine Beispiele in den Prompt eingefügt</w:t>
      </w:r>
      <w:ins w:id="80" w:author="Lia Greiberg" w:date="2025-09-12T14:56:00Z" w16du:dateUtc="2025-09-12T12:56:00Z">
        <w:r w:rsidR="005904F4">
          <w:rPr>
            <w:rFonts w:ascii="Times New Roman" w:hAnsi="Times New Roman"/>
            <w:sz w:val="24"/>
            <w:szCs w:val="24"/>
          </w:rPr>
          <w:t xml:space="preserve">. </w:t>
        </w:r>
      </w:ins>
      <w:del w:id="81" w:author="Lia Greiberg" w:date="2025-09-12T14:56:00Z" w16du:dateUtc="2025-09-12T12:56:00Z">
        <w:r w:rsidR="00EC50C0" w:rsidDel="005904F4">
          <w:rPr>
            <w:rFonts w:ascii="Times New Roman" w:hAnsi="Times New Roman"/>
            <w:sz w:val="24"/>
            <w:szCs w:val="24"/>
          </w:rPr>
          <w:delText xml:space="preserve"> und </w:delText>
        </w:r>
      </w:del>
      <w:ins w:id="82" w:author="Lia Greiberg" w:date="2025-09-12T14:56:00Z" w16du:dateUtc="2025-09-12T12:56:00Z">
        <w:r w:rsidR="005904F4">
          <w:rPr>
            <w:rFonts w:ascii="Times New Roman" w:hAnsi="Times New Roman"/>
            <w:sz w:val="24"/>
            <w:szCs w:val="24"/>
          </w:rPr>
          <w:t>D</w:t>
        </w:r>
      </w:ins>
      <w:del w:id="83" w:author="Lia Greiberg" w:date="2025-09-12T14:56:00Z" w16du:dateUtc="2025-09-12T12:56:00Z">
        <w:r w:rsidR="00EC50C0" w:rsidDel="005904F4">
          <w:rPr>
            <w:rFonts w:ascii="Times New Roman" w:hAnsi="Times New Roman"/>
            <w:sz w:val="24"/>
            <w:szCs w:val="24"/>
          </w:rPr>
          <w:delText>d</w:delText>
        </w:r>
      </w:del>
      <w:r w:rsidR="00EC50C0">
        <w:rPr>
          <w:rFonts w:ascii="Times New Roman" w:hAnsi="Times New Roman"/>
          <w:sz w:val="24"/>
          <w:szCs w:val="24"/>
        </w:rPr>
        <w:t>iese Methode wird</w:t>
      </w:r>
      <w:r w:rsidR="00EC50C0" w:rsidRPr="00EC50C0">
        <w:rPr>
          <w:rFonts w:ascii="Times New Roman" w:hAnsi="Times New Roman"/>
          <w:i/>
          <w:iCs/>
          <w:sz w:val="24"/>
          <w:szCs w:val="24"/>
        </w:rPr>
        <w:t xml:space="preserve"> </w:t>
      </w:r>
      <w:r w:rsidR="00EC50C0" w:rsidRPr="00251632">
        <w:rPr>
          <w:rFonts w:ascii="Times New Roman" w:hAnsi="Times New Roman"/>
          <w:i/>
          <w:iCs/>
          <w:sz w:val="24"/>
          <w:szCs w:val="24"/>
        </w:rPr>
        <w:t>Zero-Shot-</w:t>
      </w:r>
      <w:r w:rsidR="00EC50C0">
        <w:rPr>
          <w:rFonts w:ascii="Times New Roman" w:hAnsi="Times New Roman"/>
          <w:sz w:val="24"/>
          <w:szCs w:val="24"/>
        </w:rPr>
        <w:t>Prompt genannt</w:t>
      </w:r>
      <w:r w:rsidR="00113304">
        <w:rPr>
          <w:rFonts w:ascii="Times New Roman" w:hAnsi="Times New Roman"/>
          <w:sz w:val="24"/>
          <w:szCs w:val="24"/>
        </w:rPr>
        <w:t xml:space="preserve">. </w:t>
      </w:r>
      <w:del w:id="84" w:author="Lia Greiberg" w:date="2025-09-12T14:57:00Z" w16du:dateUtc="2025-09-12T12:57:00Z">
        <w:r w:rsidR="000151FD" w:rsidDel="005904F4">
          <w:rPr>
            <w:rFonts w:ascii="Times New Roman" w:hAnsi="Times New Roman"/>
            <w:sz w:val="24"/>
            <w:szCs w:val="24"/>
          </w:rPr>
          <w:delText xml:space="preserve">In dem Fall, </w:delText>
        </w:r>
      </w:del>
      <w:ins w:id="85" w:author="Lia Greiberg" w:date="2025-09-12T14:57:00Z" w16du:dateUtc="2025-09-12T12:57:00Z">
        <w:r w:rsidR="005904F4">
          <w:rPr>
            <w:rFonts w:ascii="Times New Roman" w:hAnsi="Times New Roman"/>
            <w:sz w:val="24"/>
            <w:szCs w:val="24"/>
          </w:rPr>
          <w:t>W</w:t>
        </w:r>
      </w:ins>
      <w:del w:id="86" w:author="Lia Greiberg" w:date="2025-09-12T14:57:00Z" w16du:dateUtc="2025-09-12T12:57:00Z">
        <w:r w:rsidR="000151FD" w:rsidRPr="005904F4" w:rsidDel="005904F4">
          <w:rPr>
            <w:rFonts w:ascii="Times New Roman" w:hAnsi="Times New Roman"/>
            <w:sz w:val="24"/>
            <w:szCs w:val="24"/>
          </w:rPr>
          <w:delText>w</w:delText>
        </w:r>
      </w:del>
      <w:r w:rsidR="000151FD" w:rsidRPr="005904F4">
        <w:rPr>
          <w:rFonts w:ascii="Times New Roman" w:hAnsi="Times New Roman"/>
          <w:sz w:val="24"/>
          <w:szCs w:val="24"/>
        </w:rPr>
        <w:t>enn</w:t>
      </w:r>
      <w:r w:rsidR="000151FD">
        <w:rPr>
          <w:rFonts w:ascii="Times New Roman" w:hAnsi="Times New Roman"/>
          <w:sz w:val="24"/>
          <w:szCs w:val="24"/>
        </w:rPr>
        <w:t xml:space="preserve"> der Prompt nicht </w:t>
      </w:r>
      <w:ins w:id="87" w:author="Lia Greiberg" w:date="2025-09-07T17:13:00Z" w16du:dateUtc="2025-09-07T15:13:00Z">
        <w:r w:rsidR="00CC3691">
          <w:rPr>
            <w:rFonts w:ascii="Times New Roman" w:hAnsi="Times New Roman"/>
            <w:sz w:val="24"/>
            <w:szCs w:val="24"/>
          </w:rPr>
          <w:t xml:space="preserve">die </w:t>
        </w:r>
      </w:ins>
      <w:r w:rsidR="000151FD">
        <w:rPr>
          <w:rFonts w:ascii="Times New Roman" w:hAnsi="Times New Roman"/>
          <w:sz w:val="24"/>
          <w:szCs w:val="24"/>
        </w:rPr>
        <w:t>erwünschte</w:t>
      </w:r>
      <w:ins w:id="88" w:author="Lia Greiberg" w:date="2025-09-07T17:13:00Z" w16du:dateUtc="2025-09-07T15:13:00Z">
        <w:r w:rsidR="00CC3691">
          <w:rPr>
            <w:rFonts w:ascii="Times New Roman" w:hAnsi="Times New Roman"/>
            <w:sz w:val="24"/>
            <w:szCs w:val="24"/>
          </w:rPr>
          <w:t>n</w:t>
        </w:r>
      </w:ins>
      <w:del w:id="89" w:author="Lia Greiberg" w:date="2025-09-07T17:13:00Z" w16du:dateUtc="2025-09-07T15:13:00Z">
        <w:r w:rsidR="000151FD" w:rsidDel="00CC3691">
          <w:rPr>
            <w:rFonts w:ascii="Times New Roman" w:hAnsi="Times New Roman"/>
            <w:sz w:val="24"/>
            <w:szCs w:val="24"/>
          </w:rPr>
          <w:delText>r</w:delText>
        </w:r>
      </w:del>
      <w:r w:rsidR="000151FD">
        <w:rPr>
          <w:rFonts w:ascii="Times New Roman" w:hAnsi="Times New Roman"/>
          <w:sz w:val="24"/>
          <w:szCs w:val="24"/>
        </w:rPr>
        <w:t xml:space="preserve"> Ergebnisse liefert, kann es hilfreich sein, </w:t>
      </w:r>
      <w:ins w:id="90" w:author="Lia Greiberg" w:date="2025-09-12T14:57:00Z" w16du:dateUtc="2025-09-12T12:57:00Z">
        <w:r w:rsidR="005904F4">
          <w:rPr>
            <w:rFonts w:ascii="Times New Roman" w:hAnsi="Times New Roman"/>
            <w:sz w:val="24"/>
            <w:szCs w:val="24"/>
          </w:rPr>
          <w:t xml:space="preserve">dem LLM </w:t>
        </w:r>
      </w:ins>
      <w:r w:rsidR="000151FD">
        <w:rPr>
          <w:rFonts w:ascii="Times New Roman" w:hAnsi="Times New Roman"/>
          <w:sz w:val="24"/>
          <w:szCs w:val="24"/>
        </w:rPr>
        <w:t xml:space="preserve">ein konkretes Beispiel </w:t>
      </w:r>
      <w:del w:id="91" w:author="Lia Greiberg" w:date="2025-09-12T14:57:00Z" w16du:dateUtc="2025-09-12T12:57:00Z">
        <w:r w:rsidR="000151FD" w:rsidDel="005904F4">
          <w:rPr>
            <w:rFonts w:ascii="Times New Roman" w:hAnsi="Times New Roman"/>
            <w:sz w:val="24"/>
            <w:szCs w:val="24"/>
          </w:rPr>
          <w:delText xml:space="preserve">dem LLM </w:delText>
        </w:r>
      </w:del>
      <w:r w:rsidR="000151FD">
        <w:rPr>
          <w:rFonts w:ascii="Times New Roman" w:hAnsi="Times New Roman"/>
          <w:sz w:val="24"/>
          <w:szCs w:val="24"/>
        </w:rPr>
        <w:t xml:space="preserve">mitzugeben. Dies macht den Prompt zu einem </w:t>
      </w:r>
      <w:proofErr w:type="spellStart"/>
      <w:r w:rsidR="000151FD" w:rsidRPr="00251632">
        <w:rPr>
          <w:rFonts w:ascii="Times New Roman" w:hAnsi="Times New Roman"/>
          <w:i/>
          <w:iCs/>
          <w:sz w:val="24"/>
          <w:szCs w:val="24"/>
        </w:rPr>
        <w:t>One</w:t>
      </w:r>
      <w:proofErr w:type="spellEnd"/>
      <w:r w:rsidR="000151FD" w:rsidRPr="00251632">
        <w:rPr>
          <w:rFonts w:ascii="Times New Roman" w:hAnsi="Times New Roman"/>
          <w:i/>
          <w:iCs/>
          <w:sz w:val="24"/>
          <w:szCs w:val="24"/>
        </w:rPr>
        <w:t>-Shot-</w:t>
      </w:r>
      <w:r w:rsidR="000151FD">
        <w:rPr>
          <w:rFonts w:ascii="Times New Roman" w:hAnsi="Times New Roman"/>
          <w:sz w:val="24"/>
          <w:szCs w:val="24"/>
        </w:rPr>
        <w:t xml:space="preserve">Prompt. Wenn das Modell in einem Kontext trainiert werden soll, wird der </w:t>
      </w:r>
      <w:proofErr w:type="spellStart"/>
      <w:r w:rsidR="000151FD" w:rsidRPr="00251632">
        <w:rPr>
          <w:rFonts w:ascii="Times New Roman" w:hAnsi="Times New Roman"/>
          <w:i/>
          <w:iCs/>
          <w:sz w:val="24"/>
          <w:szCs w:val="24"/>
        </w:rPr>
        <w:t>Few</w:t>
      </w:r>
      <w:proofErr w:type="spellEnd"/>
      <w:r w:rsidR="000151FD" w:rsidRPr="00251632">
        <w:rPr>
          <w:rFonts w:ascii="Times New Roman" w:hAnsi="Times New Roman"/>
          <w:i/>
          <w:iCs/>
          <w:sz w:val="24"/>
          <w:szCs w:val="24"/>
        </w:rPr>
        <w:t>-Shot-</w:t>
      </w:r>
      <w:r w:rsidR="000151FD">
        <w:rPr>
          <w:rFonts w:ascii="Times New Roman" w:hAnsi="Times New Roman"/>
          <w:sz w:val="24"/>
          <w:szCs w:val="24"/>
        </w:rPr>
        <w:t xml:space="preserve">Ansatz verwendet, indem mehrere Beispiele in einem Prompt vorgegeben werden </w:t>
      </w:r>
      <w:r w:rsidR="00113304">
        <w:rPr>
          <w:rFonts w:ascii="Times New Roman" w:hAnsi="Times New Roman"/>
          <w:sz w:val="24"/>
          <w:szCs w:val="24"/>
        </w:rPr>
        <w:fldChar w:fldCharType="begin"/>
      </w:r>
      <w:r w:rsidR="00113304">
        <w:rPr>
          <w:rFonts w:ascii="Times New Roman" w:hAnsi="Times New Roman"/>
          <w:sz w:val="24"/>
          <w:szCs w:val="24"/>
        </w:rPr>
        <w:instrText xml:space="preserve"> ADDIN ZOTERO_ITEM CSL_CITATION {"citationID":"imdsHyP6","properties":{"formattedCitation":"(Koch/Kohne/Brechb\\uc0\\u252{}hler 2025, S. 72\\uc0\\u8211{}74)","plainCitation":"(Koch/Kohne/Brechbühler 2025, S. 72–74)","noteIndex":0},"citationItems":[{"id":345,"uris":["http://zotero.org/users/10358077/items/U27T968F"],"itemData":{"id":345,"type":"book","event-place":"Wiesbaden","publisher":"Springer Nature","publisher-place":"Wiesbaden","title":"Prompt Engineering im Unternehmen–eine Einführung. Wettbewerbsvorteile durch generative KI und Large Language Models","author":[{"family":"Koch","given":"Daniel"},{"family":"Kohne","given":"Andreas"},{"family":"Brechbühler","given":"Nils"}],"issued":{"date-parts":[["2025"]]}},"locator":"72-74"}],"schema":"https://github.com/citation-style-language/schema/raw/master/csl-citation.json"} </w:instrText>
      </w:r>
      <w:r w:rsidR="00113304">
        <w:rPr>
          <w:rFonts w:ascii="Times New Roman" w:hAnsi="Times New Roman"/>
          <w:sz w:val="24"/>
          <w:szCs w:val="24"/>
        </w:rPr>
        <w:fldChar w:fldCharType="separate"/>
      </w:r>
      <w:r w:rsidR="00113304" w:rsidRPr="00113304">
        <w:rPr>
          <w:rFonts w:ascii="Times New Roman" w:hAnsi="Times New Roman"/>
          <w:sz w:val="24"/>
          <w:szCs w:val="24"/>
        </w:rPr>
        <w:t>(</w:t>
      </w:r>
      <w:r w:rsidR="00113304">
        <w:rPr>
          <w:rFonts w:ascii="Times New Roman" w:hAnsi="Times New Roman"/>
          <w:sz w:val="24"/>
          <w:szCs w:val="24"/>
        </w:rPr>
        <w:t xml:space="preserve">vgl. </w:t>
      </w:r>
      <w:r w:rsidR="00113304" w:rsidRPr="00113304">
        <w:rPr>
          <w:rFonts w:ascii="Times New Roman" w:hAnsi="Times New Roman"/>
          <w:sz w:val="24"/>
          <w:szCs w:val="24"/>
        </w:rPr>
        <w:t>Koch/Kohne/Brechbühler 2025</w:t>
      </w:r>
      <w:r w:rsidR="00113304">
        <w:rPr>
          <w:rFonts w:ascii="Times New Roman" w:hAnsi="Times New Roman"/>
          <w:sz w:val="24"/>
          <w:szCs w:val="24"/>
        </w:rPr>
        <w:t xml:space="preserve">: </w:t>
      </w:r>
      <w:r w:rsidR="00113304" w:rsidRPr="00113304">
        <w:rPr>
          <w:rFonts w:ascii="Times New Roman" w:hAnsi="Times New Roman"/>
          <w:sz w:val="24"/>
          <w:szCs w:val="24"/>
        </w:rPr>
        <w:t>72–74)</w:t>
      </w:r>
      <w:r w:rsidR="00113304">
        <w:rPr>
          <w:rFonts w:ascii="Times New Roman" w:hAnsi="Times New Roman"/>
          <w:sz w:val="24"/>
          <w:szCs w:val="24"/>
        </w:rPr>
        <w:fldChar w:fldCharType="end"/>
      </w:r>
      <w:r w:rsidR="000151FD">
        <w:rPr>
          <w:rFonts w:ascii="Times New Roman" w:hAnsi="Times New Roman"/>
          <w:sz w:val="24"/>
          <w:szCs w:val="24"/>
        </w:rPr>
        <w:t>.</w:t>
      </w:r>
    </w:p>
    <w:p w14:paraId="62CF3405" w14:textId="4344A3AD" w:rsidR="00D340F7" w:rsidRPr="007706C7" w:rsidRDefault="00D340F7" w:rsidP="00D340F7">
      <w:pPr>
        <w:pStyle w:val="GrundschriftmitEinzug"/>
        <w:spacing w:before="240" w:line="360" w:lineRule="auto"/>
        <w:ind w:firstLine="0"/>
        <w:rPr>
          <w:rFonts w:ascii="Times New Roman" w:hAnsi="Times New Roman"/>
          <w:sz w:val="24"/>
          <w:szCs w:val="24"/>
        </w:rPr>
      </w:pPr>
      <w:del w:id="92" w:author="Lia Greiberg" w:date="2025-09-07T17:14:00Z" w16du:dateUtc="2025-09-07T15:14:00Z">
        <w:r w:rsidDel="00054A85">
          <w:rPr>
            <w:rFonts w:ascii="Times New Roman" w:hAnsi="Times New Roman"/>
            <w:sz w:val="24"/>
            <w:szCs w:val="24"/>
          </w:rPr>
          <w:delText>Aufgrund dessen</w:delText>
        </w:r>
      </w:del>
      <w:ins w:id="93" w:author="Lia Greiberg" w:date="2025-09-07T17:14:00Z" w16du:dateUtc="2025-09-07T15:14:00Z">
        <w:r w:rsidR="00054A85">
          <w:rPr>
            <w:rFonts w:ascii="Times New Roman" w:hAnsi="Times New Roman"/>
            <w:sz w:val="24"/>
            <w:szCs w:val="24"/>
          </w:rPr>
          <w:t>Aus diesem Grund</w:t>
        </w:r>
      </w:ins>
      <w:r>
        <w:rPr>
          <w:rFonts w:ascii="Times New Roman" w:hAnsi="Times New Roman"/>
          <w:sz w:val="24"/>
          <w:szCs w:val="24"/>
        </w:rPr>
        <w:t xml:space="preserve"> wurden im Rahmen dieser Arbeit verschiedene Prompts erprob</w:t>
      </w:r>
      <w:ins w:id="94" w:author="Lia Greiberg" w:date="2025-09-07T17:14:00Z" w16du:dateUtc="2025-09-07T15:14:00Z">
        <w:r w:rsidR="00054A85">
          <w:rPr>
            <w:rFonts w:ascii="Times New Roman" w:hAnsi="Times New Roman"/>
            <w:sz w:val="24"/>
            <w:szCs w:val="24"/>
          </w:rPr>
          <w:t>t</w:t>
        </w:r>
      </w:ins>
      <w:r>
        <w:rPr>
          <w:rFonts w:ascii="Times New Roman" w:hAnsi="Times New Roman"/>
          <w:sz w:val="24"/>
          <w:szCs w:val="24"/>
        </w:rPr>
        <w:t xml:space="preserve">, um die Effektivität der Ergebnisse zu erhöhen. So wurden bspw. </w:t>
      </w:r>
      <w:del w:id="95" w:author="Lia Greiberg" w:date="2025-09-07T17:15:00Z" w16du:dateUtc="2025-09-07T15:15:00Z">
        <w:r w:rsidDel="00054A85">
          <w:rPr>
            <w:rFonts w:ascii="Times New Roman" w:hAnsi="Times New Roman"/>
            <w:sz w:val="24"/>
            <w:szCs w:val="24"/>
          </w:rPr>
          <w:delText xml:space="preserve">die </w:delText>
        </w:r>
      </w:del>
      <w:r>
        <w:rPr>
          <w:rFonts w:ascii="Times New Roman" w:hAnsi="Times New Roman"/>
          <w:sz w:val="24"/>
          <w:szCs w:val="24"/>
        </w:rPr>
        <w:t>unterschiedliche</w:t>
      </w:r>
      <w:del w:id="96" w:author="Lia Greiberg" w:date="2025-09-07T17:15:00Z" w16du:dateUtc="2025-09-07T15:15:00Z">
        <w:r w:rsidDel="00054A85">
          <w:rPr>
            <w:rFonts w:ascii="Times New Roman" w:hAnsi="Times New Roman"/>
            <w:sz w:val="24"/>
            <w:szCs w:val="24"/>
          </w:rPr>
          <w:delText>n</w:delText>
        </w:r>
      </w:del>
      <w:r>
        <w:rPr>
          <w:rFonts w:ascii="Times New Roman" w:hAnsi="Times New Roman"/>
          <w:sz w:val="24"/>
          <w:szCs w:val="24"/>
        </w:rPr>
        <w:t xml:space="preserve"> Beispiele im </w:t>
      </w:r>
      <w:r w:rsidR="00C10595">
        <w:rPr>
          <w:rFonts w:ascii="Times New Roman" w:hAnsi="Times New Roman"/>
          <w:sz w:val="24"/>
          <w:szCs w:val="24"/>
        </w:rPr>
        <w:t>Systemprompt</w:t>
      </w:r>
      <w:r>
        <w:rPr>
          <w:rFonts w:ascii="Times New Roman" w:hAnsi="Times New Roman"/>
          <w:sz w:val="24"/>
          <w:szCs w:val="24"/>
        </w:rPr>
        <w:t xml:space="preserve"> definiert und mehrere Aufgaben integriert (u.</w:t>
      </w:r>
      <w:ins w:id="97" w:author="Lia Greiberg" w:date="2025-09-07T17:15:00Z" w16du:dateUtc="2025-09-07T15:15:00Z">
        <w:r w:rsidR="00054A85">
          <w:rPr>
            <w:rFonts w:ascii="Times New Roman" w:hAnsi="Times New Roman"/>
            <w:sz w:val="24"/>
            <w:szCs w:val="24"/>
          </w:rPr>
          <w:t> </w:t>
        </w:r>
      </w:ins>
      <w:r>
        <w:rPr>
          <w:rFonts w:ascii="Times New Roman" w:hAnsi="Times New Roman"/>
          <w:sz w:val="24"/>
          <w:szCs w:val="24"/>
        </w:rPr>
        <w:t>a. RE und die Normalisierung von Datumsangaben). Diese Vorgehensweise führte jedoch zu einer deutlichen Belastung des Modells, wodurch sich die Bearbeitungszeit erheblich verlängerte und zwischen 8 und 11 Stunden lag.</w:t>
      </w:r>
      <w:r w:rsidR="00391830">
        <w:rPr>
          <w:rFonts w:ascii="Times New Roman" w:hAnsi="Times New Roman"/>
          <w:sz w:val="24"/>
          <w:szCs w:val="24"/>
        </w:rPr>
        <w:t xml:space="preserve"> </w:t>
      </w:r>
      <w:r w:rsidR="002F514C">
        <w:rPr>
          <w:rFonts w:ascii="Times New Roman" w:hAnsi="Times New Roman"/>
          <w:sz w:val="24"/>
          <w:szCs w:val="24"/>
        </w:rPr>
        <w:t>Deswegen wurde</w:t>
      </w:r>
      <w:ins w:id="98" w:author="Lia Greiberg" w:date="2025-09-07T17:15:00Z" w16du:dateUtc="2025-09-07T15:15:00Z">
        <w:r w:rsidR="00054A85">
          <w:rPr>
            <w:rFonts w:ascii="Times New Roman" w:hAnsi="Times New Roman"/>
            <w:sz w:val="24"/>
            <w:szCs w:val="24"/>
          </w:rPr>
          <w:t xml:space="preserve"> sich</w:t>
        </w:r>
      </w:ins>
      <w:r w:rsidR="002F514C">
        <w:rPr>
          <w:rFonts w:ascii="Times New Roman" w:hAnsi="Times New Roman"/>
          <w:sz w:val="24"/>
          <w:szCs w:val="24"/>
        </w:rPr>
        <w:t xml:space="preserve"> für einen </w:t>
      </w:r>
      <w:r w:rsidR="002F514C" w:rsidRPr="007512C0">
        <w:rPr>
          <w:rFonts w:ascii="Times New Roman" w:hAnsi="Times New Roman"/>
          <w:i/>
          <w:iCs/>
          <w:sz w:val="24"/>
          <w:szCs w:val="24"/>
        </w:rPr>
        <w:t>Zero-Shot-</w:t>
      </w:r>
      <w:r w:rsidR="002F514C">
        <w:rPr>
          <w:rFonts w:ascii="Times New Roman" w:hAnsi="Times New Roman"/>
          <w:sz w:val="24"/>
          <w:szCs w:val="24"/>
        </w:rPr>
        <w:t>Ansatz entschieden</w:t>
      </w:r>
      <w:r w:rsidR="007512C0">
        <w:rPr>
          <w:rFonts w:ascii="Times New Roman" w:hAnsi="Times New Roman"/>
          <w:sz w:val="24"/>
          <w:szCs w:val="24"/>
        </w:rPr>
        <w:t xml:space="preserve">. </w:t>
      </w:r>
      <w:r w:rsidR="00391830">
        <w:rPr>
          <w:rFonts w:ascii="Times New Roman" w:hAnsi="Times New Roman"/>
          <w:sz w:val="24"/>
          <w:szCs w:val="24"/>
        </w:rPr>
        <w:t xml:space="preserve">Darüber hinaus wurde bei der Steuerung des Grads an Zufälligkeit in den Modellantworten </w:t>
      </w:r>
      <w:ins w:id="99" w:author="Lia Greiberg" w:date="2025-09-07T17:28:00Z" w16du:dateUtc="2025-09-07T15:28:00Z">
        <w:r w:rsidR="00206E31">
          <w:rPr>
            <w:rFonts w:ascii="Times New Roman" w:hAnsi="Times New Roman"/>
            <w:sz w:val="24"/>
            <w:szCs w:val="24"/>
          </w:rPr>
          <w:t xml:space="preserve">mit der </w:t>
        </w:r>
      </w:ins>
      <w:r w:rsidR="00391830">
        <w:rPr>
          <w:rFonts w:ascii="Times New Roman" w:hAnsi="Times New Roman"/>
          <w:sz w:val="24"/>
          <w:szCs w:val="24"/>
        </w:rPr>
        <w:t xml:space="preserve">sog. Temperatur experimentiert und </w:t>
      </w:r>
      <w:ins w:id="100" w:author="Lia Greiberg" w:date="2025-09-07T17:28:00Z" w16du:dateUtc="2025-09-07T15:28:00Z">
        <w:r w:rsidR="00206E31">
          <w:rPr>
            <w:rFonts w:ascii="Times New Roman" w:hAnsi="Times New Roman"/>
            <w:sz w:val="24"/>
            <w:szCs w:val="24"/>
          </w:rPr>
          <w:t xml:space="preserve">der </w:t>
        </w:r>
      </w:ins>
      <w:r w:rsidR="006D6904">
        <w:rPr>
          <w:rFonts w:ascii="Times New Roman" w:hAnsi="Times New Roman"/>
          <w:sz w:val="24"/>
          <w:szCs w:val="24"/>
        </w:rPr>
        <w:t>am besten passende</w:t>
      </w:r>
      <w:del w:id="101" w:author="Lia Greiberg" w:date="2025-09-07T17:28:00Z" w16du:dateUtc="2025-09-07T15:28:00Z">
        <w:r w:rsidR="006D6904" w:rsidDel="00206E31">
          <w:rPr>
            <w:rFonts w:ascii="Times New Roman" w:hAnsi="Times New Roman"/>
            <w:sz w:val="24"/>
            <w:szCs w:val="24"/>
          </w:rPr>
          <w:delText>r</w:delText>
        </w:r>
      </w:del>
      <w:r w:rsidR="006D6904">
        <w:rPr>
          <w:rFonts w:ascii="Times New Roman" w:hAnsi="Times New Roman"/>
          <w:sz w:val="24"/>
          <w:szCs w:val="24"/>
        </w:rPr>
        <w:t xml:space="preserve"> Wert</w:t>
      </w:r>
      <w:r w:rsidR="00391830">
        <w:rPr>
          <w:rFonts w:ascii="Times New Roman" w:hAnsi="Times New Roman"/>
          <w:sz w:val="24"/>
          <w:szCs w:val="24"/>
        </w:rPr>
        <w:t xml:space="preserve"> </w:t>
      </w:r>
      <w:r w:rsidR="0046362B">
        <w:rPr>
          <w:rFonts w:ascii="Times New Roman" w:hAnsi="Times New Roman"/>
          <w:sz w:val="24"/>
          <w:szCs w:val="24"/>
        </w:rPr>
        <w:t xml:space="preserve">von </w:t>
      </w:r>
      <w:r w:rsidR="00391830">
        <w:rPr>
          <w:rFonts w:ascii="Times New Roman" w:hAnsi="Times New Roman"/>
          <w:sz w:val="24"/>
          <w:szCs w:val="24"/>
        </w:rPr>
        <w:t xml:space="preserve">0,7 </w:t>
      </w:r>
      <w:ins w:id="102" w:author="Lia Greiberg" w:date="2025-09-12T15:08:00Z" w16du:dateUtc="2025-09-12T13:08:00Z">
        <w:r w:rsidR="0029338A">
          <w:rPr>
            <w:rFonts w:ascii="Times New Roman" w:hAnsi="Times New Roman"/>
            <w:sz w:val="24"/>
            <w:szCs w:val="24"/>
          </w:rPr>
          <w:t>ermittelt</w:t>
        </w:r>
      </w:ins>
      <w:del w:id="103" w:author="Lia Greiberg" w:date="2025-09-12T15:08:00Z" w16du:dateUtc="2025-09-12T13:08:00Z">
        <w:r w:rsidR="00391830" w:rsidDel="0029338A">
          <w:rPr>
            <w:rFonts w:ascii="Times New Roman" w:hAnsi="Times New Roman"/>
            <w:sz w:val="24"/>
            <w:szCs w:val="24"/>
          </w:rPr>
          <w:delText>rausgesucht</w:delText>
        </w:r>
      </w:del>
      <w:r w:rsidR="00391830">
        <w:rPr>
          <w:rFonts w:ascii="Times New Roman" w:hAnsi="Times New Roman"/>
          <w:sz w:val="24"/>
          <w:szCs w:val="24"/>
        </w:rPr>
        <w:t xml:space="preserve">. Die Werte dieses Parameters liegen zwischen 0 und 1: Je höher </w:t>
      </w:r>
      <w:r w:rsidR="0046362B">
        <w:rPr>
          <w:rFonts w:ascii="Times New Roman" w:hAnsi="Times New Roman"/>
          <w:sz w:val="24"/>
          <w:szCs w:val="24"/>
        </w:rPr>
        <w:t xml:space="preserve">der </w:t>
      </w:r>
      <w:r w:rsidR="00391830">
        <w:rPr>
          <w:rFonts w:ascii="Times New Roman" w:hAnsi="Times New Roman"/>
          <w:sz w:val="24"/>
          <w:szCs w:val="24"/>
        </w:rPr>
        <w:t xml:space="preserve">Wert </w:t>
      </w:r>
      <w:r w:rsidR="0046362B">
        <w:rPr>
          <w:rFonts w:ascii="Times New Roman" w:hAnsi="Times New Roman"/>
          <w:sz w:val="24"/>
          <w:szCs w:val="24"/>
        </w:rPr>
        <w:t xml:space="preserve">ist </w:t>
      </w:r>
      <w:r w:rsidR="00391830">
        <w:rPr>
          <w:rFonts w:ascii="Times New Roman" w:hAnsi="Times New Roman"/>
          <w:sz w:val="24"/>
          <w:szCs w:val="24"/>
        </w:rPr>
        <w:t>(</w:t>
      </w:r>
      <w:commentRangeStart w:id="104"/>
      <w:r w:rsidR="00391830" w:rsidRPr="0029338A">
        <w:rPr>
          <w:rFonts w:ascii="Times New Roman" w:hAnsi="Times New Roman"/>
          <w:sz w:val="24"/>
          <w:szCs w:val="24"/>
        </w:rPr>
        <w:t>1,0</w:t>
      </w:r>
      <w:commentRangeEnd w:id="104"/>
      <w:r w:rsidR="0029338A">
        <w:rPr>
          <w:rStyle w:val="Kommentarzeichen"/>
          <w:rFonts w:ascii="Times New Roman" w:hAnsi="Times New Roman"/>
        </w:rPr>
        <w:commentReference w:id="104"/>
      </w:r>
      <w:r w:rsidR="00391830">
        <w:rPr>
          <w:rFonts w:ascii="Times New Roman" w:hAnsi="Times New Roman"/>
          <w:sz w:val="24"/>
          <w:szCs w:val="24"/>
        </w:rPr>
        <w:t xml:space="preserve">), desto abwechslungsreicher und kreativer sind die Ergebnisse (vgl. </w:t>
      </w:r>
      <w:hyperlink r:id="rId17" w:anchor="standard-parameters" w:history="1">
        <w:proofErr w:type="spellStart"/>
        <w:r w:rsidR="00391830" w:rsidRPr="00391830">
          <w:rPr>
            <w:rStyle w:val="Hyperlink"/>
            <w:rFonts w:ascii="Times New Roman" w:hAnsi="Times New Roman"/>
            <w:sz w:val="24"/>
            <w:szCs w:val="24"/>
          </w:rPr>
          <w:t>LangChain</w:t>
        </w:r>
        <w:proofErr w:type="spellEnd"/>
      </w:hyperlink>
      <w:r w:rsidR="00391830">
        <w:rPr>
          <w:rFonts w:ascii="Times New Roman" w:hAnsi="Times New Roman"/>
          <w:sz w:val="24"/>
          <w:szCs w:val="24"/>
        </w:rPr>
        <w:t>).</w:t>
      </w:r>
      <w:r w:rsidR="002F514C">
        <w:rPr>
          <w:rFonts w:ascii="Times New Roman" w:hAnsi="Times New Roman"/>
          <w:sz w:val="24"/>
          <w:szCs w:val="24"/>
        </w:rPr>
        <w:t xml:space="preserve"> </w:t>
      </w:r>
    </w:p>
    <w:p w14:paraId="3E7C12FC" w14:textId="31E5520D" w:rsidR="0098515F" w:rsidRDefault="00780FAB" w:rsidP="00780FAB">
      <w:pPr>
        <w:pStyle w:val="GrundschriftmitEinzug"/>
        <w:spacing w:before="240" w:line="360" w:lineRule="auto"/>
        <w:ind w:firstLine="0"/>
        <w:rPr>
          <w:rFonts w:ascii="Times New Roman" w:hAnsi="Times New Roman"/>
          <w:b/>
          <w:bCs/>
          <w:color w:val="EE0000"/>
          <w:sz w:val="24"/>
          <w:szCs w:val="24"/>
        </w:rPr>
      </w:pPr>
      <w:r>
        <w:rPr>
          <w:rFonts w:ascii="Times New Roman" w:hAnsi="Times New Roman"/>
          <w:b/>
          <w:bCs/>
          <w:color w:val="EE0000"/>
          <w:sz w:val="24"/>
          <w:szCs w:val="24"/>
        </w:rPr>
        <w:t>Evaluier</w:t>
      </w:r>
      <w:r w:rsidR="00341BEA">
        <w:rPr>
          <w:rFonts w:ascii="Times New Roman" w:hAnsi="Times New Roman"/>
          <w:b/>
          <w:bCs/>
          <w:color w:val="EE0000"/>
          <w:sz w:val="24"/>
          <w:szCs w:val="24"/>
        </w:rPr>
        <w:t xml:space="preserve">ung </w:t>
      </w:r>
    </w:p>
    <w:p w14:paraId="02648591" w14:textId="0D9E0F71" w:rsidR="00F527DE" w:rsidRDefault="00341BEA" w:rsidP="00780FAB">
      <w:pPr>
        <w:pStyle w:val="GrundschriftmitEinzug"/>
        <w:spacing w:before="240"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Für die Evaluierung wurde eine Stichprobe </w:t>
      </w:r>
      <w:r w:rsidR="004F7E43">
        <w:rPr>
          <w:rFonts w:ascii="Times New Roman" w:hAnsi="Times New Roman"/>
          <w:color w:val="000000" w:themeColor="text1"/>
          <w:sz w:val="24"/>
          <w:szCs w:val="24"/>
        </w:rPr>
        <w:t>von 10</w:t>
      </w:r>
      <w:ins w:id="105" w:author="Lia Greiberg" w:date="2025-09-12T15:10:00Z" w16du:dateUtc="2025-09-12T13:10:00Z">
        <w:r w:rsidR="0029338A">
          <w:rPr>
            <w:rFonts w:ascii="Times New Roman" w:hAnsi="Times New Roman"/>
            <w:color w:val="000000" w:themeColor="text1"/>
            <w:sz w:val="24"/>
            <w:szCs w:val="24"/>
          </w:rPr>
          <w:t> </w:t>
        </w:r>
      </w:ins>
      <w:r w:rsidR="004F7E43">
        <w:rPr>
          <w:rFonts w:ascii="Times New Roman" w:hAnsi="Times New Roman"/>
          <w:color w:val="000000" w:themeColor="text1"/>
          <w:sz w:val="24"/>
          <w:szCs w:val="24"/>
        </w:rPr>
        <w:t xml:space="preserve">% </w:t>
      </w:r>
      <w:r>
        <w:rPr>
          <w:rFonts w:ascii="Times New Roman" w:hAnsi="Times New Roman"/>
          <w:color w:val="000000" w:themeColor="text1"/>
          <w:sz w:val="24"/>
          <w:szCs w:val="24"/>
        </w:rPr>
        <w:t>aller Sätze</w:t>
      </w:r>
      <w:del w:id="106" w:author="Lia Greiberg" w:date="2025-09-07T17:30:00Z" w16du:dateUtc="2025-09-07T15:30:00Z">
        <w:r w:rsidDel="00954CBF">
          <w:rPr>
            <w:rFonts w:ascii="Times New Roman" w:hAnsi="Times New Roman"/>
            <w:color w:val="000000" w:themeColor="text1"/>
            <w:sz w:val="24"/>
            <w:szCs w:val="24"/>
          </w:rPr>
          <w:delText>n</w:delText>
        </w:r>
      </w:del>
      <w:r>
        <w:rPr>
          <w:rFonts w:ascii="Times New Roman" w:hAnsi="Times New Roman"/>
          <w:color w:val="000000" w:themeColor="text1"/>
          <w:sz w:val="24"/>
          <w:szCs w:val="24"/>
        </w:rPr>
        <w:t xml:space="preserve"> </w:t>
      </w:r>
      <w:r w:rsidR="004F7E43">
        <w:rPr>
          <w:rFonts w:ascii="Times New Roman" w:hAnsi="Times New Roman"/>
          <w:color w:val="000000" w:themeColor="text1"/>
          <w:sz w:val="24"/>
          <w:szCs w:val="24"/>
        </w:rPr>
        <w:t>ent</w:t>
      </w:r>
      <w:r>
        <w:rPr>
          <w:rFonts w:ascii="Times New Roman" w:hAnsi="Times New Roman"/>
          <w:color w:val="000000" w:themeColor="text1"/>
          <w:sz w:val="24"/>
          <w:szCs w:val="24"/>
        </w:rPr>
        <w:t xml:space="preserve">nommen. </w:t>
      </w:r>
      <w:r w:rsidR="004F7E43">
        <w:rPr>
          <w:rFonts w:ascii="Times New Roman" w:hAnsi="Times New Roman"/>
          <w:color w:val="000000" w:themeColor="text1"/>
          <w:sz w:val="24"/>
          <w:szCs w:val="24"/>
        </w:rPr>
        <w:t xml:space="preserve">Diese umfasste </w:t>
      </w:r>
      <w:ins w:id="107" w:author="Lia Greiberg" w:date="2025-09-12T15:11:00Z" w16du:dateUtc="2025-09-12T13:11:00Z">
        <w:r w:rsidR="0029338A">
          <w:rPr>
            <w:rFonts w:ascii="Times New Roman" w:hAnsi="Times New Roman"/>
            <w:color w:val="000000" w:themeColor="text1"/>
            <w:sz w:val="24"/>
            <w:szCs w:val="24"/>
          </w:rPr>
          <w:t xml:space="preserve">86 </w:t>
        </w:r>
      </w:ins>
      <w:r w:rsidR="00B002C8">
        <w:rPr>
          <w:rFonts w:ascii="Times New Roman" w:hAnsi="Times New Roman"/>
          <w:color w:val="000000" w:themeColor="text1"/>
          <w:sz w:val="24"/>
          <w:szCs w:val="24"/>
        </w:rPr>
        <w:t xml:space="preserve">zufällig ausgewählte </w:t>
      </w:r>
      <w:del w:id="108" w:author="Lia Greiberg" w:date="2025-09-12T15:11:00Z" w16du:dateUtc="2025-09-12T13:11:00Z">
        <w:r w:rsidR="004F7E43" w:rsidDel="0029338A">
          <w:rPr>
            <w:rFonts w:ascii="Times New Roman" w:hAnsi="Times New Roman"/>
            <w:color w:val="000000" w:themeColor="text1"/>
            <w:sz w:val="24"/>
            <w:szCs w:val="24"/>
          </w:rPr>
          <w:delText xml:space="preserve">86 </w:delText>
        </w:r>
      </w:del>
      <w:r w:rsidR="004F7E43">
        <w:rPr>
          <w:rFonts w:ascii="Times New Roman" w:hAnsi="Times New Roman"/>
          <w:color w:val="000000" w:themeColor="text1"/>
          <w:sz w:val="24"/>
          <w:szCs w:val="24"/>
        </w:rPr>
        <w:t>Sätze mit jeweils unterschiedlich vielen gebildeten Tripeln pro Satz. Insgesamt wurde</w:t>
      </w:r>
      <w:ins w:id="109" w:author="Lia Greiberg" w:date="2025-09-12T15:11:00Z" w16du:dateUtc="2025-09-12T13:11:00Z">
        <w:r w:rsidR="0029338A">
          <w:rPr>
            <w:rFonts w:ascii="Times New Roman" w:hAnsi="Times New Roman"/>
            <w:color w:val="000000" w:themeColor="text1"/>
            <w:sz w:val="24"/>
            <w:szCs w:val="24"/>
          </w:rPr>
          <w:t>n</w:t>
        </w:r>
      </w:ins>
      <w:r w:rsidR="004F7E43">
        <w:rPr>
          <w:rFonts w:ascii="Times New Roman" w:hAnsi="Times New Roman"/>
          <w:color w:val="000000" w:themeColor="text1"/>
          <w:sz w:val="24"/>
          <w:szCs w:val="24"/>
        </w:rPr>
        <w:t xml:space="preserve"> 182 Tripel manuell überprüft und je nach Erkennungsgenauigkeit als TP (True Positive), FP (</w:t>
      </w:r>
      <w:proofErr w:type="spellStart"/>
      <w:r w:rsidR="004F7E43">
        <w:rPr>
          <w:rFonts w:ascii="Times New Roman" w:hAnsi="Times New Roman"/>
          <w:color w:val="000000" w:themeColor="text1"/>
          <w:sz w:val="24"/>
          <w:szCs w:val="24"/>
        </w:rPr>
        <w:t>False</w:t>
      </w:r>
      <w:proofErr w:type="spellEnd"/>
      <w:r w:rsidR="004F7E43">
        <w:rPr>
          <w:rFonts w:ascii="Times New Roman" w:hAnsi="Times New Roman"/>
          <w:color w:val="000000" w:themeColor="text1"/>
          <w:sz w:val="24"/>
          <w:szCs w:val="24"/>
        </w:rPr>
        <w:t xml:space="preserve"> Positive) </w:t>
      </w:r>
      <w:del w:id="110" w:author="Lia Greiberg" w:date="2025-09-12T15:12:00Z" w16du:dateUtc="2025-09-12T13:12:00Z">
        <w:r w:rsidR="004F7E43" w:rsidDel="0029338A">
          <w:rPr>
            <w:rFonts w:ascii="Times New Roman" w:hAnsi="Times New Roman"/>
            <w:color w:val="000000" w:themeColor="text1"/>
            <w:sz w:val="24"/>
            <w:szCs w:val="24"/>
          </w:rPr>
          <w:delText xml:space="preserve">und </w:delText>
        </w:r>
      </w:del>
      <w:ins w:id="111" w:author="Lia Greiberg" w:date="2025-09-12T15:12:00Z" w16du:dateUtc="2025-09-12T13:12:00Z">
        <w:r w:rsidR="0029338A">
          <w:rPr>
            <w:rFonts w:ascii="Times New Roman" w:hAnsi="Times New Roman"/>
            <w:color w:val="000000" w:themeColor="text1"/>
            <w:sz w:val="24"/>
            <w:szCs w:val="24"/>
          </w:rPr>
          <w:t xml:space="preserve">oder </w:t>
        </w:r>
      </w:ins>
      <w:r w:rsidR="004F7E43">
        <w:rPr>
          <w:rFonts w:ascii="Times New Roman" w:hAnsi="Times New Roman"/>
          <w:color w:val="000000" w:themeColor="text1"/>
          <w:sz w:val="24"/>
          <w:szCs w:val="24"/>
        </w:rPr>
        <w:t>FN (</w:t>
      </w:r>
      <w:proofErr w:type="spellStart"/>
      <w:r w:rsidR="004F7E43">
        <w:rPr>
          <w:rFonts w:ascii="Times New Roman" w:hAnsi="Times New Roman"/>
          <w:color w:val="000000" w:themeColor="text1"/>
          <w:sz w:val="24"/>
          <w:szCs w:val="24"/>
        </w:rPr>
        <w:t>False</w:t>
      </w:r>
      <w:proofErr w:type="spellEnd"/>
      <w:r w:rsidR="004F7E43">
        <w:rPr>
          <w:rFonts w:ascii="Times New Roman" w:hAnsi="Times New Roman"/>
          <w:color w:val="000000" w:themeColor="text1"/>
          <w:sz w:val="24"/>
          <w:szCs w:val="24"/>
        </w:rPr>
        <w:t xml:space="preserve"> Negative) annotiert. </w:t>
      </w:r>
      <w:r w:rsidR="00F527DE">
        <w:rPr>
          <w:rFonts w:ascii="Times New Roman" w:hAnsi="Times New Roman"/>
          <w:color w:val="000000" w:themeColor="text1"/>
          <w:sz w:val="24"/>
          <w:szCs w:val="24"/>
        </w:rPr>
        <w:t>Die Erkennung von Datumsangaben wurde dabei nicht bewertet, da solche Angaben in den Sätzen nicht regelmäßig vorkamen.</w:t>
      </w:r>
    </w:p>
    <w:p w14:paraId="49B84B9D" w14:textId="3F58CAB8" w:rsidR="00341BEA" w:rsidRDefault="004F7E43" w:rsidP="00780FAB">
      <w:pPr>
        <w:pStyle w:val="GrundschriftmitEinzug"/>
        <w:spacing w:before="240"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Um die P-, R- und F-Score-Werte zu berechnen, wurden </w:t>
      </w:r>
      <w:del w:id="112" w:author="Lia Greiberg" w:date="2025-09-07T17:30:00Z" w16du:dateUtc="2025-09-07T15:30:00Z">
        <w:r w:rsidDel="00954CBF">
          <w:rPr>
            <w:rFonts w:ascii="Times New Roman" w:hAnsi="Times New Roman"/>
            <w:color w:val="000000" w:themeColor="text1"/>
            <w:sz w:val="24"/>
            <w:szCs w:val="24"/>
          </w:rPr>
          <w:delText xml:space="preserve">die </w:delText>
        </w:r>
      </w:del>
      <w:r>
        <w:rPr>
          <w:rFonts w:ascii="Times New Roman" w:hAnsi="Times New Roman"/>
          <w:color w:val="000000" w:themeColor="text1"/>
          <w:sz w:val="24"/>
          <w:szCs w:val="24"/>
        </w:rPr>
        <w:t>folgende</w:t>
      </w:r>
      <w:del w:id="113" w:author="Lia Greiberg" w:date="2025-09-07T17:30:00Z" w16du:dateUtc="2025-09-07T15:30:00Z">
        <w:r w:rsidDel="00954CBF">
          <w:rPr>
            <w:rFonts w:ascii="Times New Roman" w:hAnsi="Times New Roman"/>
            <w:color w:val="000000" w:themeColor="text1"/>
            <w:sz w:val="24"/>
            <w:szCs w:val="24"/>
          </w:rPr>
          <w:delText>n</w:delText>
        </w:r>
      </w:del>
      <w:r>
        <w:rPr>
          <w:rFonts w:ascii="Times New Roman" w:hAnsi="Times New Roman"/>
          <w:color w:val="000000" w:themeColor="text1"/>
          <w:sz w:val="24"/>
          <w:szCs w:val="24"/>
        </w:rPr>
        <w:t xml:space="preserve"> Formel</w:t>
      </w:r>
      <w:ins w:id="114" w:author="Lia Greiberg" w:date="2025-09-12T15:13:00Z" w16du:dateUtc="2025-09-12T13:13:00Z">
        <w:r w:rsidR="0029338A">
          <w:rPr>
            <w:rFonts w:ascii="Times New Roman" w:hAnsi="Times New Roman"/>
            <w:color w:val="000000" w:themeColor="text1"/>
            <w:sz w:val="24"/>
            <w:szCs w:val="24"/>
          </w:rPr>
          <w:t>n</w:t>
        </w:r>
      </w:ins>
      <w:r>
        <w:rPr>
          <w:rFonts w:ascii="Times New Roman" w:hAnsi="Times New Roman"/>
          <w:color w:val="000000" w:themeColor="text1"/>
          <w:sz w:val="24"/>
          <w:szCs w:val="24"/>
        </w:rPr>
        <w:t xml:space="preserve"> verwendet: </w:t>
      </w:r>
    </w:p>
    <w:p w14:paraId="24394E14" w14:textId="625EB681" w:rsidR="004F7E43" w:rsidRDefault="004F7E43" w:rsidP="00780FAB">
      <w:pPr>
        <w:pStyle w:val="GrundschriftmitEinzug"/>
        <w:spacing w:before="240"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Formel: </w:t>
      </w:r>
      <w:commentRangeStart w:id="115"/>
      <w:proofErr w:type="spellStart"/>
      <w:r w:rsidRPr="0029338A">
        <w:rPr>
          <w:rFonts w:ascii="Times New Roman" w:hAnsi="Times New Roman"/>
          <w:color w:val="000000" w:themeColor="text1"/>
          <w:sz w:val="24"/>
          <w:szCs w:val="24"/>
        </w:rPr>
        <w:t>blablabla</w:t>
      </w:r>
      <w:commentRangeEnd w:id="115"/>
      <w:proofErr w:type="spellEnd"/>
      <w:r w:rsidR="0029338A">
        <w:rPr>
          <w:rStyle w:val="Kommentarzeichen"/>
          <w:rFonts w:ascii="Times New Roman" w:hAnsi="Times New Roman"/>
        </w:rPr>
        <w:commentReference w:id="115"/>
      </w:r>
    </w:p>
    <w:p w14:paraId="3161504D" w14:textId="77777777" w:rsidR="004F7E43" w:rsidRPr="00341BEA" w:rsidRDefault="004F7E43" w:rsidP="00780FAB">
      <w:pPr>
        <w:pStyle w:val="GrundschriftmitEinzug"/>
        <w:spacing w:before="240" w:line="360" w:lineRule="auto"/>
        <w:ind w:firstLine="0"/>
        <w:rPr>
          <w:rFonts w:ascii="Times New Roman" w:hAnsi="Times New Roman"/>
          <w:color w:val="000000" w:themeColor="text1"/>
          <w:sz w:val="24"/>
          <w:szCs w:val="24"/>
        </w:rPr>
      </w:pPr>
    </w:p>
    <w:tbl>
      <w:tblPr>
        <w:tblW w:w="4873" w:type="dxa"/>
        <w:tblInd w:w="89" w:type="dxa"/>
        <w:tblBorders>
          <w:top w:val="single" w:sz="4" w:space="0" w:color="auto"/>
        </w:tblBorders>
        <w:tblCellMar>
          <w:left w:w="70" w:type="dxa"/>
          <w:right w:w="70" w:type="dxa"/>
        </w:tblCellMar>
        <w:tblLook w:val="0000" w:firstRow="0" w:lastRow="0" w:firstColumn="0" w:lastColumn="0" w:noHBand="0" w:noVBand="0"/>
      </w:tblPr>
      <w:tblGrid>
        <w:gridCol w:w="1612"/>
        <w:gridCol w:w="1560"/>
        <w:gridCol w:w="1701"/>
      </w:tblGrid>
      <w:tr w:rsidR="00CD7126" w14:paraId="3C187C92" w14:textId="77777777" w:rsidTr="00CD7126">
        <w:trPr>
          <w:trHeight w:val="100"/>
        </w:trPr>
        <w:tc>
          <w:tcPr>
            <w:tcW w:w="1612" w:type="dxa"/>
            <w:tcBorders>
              <w:bottom w:val="single" w:sz="4" w:space="0" w:color="auto"/>
            </w:tcBorders>
            <w:shd w:val="clear" w:color="auto" w:fill="0070C0"/>
          </w:tcPr>
          <w:p w14:paraId="2981BF6E" w14:textId="4112537C" w:rsidR="00CD7126" w:rsidRPr="00173783" w:rsidRDefault="00CD7126" w:rsidP="002D7DF9">
            <w:pPr>
              <w:pStyle w:val="GrundschriftmitEinzug"/>
              <w:spacing w:line="240" w:lineRule="auto"/>
              <w:ind w:firstLine="0"/>
              <w:jc w:val="center"/>
              <w:rPr>
                <w:rFonts w:ascii="Times New Roman" w:hAnsi="Times New Roman"/>
                <w:color w:val="FFFFFF" w:themeColor="background1"/>
                <w:sz w:val="20"/>
              </w:rPr>
            </w:pPr>
            <w:r>
              <w:rPr>
                <w:rFonts w:ascii="Times New Roman" w:hAnsi="Times New Roman"/>
                <w:color w:val="FFFFFF" w:themeColor="background1"/>
                <w:sz w:val="20"/>
              </w:rPr>
              <w:t>P</w:t>
            </w:r>
          </w:p>
        </w:tc>
        <w:tc>
          <w:tcPr>
            <w:tcW w:w="1560" w:type="dxa"/>
            <w:tcBorders>
              <w:bottom w:val="single" w:sz="4" w:space="0" w:color="auto"/>
            </w:tcBorders>
            <w:shd w:val="clear" w:color="auto" w:fill="0070C0"/>
          </w:tcPr>
          <w:p w14:paraId="7199A46B" w14:textId="4AC20AD7" w:rsidR="00CD7126" w:rsidRPr="00173783" w:rsidRDefault="00CD7126" w:rsidP="002D7DF9">
            <w:pPr>
              <w:pStyle w:val="GrundschriftmitEinzug"/>
              <w:spacing w:line="240" w:lineRule="auto"/>
              <w:ind w:firstLine="0"/>
              <w:jc w:val="center"/>
              <w:rPr>
                <w:rFonts w:ascii="Times New Roman" w:hAnsi="Times New Roman"/>
                <w:color w:val="FFFFFF" w:themeColor="background1"/>
                <w:sz w:val="20"/>
              </w:rPr>
            </w:pPr>
            <w:r>
              <w:rPr>
                <w:rFonts w:ascii="Times New Roman" w:hAnsi="Times New Roman"/>
                <w:color w:val="FFFFFF" w:themeColor="background1"/>
                <w:sz w:val="20"/>
              </w:rPr>
              <w:t>R</w:t>
            </w:r>
          </w:p>
        </w:tc>
        <w:tc>
          <w:tcPr>
            <w:tcW w:w="1701" w:type="dxa"/>
            <w:tcBorders>
              <w:bottom w:val="single" w:sz="4" w:space="0" w:color="auto"/>
            </w:tcBorders>
            <w:shd w:val="clear" w:color="auto" w:fill="0070C0"/>
          </w:tcPr>
          <w:p w14:paraId="2E458553" w14:textId="3B8D31B9" w:rsidR="00CD7126" w:rsidRPr="00173783" w:rsidRDefault="00CD7126" w:rsidP="002D7DF9">
            <w:pPr>
              <w:pStyle w:val="GrundschriftmitEinzug"/>
              <w:spacing w:line="240" w:lineRule="auto"/>
              <w:ind w:firstLine="0"/>
              <w:jc w:val="center"/>
              <w:rPr>
                <w:rFonts w:ascii="Times New Roman" w:hAnsi="Times New Roman"/>
                <w:color w:val="FFFFFF" w:themeColor="background1"/>
                <w:sz w:val="20"/>
              </w:rPr>
            </w:pPr>
            <w:r>
              <w:rPr>
                <w:rFonts w:ascii="Times New Roman" w:hAnsi="Times New Roman"/>
                <w:color w:val="FFFFFF" w:themeColor="background1"/>
                <w:sz w:val="20"/>
              </w:rPr>
              <w:t>F-Score</w:t>
            </w:r>
          </w:p>
        </w:tc>
      </w:tr>
      <w:tr w:rsidR="00CD7126" w14:paraId="166BDE24" w14:textId="77777777" w:rsidTr="00CD7126">
        <w:trPr>
          <w:trHeight w:val="100"/>
        </w:trPr>
        <w:tc>
          <w:tcPr>
            <w:tcW w:w="1612" w:type="dxa"/>
            <w:tcBorders>
              <w:top w:val="single" w:sz="4" w:space="0" w:color="auto"/>
              <w:left w:val="nil"/>
              <w:bottom w:val="single" w:sz="4" w:space="0" w:color="auto"/>
            </w:tcBorders>
          </w:tcPr>
          <w:p w14:paraId="6569D4B1" w14:textId="6FCC1362" w:rsidR="00CD7126" w:rsidRPr="00677A83" w:rsidRDefault="00CD7126" w:rsidP="00CD7126">
            <w:pPr>
              <w:pStyle w:val="GrundschriftmitEinzug"/>
              <w:spacing w:line="240" w:lineRule="auto"/>
              <w:ind w:firstLine="0"/>
              <w:jc w:val="center"/>
              <w:rPr>
                <w:rFonts w:ascii="Times New Roman" w:hAnsi="Times New Roman"/>
                <w:sz w:val="20"/>
              </w:rPr>
            </w:pPr>
            <w:r>
              <w:rPr>
                <w:rFonts w:ascii="Times New Roman" w:hAnsi="Times New Roman"/>
                <w:sz w:val="20"/>
              </w:rPr>
              <w:lastRenderedPageBreak/>
              <w:t>82,95</w:t>
            </w:r>
          </w:p>
        </w:tc>
        <w:tc>
          <w:tcPr>
            <w:tcW w:w="1560" w:type="dxa"/>
            <w:tcBorders>
              <w:top w:val="single" w:sz="4" w:space="0" w:color="auto"/>
              <w:bottom w:val="single" w:sz="4" w:space="0" w:color="auto"/>
            </w:tcBorders>
          </w:tcPr>
          <w:p w14:paraId="2811803D" w14:textId="65460189" w:rsidR="00CD7126" w:rsidRPr="00743352" w:rsidRDefault="00CD7126" w:rsidP="00CD7126">
            <w:pPr>
              <w:pStyle w:val="GrundschriftmitEinzug"/>
              <w:spacing w:line="240" w:lineRule="auto"/>
              <w:ind w:firstLine="0"/>
              <w:jc w:val="center"/>
              <w:rPr>
                <w:rFonts w:ascii="Times New Roman" w:hAnsi="Times New Roman"/>
                <w:sz w:val="20"/>
              </w:rPr>
            </w:pPr>
            <w:r>
              <w:rPr>
                <w:rFonts w:ascii="Times New Roman" w:hAnsi="Times New Roman"/>
                <w:sz w:val="20"/>
              </w:rPr>
              <w:t>43,71</w:t>
            </w:r>
          </w:p>
        </w:tc>
        <w:tc>
          <w:tcPr>
            <w:tcW w:w="1701" w:type="dxa"/>
            <w:tcBorders>
              <w:top w:val="single" w:sz="4" w:space="0" w:color="auto"/>
              <w:bottom w:val="single" w:sz="4" w:space="0" w:color="auto"/>
              <w:right w:val="nil"/>
            </w:tcBorders>
          </w:tcPr>
          <w:p w14:paraId="42717A41" w14:textId="6AA67137" w:rsidR="00CD7126" w:rsidRPr="00743352" w:rsidRDefault="00CD7126" w:rsidP="00CD7126">
            <w:pPr>
              <w:pStyle w:val="GrundschriftmitEinzug"/>
              <w:spacing w:line="240" w:lineRule="auto"/>
              <w:ind w:firstLine="0"/>
              <w:jc w:val="center"/>
              <w:rPr>
                <w:rFonts w:ascii="Times New Roman" w:hAnsi="Times New Roman"/>
                <w:sz w:val="20"/>
              </w:rPr>
            </w:pPr>
            <w:r>
              <w:rPr>
                <w:rFonts w:ascii="Times New Roman" w:hAnsi="Times New Roman"/>
                <w:sz w:val="20"/>
              </w:rPr>
              <w:t>57,25</w:t>
            </w:r>
          </w:p>
        </w:tc>
      </w:tr>
    </w:tbl>
    <w:p w14:paraId="31CF97E5" w14:textId="3944BBA0" w:rsidR="004F7E43" w:rsidRPr="005B017C" w:rsidRDefault="004F7E43" w:rsidP="004F7E43">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2</w:t>
      </w:r>
      <w:r w:rsidRPr="005B017C">
        <w:rPr>
          <w:rFonts w:ascii="Times New Roman" w:hAnsi="Times New Roman"/>
          <w:sz w:val="20"/>
        </w:rPr>
        <w:t xml:space="preserve"> </w:t>
      </w:r>
      <w:r>
        <w:rPr>
          <w:rFonts w:ascii="Times New Roman" w:hAnsi="Times New Roman"/>
          <w:sz w:val="20"/>
        </w:rPr>
        <w:t>Evaluierungsergebnisse der RE mit LLM</w:t>
      </w:r>
    </w:p>
    <w:p w14:paraId="5FAA7ECD" w14:textId="77777777" w:rsidR="004F7E43" w:rsidRDefault="004F7E43" w:rsidP="00285ADA">
      <w:pPr>
        <w:pStyle w:val="GrundschriftmitEinzug"/>
        <w:spacing w:line="360" w:lineRule="auto"/>
        <w:ind w:firstLine="0"/>
        <w:rPr>
          <w:rFonts w:ascii="Times New Roman" w:hAnsi="Times New Roman"/>
          <w:b/>
          <w:bCs/>
          <w:color w:val="EE0000"/>
          <w:sz w:val="24"/>
          <w:szCs w:val="24"/>
        </w:rPr>
      </w:pPr>
    </w:p>
    <w:p w14:paraId="7239272D" w14:textId="70EE9641" w:rsidR="004F7E43" w:rsidRDefault="009B4A6F" w:rsidP="00285ADA">
      <w:pPr>
        <w:pStyle w:val="GrundschriftmitEinzug"/>
        <w:spacing w:line="360" w:lineRule="auto"/>
        <w:ind w:firstLine="0"/>
        <w:rPr>
          <w:rFonts w:ascii="Times New Roman" w:hAnsi="Times New Roman"/>
          <w:color w:val="000000"/>
          <w:sz w:val="24"/>
          <w:szCs w:val="24"/>
        </w:rPr>
      </w:pPr>
      <w:r w:rsidRPr="009B4A6F">
        <w:rPr>
          <w:rFonts w:ascii="Times New Roman" w:hAnsi="Times New Roman"/>
          <w:color w:val="000000"/>
          <w:sz w:val="24"/>
          <w:szCs w:val="24"/>
        </w:rPr>
        <w:t xml:space="preserve">Ein F-Score von 57,25 % zeigt, dass das LLM eine mittlere Leistung bei der </w:t>
      </w:r>
      <w:commentRangeStart w:id="116"/>
      <w:r w:rsidRPr="009B4A6F">
        <w:rPr>
          <w:rFonts w:ascii="Times New Roman" w:hAnsi="Times New Roman"/>
          <w:color w:val="000000"/>
          <w:sz w:val="24"/>
          <w:szCs w:val="24"/>
        </w:rPr>
        <w:t xml:space="preserve">Relationsextraktion (RE) </w:t>
      </w:r>
      <w:commentRangeEnd w:id="116"/>
      <w:r w:rsidR="0029338A">
        <w:rPr>
          <w:rStyle w:val="Kommentarzeichen"/>
          <w:rFonts w:ascii="Times New Roman" w:hAnsi="Times New Roman"/>
        </w:rPr>
        <w:commentReference w:id="116"/>
      </w:r>
      <w:r w:rsidRPr="009B4A6F">
        <w:rPr>
          <w:rFonts w:ascii="Times New Roman" w:hAnsi="Times New Roman"/>
          <w:color w:val="000000"/>
          <w:sz w:val="24"/>
          <w:szCs w:val="24"/>
        </w:rPr>
        <w:t xml:space="preserve">erbringt. Zwar werden einige Beziehungen korrekt erkannt, jedoch sind über 40 % der Ergebnisse entweder fehlerhaft oder fehlen vollständig. </w:t>
      </w:r>
    </w:p>
    <w:p w14:paraId="685FACB9" w14:textId="38A457D2" w:rsidR="005F415D" w:rsidRPr="00C23D35" w:rsidRDefault="005F415D" w:rsidP="00285ADA">
      <w:pPr>
        <w:pStyle w:val="GrundschriftmitEinzug"/>
        <w:spacing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Bei der manuellen Korrektur traten einige Probleme auf.</w:t>
      </w:r>
      <w:r w:rsidR="00CB2229">
        <w:rPr>
          <w:rFonts w:ascii="Times New Roman" w:hAnsi="Times New Roman"/>
          <w:color w:val="000000" w:themeColor="text1"/>
          <w:sz w:val="24"/>
          <w:szCs w:val="24"/>
        </w:rPr>
        <w:t xml:space="preserve"> </w:t>
      </w:r>
      <w:r w:rsidR="00C23D35">
        <w:rPr>
          <w:rFonts w:ascii="Times New Roman" w:hAnsi="Times New Roman"/>
          <w:color w:val="000000" w:themeColor="text1"/>
          <w:sz w:val="24"/>
          <w:szCs w:val="24"/>
        </w:rPr>
        <w:t>Die</w:t>
      </w:r>
      <w:r w:rsidR="00CB2229">
        <w:rPr>
          <w:rFonts w:ascii="Times New Roman" w:hAnsi="Times New Roman"/>
          <w:color w:val="000000" w:themeColor="text1"/>
          <w:sz w:val="24"/>
          <w:szCs w:val="24"/>
        </w:rPr>
        <w:t xml:space="preserve"> Beispiel</w:t>
      </w:r>
      <w:r w:rsidR="00C23D35">
        <w:rPr>
          <w:rFonts w:ascii="Times New Roman" w:hAnsi="Times New Roman"/>
          <w:color w:val="000000" w:themeColor="text1"/>
          <w:sz w:val="24"/>
          <w:szCs w:val="24"/>
        </w:rPr>
        <w:t>e</w:t>
      </w:r>
      <w:r w:rsidR="00CB2229">
        <w:rPr>
          <w:rFonts w:ascii="Times New Roman" w:hAnsi="Times New Roman"/>
          <w:color w:val="000000" w:themeColor="text1"/>
          <w:sz w:val="24"/>
          <w:szCs w:val="24"/>
        </w:rPr>
        <w:t xml:space="preserve"> (1</w:t>
      </w:r>
      <w:r w:rsidR="00C23D35">
        <w:rPr>
          <w:rFonts w:ascii="Times New Roman" w:hAnsi="Times New Roman"/>
          <w:color w:val="000000" w:themeColor="text1"/>
          <w:sz w:val="24"/>
          <w:szCs w:val="24"/>
        </w:rPr>
        <w:t>) und (2</w:t>
      </w:r>
      <w:r w:rsidR="00CB2229">
        <w:rPr>
          <w:rFonts w:ascii="Times New Roman" w:hAnsi="Times New Roman"/>
          <w:color w:val="000000" w:themeColor="text1"/>
          <w:sz w:val="24"/>
          <w:szCs w:val="24"/>
        </w:rPr>
        <w:t xml:space="preserve">) </w:t>
      </w:r>
      <w:r w:rsidR="00C23D35">
        <w:rPr>
          <w:rFonts w:ascii="Times New Roman" w:hAnsi="Times New Roman"/>
          <w:color w:val="000000" w:themeColor="text1"/>
          <w:sz w:val="24"/>
          <w:szCs w:val="24"/>
        </w:rPr>
        <w:t>zeigen</w:t>
      </w:r>
      <w:r w:rsidR="00080165">
        <w:rPr>
          <w:rFonts w:ascii="Times New Roman" w:hAnsi="Times New Roman"/>
          <w:color w:val="000000" w:themeColor="text1"/>
          <w:sz w:val="24"/>
          <w:szCs w:val="24"/>
        </w:rPr>
        <w:t xml:space="preserve"> typische Fehler des LLM</w:t>
      </w:r>
      <w:ins w:id="117" w:author="Lia Greiberg" w:date="2025-09-12T15:16:00Z" w16du:dateUtc="2025-09-12T13:16:00Z">
        <w:r w:rsidR="0029338A">
          <w:rPr>
            <w:rFonts w:ascii="Times New Roman" w:hAnsi="Times New Roman"/>
            <w:color w:val="000000" w:themeColor="text1"/>
            <w:sz w:val="24"/>
            <w:szCs w:val="24"/>
          </w:rPr>
          <w:t>s</w:t>
        </w:r>
      </w:ins>
      <w:r w:rsidR="00080165">
        <w:rPr>
          <w:rFonts w:ascii="Times New Roman" w:hAnsi="Times New Roman"/>
          <w:color w:val="000000" w:themeColor="text1"/>
          <w:sz w:val="24"/>
          <w:szCs w:val="24"/>
        </w:rPr>
        <w:t xml:space="preserve">: </w:t>
      </w:r>
      <w:r w:rsidR="00EE73F3">
        <w:rPr>
          <w:rFonts w:ascii="Times New Roman" w:hAnsi="Times New Roman"/>
          <w:color w:val="000000" w:themeColor="text1"/>
          <w:sz w:val="24"/>
          <w:szCs w:val="24"/>
        </w:rPr>
        <w:t>die</w:t>
      </w:r>
      <w:r w:rsidR="00C23D35">
        <w:rPr>
          <w:rFonts w:ascii="Times New Roman" w:hAnsi="Times New Roman"/>
          <w:color w:val="000000" w:themeColor="text1"/>
          <w:sz w:val="24"/>
          <w:szCs w:val="24"/>
        </w:rPr>
        <w:t xml:space="preserve"> </w:t>
      </w:r>
      <w:r w:rsidR="00080165">
        <w:rPr>
          <w:rFonts w:ascii="Times New Roman" w:hAnsi="Times New Roman"/>
          <w:color w:val="000000" w:themeColor="text1"/>
          <w:sz w:val="24"/>
          <w:szCs w:val="24"/>
        </w:rPr>
        <w:t>Halluzin</w:t>
      </w:r>
      <w:r w:rsidR="00B23B07">
        <w:rPr>
          <w:rFonts w:ascii="Times New Roman" w:hAnsi="Times New Roman"/>
          <w:color w:val="000000" w:themeColor="text1"/>
          <w:sz w:val="24"/>
          <w:szCs w:val="24"/>
        </w:rPr>
        <w:t>ation</w:t>
      </w:r>
      <w:r w:rsidR="00080165">
        <w:rPr>
          <w:rFonts w:ascii="Times New Roman" w:hAnsi="Times New Roman"/>
          <w:color w:val="000000" w:themeColor="text1"/>
          <w:sz w:val="24"/>
          <w:szCs w:val="24"/>
        </w:rPr>
        <w:t xml:space="preserve"> </w:t>
      </w:r>
      <w:r w:rsidR="00C23D35">
        <w:rPr>
          <w:rFonts w:ascii="Times New Roman" w:hAnsi="Times New Roman"/>
          <w:color w:val="000000" w:themeColor="text1"/>
          <w:sz w:val="24"/>
          <w:szCs w:val="24"/>
        </w:rPr>
        <w:t>von</w:t>
      </w:r>
      <w:r w:rsidR="00080165">
        <w:rPr>
          <w:rFonts w:ascii="Times New Roman" w:hAnsi="Times New Roman"/>
          <w:color w:val="000000" w:themeColor="text1"/>
          <w:sz w:val="24"/>
          <w:szCs w:val="24"/>
        </w:rPr>
        <w:t xml:space="preserve"> Entität</w:t>
      </w:r>
      <w:ins w:id="118" w:author="Lia Greiberg" w:date="2025-09-12T15:17:00Z" w16du:dateUtc="2025-09-12T13:17:00Z">
        <w:r w:rsidR="0029338A">
          <w:rPr>
            <w:rFonts w:ascii="Times New Roman" w:hAnsi="Times New Roman"/>
            <w:color w:val="000000" w:themeColor="text1"/>
            <w:sz w:val="24"/>
            <w:szCs w:val="24"/>
          </w:rPr>
          <w:t>en</w:t>
        </w:r>
      </w:ins>
      <w:r w:rsidR="00C23D35">
        <w:rPr>
          <w:rFonts w:ascii="Times New Roman" w:hAnsi="Times New Roman"/>
          <w:color w:val="000000" w:themeColor="text1"/>
          <w:sz w:val="24"/>
          <w:szCs w:val="24"/>
        </w:rPr>
        <w:t xml:space="preserve"> und </w:t>
      </w:r>
      <w:r w:rsidR="00EE73F3">
        <w:rPr>
          <w:rFonts w:ascii="Times New Roman" w:hAnsi="Times New Roman"/>
          <w:color w:val="000000" w:themeColor="text1"/>
          <w:sz w:val="24"/>
          <w:szCs w:val="24"/>
        </w:rPr>
        <w:t xml:space="preserve">die </w:t>
      </w:r>
      <w:r w:rsidR="00B23B07">
        <w:rPr>
          <w:rFonts w:ascii="Times New Roman" w:hAnsi="Times New Roman"/>
          <w:color w:val="000000" w:themeColor="text1"/>
          <w:sz w:val="24"/>
          <w:szCs w:val="24"/>
        </w:rPr>
        <w:t>Halluzination</w:t>
      </w:r>
      <w:r w:rsidR="00C23D35">
        <w:rPr>
          <w:rFonts w:ascii="Times New Roman" w:hAnsi="Times New Roman"/>
          <w:color w:val="000000" w:themeColor="text1"/>
          <w:sz w:val="24"/>
          <w:szCs w:val="24"/>
        </w:rPr>
        <w:t xml:space="preserve"> von Relation</w:t>
      </w:r>
      <w:ins w:id="119" w:author="Lia Greiberg" w:date="2025-09-12T15:17:00Z" w16du:dateUtc="2025-09-12T13:17:00Z">
        <w:r w:rsidR="0029338A">
          <w:rPr>
            <w:rFonts w:ascii="Times New Roman" w:hAnsi="Times New Roman"/>
            <w:color w:val="000000" w:themeColor="text1"/>
            <w:sz w:val="24"/>
            <w:szCs w:val="24"/>
          </w:rPr>
          <w:t>en</w:t>
        </w:r>
      </w:ins>
      <w:r w:rsidR="00080165">
        <w:rPr>
          <w:rFonts w:ascii="Times New Roman" w:hAnsi="Times New Roman"/>
          <w:color w:val="000000" w:themeColor="text1"/>
          <w:sz w:val="24"/>
          <w:szCs w:val="24"/>
        </w:rPr>
        <w:t>.</w:t>
      </w:r>
      <w:r w:rsidR="00B23B07">
        <w:rPr>
          <w:rFonts w:ascii="Times New Roman" w:hAnsi="Times New Roman"/>
          <w:color w:val="000000" w:themeColor="text1"/>
          <w:sz w:val="24"/>
          <w:szCs w:val="24"/>
        </w:rPr>
        <w:t xml:space="preserve"> </w:t>
      </w:r>
    </w:p>
    <w:p w14:paraId="3FFA2CC0" w14:textId="115EC192" w:rsidR="00CB2229" w:rsidRPr="00CB2229" w:rsidRDefault="00CB2229" w:rsidP="004417F5">
      <w:pPr>
        <w:pStyle w:val="GrundschriftmitEinzug"/>
        <w:numPr>
          <w:ilvl w:val="0"/>
          <w:numId w:val="34"/>
        </w:numPr>
        <w:spacing w:line="240" w:lineRule="auto"/>
        <w:ind w:right="567" w:hanging="294"/>
        <w:rPr>
          <w:rFonts w:ascii="Times New Roman" w:hAnsi="Times New Roman"/>
          <w:color w:val="000000" w:themeColor="text1"/>
          <w:sz w:val="20"/>
        </w:rPr>
      </w:pPr>
      <w:r w:rsidRPr="00CB2229">
        <w:rPr>
          <w:rFonts w:ascii="Times New Roman" w:hAnsi="Times New Roman"/>
          <w:color w:val="000000" w:themeColor="text1"/>
          <w:sz w:val="20"/>
        </w:rPr>
        <w:t xml:space="preserve">Am 27. </w:t>
      </w:r>
      <w:proofErr w:type="spellStart"/>
      <w:r w:rsidRPr="00CB2229">
        <w:rPr>
          <w:rFonts w:ascii="Times New Roman" w:hAnsi="Times New Roman"/>
          <w:color w:val="000000" w:themeColor="text1"/>
          <w:sz w:val="20"/>
        </w:rPr>
        <w:t>Febrpar</w:t>
      </w:r>
      <w:proofErr w:type="spellEnd"/>
      <w:r w:rsidRPr="00CB2229">
        <w:rPr>
          <w:rFonts w:ascii="Times New Roman" w:hAnsi="Times New Roman"/>
          <w:color w:val="000000" w:themeColor="text1"/>
          <w:sz w:val="20"/>
        </w:rPr>
        <w:t xml:space="preserve"> 1827 </w:t>
      </w:r>
      <w:proofErr w:type="spellStart"/>
      <w:r w:rsidRPr="00CB2229">
        <w:rPr>
          <w:rFonts w:ascii="Times New Roman" w:hAnsi="Times New Roman"/>
          <w:color w:val="000000" w:themeColor="text1"/>
          <w:sz w:val="20"/>
        </w:rPr>
        <w:t>ſchreibt</w:t>
      </w:r>
      <w:proofErr w:type="spellEnd"/>
      <w:r w:rsidRPr="00CB2229">
        <w:rPr>
          <w:rFonts w:ascii="Times New Roman" w:hAnsi="Times New Roman"/>
          <w:color w:val="000000" w:themeColor="text1"/>
          <w:sz w:val="20"/>
        </w:rPr>
        <w:t xml:space="preserve"> </w:t>
      </w:r>
      <w:proofErr w:type="spellStart"/>
      <w:r w:rsidRPr="00CB2229">
        <w:rPr>
          <w:rFonts w:ascii="Times New Roman" w:hAnsi="Times New Roman"/>
          <w:color w:val="000000" w:themeColor="text1"/>
          <w:sz w:val="20"/>
        </w:rPr>
        <w:t>ſeine</w:t>
      </w:r>
      <w:proofErr w:type="spellEnd"/>
      <w:r w:rsidRPr="00CB2229">
        <w:rPr>
          <w:rFonts w:ascii="Times New Roman" w:hAnsi="Times New Roman"/>
          <w:color w:val="000000" w:themeColor="text1"/>
          <w:sz w:val="20"/>
        </w:rPr>
        <w:t xml:space="preserve"> </w:t>
      </w:r>
      <w:proofErr w:type="spellStart"/>
      <w:r w:rsidRPr="00CB2229">
        <w:rPr>
          <w:rFonts w:ascii="Times New Roman" w:hAnsi="Times New Roman"/>
          <w:color w:val="000000" w:themeColor="text1"/>
          <w:sz w:val="20"/>
        </w:rPr>
        <w:t>hinterlaſſene</w:t>
      </w:r>
      <w:proofErr w:type="spellEnd"/>
      <w:r w:rsidRPr="00CB2229">
        <w:rPr>
          <w:rFonts w:ascii="Times New Roman" w:hAnsi="Times New Roman"/>
          <w:color w:val="000000" w:themeColor="text1"/>
          <w:sz w:val="20"/>
        </w:rPr>
        <w:t xml:space="preserve"> Witwe verließen wir </w:t>
      </w:r>
      <w:proofErr w:type="spellStart"/>
      <w:r w:rsidRPr="00CB2229">
        <w:rPr>
          <w:rFonts w:ascii="Times New Roman" w:hAnsi="Times New Roman"/>
          <w:color w:val="000000" w:themeColor="text1"/>
          <w:sz w:val="20"/>
        </w:rPr>
        <w:t>unſer</w:t>
      </w:r>
      <w:proofErr w:type="spellEnd"/>
      <w:r w:rsidRPr="00CB2229">
        <w:rPr>
          <w:rFonts w:ascii="Times New Roman" w:hAnsi="Times New Roman"/>
          <w:color w:val="000000" w:themeColor="text1"/>
          <w:sz w:val="20"/>
        </w:rPr>
        <w:t xml:space="preserve"> liebes </w:t>
      </w:r>
      <w:proofErr w:type="spellStart"/>
      <w:r w:rsidRPr="00CB2229">
        <w:rPr>
          <w:rFonts w:ascii="Times New Roman" w:hAnsi="Times New Roman"/>
          <w:color w:val="000000" w:themeColor="text1"/>
          <w:sz w:val="20"/>
        </w:rPr>
        <w:t>Enon</w:t>
      </w:r>
      <w:proofErr w:type="spellEnd"/>
      <w:r w:rsidRPr="00CB2229">
        <w:rPr>
          <w:rFonts w:ascii="Times New Roman" w:hAnsi="Times New Roman"/>
          <w:color w:val="000000" w:themeColor="text1"/>
          <w:sz w:val="20"/>
        </w:rPr>
        <w:t xml:space="preserve"> in einem wirklich blühenden </w:t>
      </w:r>
      <w:proofErr w:type="spellStart"/>
      <w:r w:rsidRPr="00CB2229">
        <w:rPr>
          <w:rFonts w:ascii="Times New Roman" w:hAnsi="Times New Roman"/>
          <w:color w:val="000000" w:themeColor="text1"/>
          <w:sz w:val="20"/>
        </w:rPr>
        <w:t>Zuſtand</w:t>
      </w:r>
      <w:proofErr w:type="spellEnd"/>
      <w:r w:rsidRPr="00CB2229">
        <w:rPr>
          <w:rFonts w:ascii="Times New Roman" w:hAnsi="Times New Roman"/>
          <w:color w:val="000000" w:themeColor="text1"/>
          <w:sz w:val="20"/>
        </w:rPr>
        <w:t>.</w:t>
      </w:r>
    </w:p>
    <w:p w14:paraId="6BE2810D" w14:textId="3D53AE4D" w:rsidR="005F415D" w:rsidRPr="00CB2229" w:rsidRDefault="00CB2229" w:rsidP="004417F5">
      <w:pPr>
        <w:pStyle w:val="GrundschriftmitEinzug"/>
        <w:spacing w:line="240" w:lineRule="auto"/>
        <w:ind w:left="720" w:right="567" w:hanging="11"/>
        <w:rPr>
          <w:rFonts w:ascii="Times New Roman" w:hAnsi="Times New Roman"/>
          <w:color w:val="000000" w:themeColor="text1"/>
          <w:sz w:val="20"/>
        </w:rPr>
      </w:pPr>
      <w:r w:rsidRPr="00CB2229">
        <w:rPr>
          <w:rFonts w:ascii="Times New Roman" w:hAnsi="Times New Roman"/>
          <w:color w:val="000000" w:themeColor="text1"/>
          <w:sz w:val="20"/>
        </w:rPr>
        <w:t xml:space="preserve">(meine l. Frau, verließen, </w:t>
      </w:r>
      <w:proofErr w:type="spellStart"/>
      <w:r w:rsidRPr="00CB2229">
        <w:rPr>
          <w:rFonts w:ascii="Times New Roman" w:hAnsi="Times New Roman"/>
          <w:color w:val="000000" w:themeColor="text1"/>
          <w:sz w:val="20"/>
        </w:rPr>
        <w:t>Enon</w:t>
      </w:r>
      <w:proofErr w:type="spellEnd"/>
      <w:r w:rsidRPr="00CB2229">
        <w:rPr>
          <w:rFonts w:ascii="Times New Roman" w:hAnsi="Times New Roman"/>
          <w:color w:val="000000" w:themeColor="text1"/>
          <w:sz w:val="20"/>
        </w:rPr>
        <w:t>)</w:t>
      </w:r>
    </w:p>
    <w:p w14:paraId="4B1C457A" w14:textId="77777777" w:rsidR="00CB2229" w:rsidRPr="009B4A6F" w:rsidRDefault="00CB2229" w:rsidP="004417F5">
      <w:pPr>
        <w:pStyle w:val="GrundschriftmitEinzug"/>
        <w:spacing w:line="240" w:lineRule="auto"/>
        <w:ind w:left="720" w:right="567" w:hanging="294"/>
        <w:rPr>
          <w:rFonts w:ascii="Times New Roman" w:hAnsi="Times New Roman"/>
          <w:color w:val="000000" w:themeColor="text1"/>
          <w:sz w:val="24"/>
          <w:szCs w:val="24"/>
        </w:rPr>
      </w:pPr>
    </w:p>
    <w:p w14:paraId="55C16A39" w14:textId="77777777" w:rsidR="004417F5" w:rsidRPr="004417F5" w:rsidRDefault="004417F5" w:rsidP="004417F5">
      <w:pPr>
        <w:pStyle w:val="GrundschriftmitEinzug"/>
        <w:numPr>
          <w:ilvl w:val="0"/>
          <w:numId w:val="34"/>
        </w:numPr>
        <w:spacing w:line="240" w:lineRule="auto"/>
        <w:ind w:right="567" w:hanging="294"/>
        <w:rPr>
          <w:rFonts w:ascii="Times New Roman" w:hAnsi="Times New Roman"/>
          <w:color w:val="000000" w:themeColor="text1"/>
          <w:sz w:val="20"/>
        </w:rPr>
      </w:pPr>
      <w:r w:rsidRPr="004417F5">
        <w:rPr>
          <w:rFonts w:ascii="Times New Roman" w:hAnsi="Times New Roman"/>
          <w:color w:val="000000" w:themeColor="text1"/>
          <w:sz w:val="20"/>
        </w:rPr>
        <w:t xml:space="preserve">Gegen Ende 1830 ging meine </w:t>
      </w:r>
      <w:proofErr w:type="spellStart"/>
      <w:r w:rsidRPr="004417F5">
        <w:rPr>
          <w:rFonts w:ascii="Times New Roman" w:hAnsi="Times New Roman"/>
          <w:color w:val="000000" w:themeColor="text1"/>
          <w:sz w:val="20"/>
        </w:rPr>
        <w:t>Schweſter</w:t>
      </w:r>
      <w:proofErr w:type="spellEnd"/>
      <w:r w:rsidRPr="004417F5">
        <w:rPr>
          <w:rFonts w:ascii="Times New Roman" w:hAnsi="Times New Roman"/>
          <w:color w:val="000000" w:themeColor="text1"/>
          <w:sz w:val="20"/>
        </w:rPr>
        <w:t xml:space="preserve"> </w:t>
      </w:r>
      <w:proofErr w:type="spellStart"/>
      <w:r w:rsidRPr="004417F5">
        <w:rPr>
          <w:rFonts w:ascii="Times New Roman" w:hAnsi="Times New Roman"/>
          <w:color w:val="000000" w:themeColor="text1"/>
          <w:sz w:val="20"/>
        </w:rPr>
        <w:t>Juſtine</w:t>
      </w:r>
      <w:proofErr w:type="spellEnd"/>
      <w:r w:rsidRPr="004417F5">
        <w:rPr>
          <w:rFonts w:ascii="Times New Roman" w:hAnsi="Times New Roman"/>
          <w:color w:val="000000" w:themeColor="text1"/>
          <w:sz w:val="20"/>
        </w:rPr>
        <w:t xml:space="preserve"> in Kleinwelke an der Auszehrung heim.</w:t>
      </w:r>
    </w:p>
    <w:p w14:paraId="06B6A7D3" w14:textId="7B9BD4FF" w:rsidR="004417F5" w:rsidRDefault="004417F5" w:rsidP="00EE73F3">
      <w:pPr>
        <w:pStyle w:val="GrundschriftmitEinzug"/>
        <w:spacing w:line="240" w:lineRule="auto"/>
        <w:ind w:left="720" w:right="567" w:hanging="11"/>
        <w:rPr>
          <w:rFonts w:ascii="Times New Roman" w:hAnsi="Times New Roman"/>
          <w:color w:val="000000" w:themeColor="text1"/>
          <w:sz w:val="20"/>
        </w:rPr>
      </w:pPr>
      <w:r w:rsidRPr="004417F5">
        <w:rPr>
          <w:rFonts w:ascii="Times New Roman" w:hAnsi="Times New Roman"/>
          <w:color w:val="000000" w:themeColor="text1"/>
          <w:sz w:val="20"/>
        </w:rPr>
        <w:t>(</w:t>
      </w:r>
      <w:proofErr w:type="spellStart"/>
      <w:r w:rsidRPr="004417F5">
        <w:rPr>
          <w:rFonts w:ascii="Times New Roman" w:hAnsi="Times New Roman"/>
          <w:color w:val="000000" w:themeColor="text1"/>
          <w:sz w:val="20"/>
        </w:rPr>
        <w:t>Juſtine</w:t>
      </w:r>
      <w:proofErr w:type="spellEnd"/>
      <w:r w:rsidRPr="004417F5">
        <w:rPr>
          <w:rFonts w:ascii="Times New Roman" w:hAnsi="Times New Roman"/>
          <w:color w:val="000000" w:themeColor="text1"/>
          <w:sz w:val="20"/>
        </w:rPr>
        <w:t xml:space="preserve">, wirkt, Kleinwelke) </w:t>
      </w:r>
    </w:p>
    <w:p w14:paraId="5ABD6675" w14:textId="77777777" w:rsidR="00EE73F3" w:rsidRPr="00EE73F3" w:rsidRDefault="00EE73F3" w:rsidP="00EE73F3">
      <w:pPr>
        <w:pStyle w:val="GrundschriftmitEinzug"/>
        <w:spacing w:line="240" w:lineRule="auto"/>
        <w:ind w:left="720" w:right="567" w:hanging="11"/>
        <w:rPr>
          <w:rFonts w:ascii="Times New Roman" w:hAnsi="Times New Roman"/>
          <w:color w:val="000000" w:themeColor="text1"/>
          <w:sz w:val="20"/>
        </w:rPr>
      </w:pPr>
    </w:p>
    <w:p w14:paraId="52CC733A" w14:textId="56AEE580" w:rsidR="00C23D35" w:rsidRPr="00C23D35" w:rsidRDefault="00B23B07" w:rsidP="00C23D35">
      <w:pPr>
        <w:pStyle w:val="GrundschriftmitEinzug"/>
        <w:spacing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Bei der Halluzination erfindet das LLM </w:t>
      </w:r>
      <w:del w:id="120" w:author="Lia Greiberg" w:date="2025-09-12T15:17:00Z" w16du:dateUtc="2025-09-12T13:17:00Z">
        <w:r w:rsidDel="0029338A">
          <w:rPr>
            <w:rFonts w:ascii="Times New Roman" w:hAnsi="Times New Roman"/>
            <w:color w:val="000000" w:themeColor="text1"/>
            <w:sz w:val="24"/>
            <w:szCs w:val="24"/>
          </w:rPr>
          <w:delText xml:space="preserve">die </w:delText>
        </w:r>
      </w:del>
      <w:r>
        <w:rPr>
          <w:rFonts w:ascii="Times New Roman" w:hAnsi="Times New Roman"/>
          <w:color w:val="000000" w:themeColor="text1"/>
          <w:sz w:val="24"/>
          <w:szCs w:val="24"/>
        </w:rPr>
        <w:t xml:space="preserve">Informationen wie Zahlen, Fakten oder Zusammenhänge, ohne </w:t>
      </w:r>
      <w:del w:id="121" w:author="Lia Greiberg" w:date="2025-09-07T17:33:00Z" w16du:dateUtc="2025-09-07T15:33:00Z">
        <w:r w:rsidDel="00FC02D9">
          <w:rPr>
            <w:rFonts w:ascii="Times New Roman" w:hAnsi="Times New Roman"/>
            <w:color w:val="000000" w:themeColor="text1"/>
            <w:sz w:val="24"/>
            <w:szCs w:val="24"/>
          </w:rPr>
          <w:delText xml:space="preserve">sie </w:delText>
        </w:r>
      </w:del>
      <w:r>
        <w:rPr>
          <w:rFonts w:ascii="Times New Roman" w:hAnsi="Times New Roman"/>
          <w:color w:val="000000" w:themeColor="text1"/>
          <w:sz w:val="24"/>
          <w:szCs w:val="24"/>
        </w:rPr>
        <w:t xml:space="preserve">sie kenntlich zu machen. Solche Fehler treten bei allen Modellen und </w:t>
      </w:r>
      <w:commentRangeStart w:id="122"/>
      <w:commentRangeStart w:id="123"/>
      <w:r>
        <w:rPr>
          <w:rFonts w:ascii="Times New Roman" w:hAnsi="Times New Roman"/>
          <w:color w:val="000000" w:themeColor="text1"/>
          <w:sz w:val="24"/>
          <w:szCs w:val="24"/>
        </w:rPr>
        <w:t xml:space="preserve">Anbietern </w:t>
      </w:r>
      <w:commentRangeEnd w:id="122"/>
      <w:r>
        <w:rPr>
          <w:rStyle w:val="Kommentarzeichen"/>
          <w:rFonts w:ascii="Times New Roman" w:hAnsi="Times New Roman"/>
        </w:rPr>
        <w:commentReference w:id="122"/>
      </w:r>
      <w:commentRangeEnd w:id="123"/>
      <w:r w:rsidR="00F875D0">
        <w:rPr>
          <w:rStyle w:val="Kommentarzeichen"/>
          <w:rFonts w:ascii="Times New Roman" w:hAnsi="Times New Roman"/>
        </w:rPr>
        <w:commentReference w:id="123"/>
      </w:r>
      <w:r>
        <w:rPr>
          <w:rFonts w:ascii="Times New Roman" w:hAnsi="Times New Roman"/>
          <w:color w:val="000000" w:themeColor="text1"/>
          <w:sz w:val="24"/>
          <w:szCs w:val="24"/>
        </w:rPr>
        <w:t xml:space="preserve">auf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ZOTERO_ITEM CSL_CITATION {"citationID":"lEJKe4rw","properties":{"formattedCitation":"(Koch/Kohne/Brechb\\uc0\\u252{}hler 2025, S. 7)","plainCitation":"(Koch/Kohne/Brechbühler 2025, S. 7)","noteIndex":0},"citationItems":[{"id":345,"uris":["http://zotero.org/users/10358077/items/U27T968F"],"itemData":{"id":345,"type":"book","event-place":"Wiesbaden","publisher":"Springer Nature","publisher-place":"Wiesbaden","title":"Prompt Engineering im Unternehmen–eine Einführung. Wettbewerbsvorteile durch generative KI und Large Language Models","author":[{"family":"Koch","given":"Daniel"},{"family":"Kohne","given":"Andreas"},{"family":"Brechbühler","given":"Nils"}],"issued":{"date-parts":[["2025"]]}},"locator":"7"}],"schema":"https://github.com/citation-style-language/schema/raw/master/csl-citation.json"} </w:instrText>
      </w:r>
      <w:r>
        <w:rPr>
          <w:rFonts w:ascii="Times New Roman" w:hAnsi="Times New Roman"/>
          <w:color w:val="000000" w:themeColor="text1"/>
          <w:sz w:val="24"/>
          <w:szCs w:val="24"/>
        </w:rPr>
        <w:fldChar w:fldCharType="separate"/>
      </w:r>
      <w:r w:rsidRPr="00B23B07">
        <w:rPr>
          <w:rFonts w:ascii="Times New Roman" w:hAnsi="Times New Roman"/>
          <w:color w:val="000000"/>
          <w:sz w:val="24"/>
          <w:szCs w:val="24"/>
        </w:rPr>
        <w:t>(</w:t>
      </w:r>
      <w:r>
        <w:rPr>
          <w:rFonts w:ascii="Times New Roman" w:hAnsi="Times New Roman"/>
          <w:color w:val="000000"/>
          <w:sz w:val="24"/>
          <w:szCs w:val="24"/>
        </w:rPr>
        <w:t xml:space="preserve">vgl. </w:t>
      </w:r>
      <w:r w:rsidRPr="00B23B07">
        <w:rPr>
          <w:rFonts w:ascii="Times New Roman" w:hAnsi="Times New Roman"/>
          <w:color w:val="000000"/>
          <w:sz w:val="24"/>
          <w:szCs w:val="24"/>
        </w:rPr>
        <w:t>Koch/Kohne/Brechbühler 2025</w:t>
      </w:r>
      <w:r>
        <w:rPr>
          <w:rFonts w:ascii="Times New Roman" w:hAnsi="Times New Roman"/>
          <w:color w:val="000000"/>
          <w:sz w:val="24"/>
          <w:szCs w:val="24"/>
        </w:rPr>
        <w:t>:</w:t>
      </w:r>
      <w:r w:rsidRPr="00B23B07">
        <w:rPr>
          <w:rFonts w:ascii="Times New Roman" w:hAnsi="Times New Roman"/>
          <w:color w:val="000000"/>
          <w:sz w:val="24"/>
          <w:szCs w:val="24"/>
        </w:rPr>
        <w:t xml:space="preserve"> 7)</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p>
    <w:p w14:paraId="687E4030" w14:textId="54791E66" w:rsidR="00C23D35" w:rsidRPr="00C23D35" w:rsidRDefault="00E416A7" w:rsidP="00C23D35">
      <w:pPr>
        <w:pStyle w:val="GrundschriftmitEinzug"/>
        <w:spacing w:line="360" w:lineRule="auto"/>
        <w:ind w:firstLine="0"/>
        <w:rPr>
          <w:rFonts w:ascii="Times New Roman" w:hAnsi="Times New Roman"/>
          <w:color w:val="000000" w:themeColor="text1"/>
          <w:sz w:val="24"/>
          <w:szCs w:val="24"/>
        </w:rPr>
      </w:pPr>
      <w:r>
        <w:rPr>
          <w:rFonts w:ascii="Times New Roman" w:hAnsi="Times New Roman"/>
          <w:color w:val="000000" w:themeColor="text1"/>
          <w:sz w:val="24"/>
          <w:szCs w:val="24"/>
        </w:rPr>
        <w:t>Im Beispiel (3) wurde das Objekt fälschlicherweise in zwei Teile</w:t>
      </w:r>
      <w:del w:id="124" w:author="Lia Greiberg" w:date="2025-09-07T17:33:00Z" w16du:dateUtc="2025-09-07T15:33:00Z">
        <w:r w:rsidDel="00FC02D9">
          <w:rPr>
            <w:rFonts w:ascii="Times New Roman" w:hAnsi="Times New Roman"/>
            <w:color w:val="000000" w:themeColor="text1"/>
            <w:sz w:val="24"/>
            <w:szCs w:val="24"/>
          </w:rPr>
          <w:delText>n</w:delText>
        </w:r>
      </w:del>
      <w:r>
        <w:rPr>
          <w:rFonts w:ascii="Times New Roman" w:hAnsi="Times New Roman"/>
          <w:color w:val="000000" w:themeColor="text1"/>
          <w:sz w:val="24"/>
          <w:szCs w:val="24"/>
        </w:rPr>
        <w:t xml:space="preserve"> zerlegt und gleichzeitig als Subjekt und Objekt erkannt. Bei verschachtelten Sätzen mit mehreren Relativ- und Nebensätzen gel</w:t>
      </w:r>
      <w:ins w:id="125" w:author="Lia Greiberg" w:date="2025-09-07T17:34:00Z" w16du:dateUtc="2025-09-07T15:34:00Z">
        <w:r w:rsidR="00FC02D9">
          <w:rPr>
            <w:rFonts w:ascii="Times New Roman" w:hAnsi="Times New Roman"/>
            <w:color w:val="000000" w:themeColor="text1"/>
            <w:sz w:val="24"/>
            <w:szCs w:val="24"/>
          </w:rPr>
          <w:t>i</w:t>
        </w:r>
      </w:ins>
      <w:del w:id="126" w:author="Lia Greiberg" w:date="2025-09-07T17:34:00Z" w16du:dateUtc="2025-09-07T15:34:00Z">
        <w:r w:rsidDel="00FC02D9">
          <w:rPr>
            <w:rFonts w:ascii="Times New Roman" w:hAnsi="Times New Roman"/>
            <w:color w:val="000000" w:themeColor="text1"/>
            <w:sz w:val="24"/>
            <w:szCs w:val="24"/>
          </w:rPr>
          <w:delText>a</w:delText>
        </w:r>
      </w:del>
      <w:r>
        <w:rPr>
          <w:rFonts w:ascii="Times New Roman" w:hAnsi="Times New Roman"/>
          <w:color w:val="000000" w:themeColor="text1"/>
          <w:sz w:val="24"/>
          <w:szCs w:val="24"/>
        </w:rPr>
        <w:t>ng</w:t>
      </w:r>
      <w:ins w:id="127" w:author="Lia Greiberg" w:date="2025-09-12T15:21:00Z" w16du:dateUtc="2025-09-12T13:21:00Z">
        <w:r w:rsidR="00E004FE">
          <w:rPr>
            <w:rFonts w:ascii="Times New Roman" w:hAnsi="Times New Roman"/>
            <w:color w:val="000000" w:themeColor="text1"/>
            <w:sz w:val="24"/>
            <w:szCs w:val="24"/>
          </w:rPr>
          <w:t>t</w:t>
        </w:r>
      </w:ins>
      <w:r>
        <w:rPr>
          <w:rFonts w:ascii="Times New Roman" w:hAnsi="Times New Roman"/>
          <w:color w:val="000000" w:themeColor="text1"/>
          <w:sz w:val="24"/>
          <w:szCs w:val="24"/>
        </w:rPr>
        <w:t xml:space="preserve"> es dem Modell nicht, die korrekten Relationen zu erkennen</w:t>
      </w:r>
      <w:r w:rsidR="00526209">
        <w:rPr>
          <w:rFonts w:ascii="Times New Roman" w:hAnsi="Times New Roman"/>
          <w:color w:val="000000" w:themeColor="text1"/>
          <w:sz w:val="24"/>
          <w:szCs w:val="24"/>
        </w:rPr>
        <w:t>. Wie das Beispiel (4) zeigt, werden Relationen entweder falsch typisiert (</w:t>
      </w:r>
      <w:r w:rsidR="00526209" w:rsidRPr="00526209">
        <w:rPr>
          <w:rFonts w:ascii="Times New Roman" w:hAnsi="Times New Roman"/>
          <w:i/>
          <w:iCs/>
          <w:color w:val="000000" w:themeColor="text1"/>
          <w:sz w:val="24"/>
          <w:szCs w:val="24"/>
        </w:rPr>
        <w:t>geboren</w:t>
      </w:r>
      <w:r w:rsidR="00526209">
        <w:rPr>
          <w:rFonts w:ascii="Times New Roman" w:hAnsi="Times New Roman"/>
          <w:color w:val="000000" w:themeColor="text1"/>
          <w:sz w:val="24"/>
          <w:szCs w:val="24"/>
        </w:rPr>
        <w:t xml:space="preserve"> </w:t>
      </w:r>
      <w:proofErr w:type="gramStart"/>
      <w:r w:rsidR="00526209">
        <w:rPr>
          <w:rFonts w:ascii="Times New Roman" w:hAnsi="Times New Roman"/>
          <w:color w:val="000000" w:themeColor="text1"/>
          <w:sz w:val="24"/>
          <w:szCs w:val="24"/>
        </w:rPr>
        <w:t xml:space="preserve">statt </w:t>
      </w:r>
      <w:r w:rsidR="00526209" w:rsidRPr="00526209">
        <w:rPr>
          <w:rFonts w:ascii="Times New Roman" w:hAnsi="Times New Roman"/>
          <w:i/>
          <w:iCs/>
          <w:color w:val="000000" w:themeColor="text1"/>
          <w:sz w:val="24"/>
          <w:szCs w:val="24"/>
        </w:rPr>
        <w:t>ethnische Zugehörigkeit</w:t>
      </w:r>
      <w:proofErr w:type="gramEnd"/>
      <w:r w:rsidR="00526209">
        <w:rPr>
          <w:rFonts w:ascii="Times New Roman" w:hAnsi="Times New Roman"/>
          <w:color w:val="000000" w:themeColor="text1"/>
          <w:sz w:val="24"/>
          <w:szCs w:val="24"/>
        </w:rPr>
        <w:t>) oder bleiben unbestimmt (</w:t>
      </w:r>
      <w:r w:rsidR="00526209" w:rsidRPr="00526209">
        <w:rPr>
          <w:rFonts w:ascii="Times New Roman" w:hAnsi="Times New Roman"/>
          <w:i/>
          <w:iCs/>
          <w:color w:val="000000" w:themeColor="text1"/>
          <w:sz w:val="24"/>
          <w:szCs w:val="24"/>
        </w:rPr>
        <w:t>None</w:t>
      </w:r>
      <w:r w:rsidR="00526209">
        <w:rPr>
          <w:rFonts w:ascii="Times New Roman" w:hAnsi="Times New Roman"/>
          <w:color w:val="000000" w:themeColor="text1"/>
          <w:sz w:val="24"/>
          <w:szCs w:val="24"/>
        </w:rPr>
        <w:t xml:space="preserve"> statt </w:t>
      </w:r>
      <w:r w:rsidR="00526209" w:rsidRPr="00526209">
        <w:rPr>
          <w:rFonts w:ascii="Times New Roman" w:hAnsi="Times New Roman"/>
          <w:i/>
          <w:iCs/>
          <w:color w:val="000000" w:themeColor="text1"/>
          <w:sz w:val="24"/>
          <w:szCs w:val="24"/>
        </w:rPr>
        <w:t>wohnte in</w:t>
      </w:r>
      <w:r w:rsidR="00526209">
        <w:rPr>
          <w:rFonts w:ascii="Times New Roman" w:hAnsi="Times New Roman"/>
          <w:color w:val="000000" w:themeColor="text1"/>
          <w:sz w:val="24"/>
          <w:szCs w:val="24"/>
        </w:rPr>
        <w:t>).</w:t>
      </w:r>
    </w:p>
    <w:p w14:paraId="7B308A28" w14:textId="77777777" w:rsidR="004417F5" w:rsidRPr="004417F5" w:rsidRDefault="004417F5" w:rsidP="004417F5">
      <w:pPr>
        <w:pStyle w:val="GrundschriftmitEinzug"/>
        <w:numPr>
          <w:ilvl w:val="0"/>
          <w:numId w:val="34"/>
        </w:numPr>
        <w:spacing w:line="240" w:lineRule="auto"/>
        <w:ind w:right="567" w:hanging="294"/>
        <w:rPr>
          <w:rFonts w:ascii="Times New Roman" w:hAnsi="Times New Roman"/>
          <w:color w:val="000000" w:themeColor="text1"/>
          <w:sz w:val="20"/>
        </w:rPr>
      </w:pPr>
      <w:r w:rsidRPr="004417F5">
        <w:rPr>
          <w:rFonts w:ascii="Times New Roman" w:hAnsi="Times New Roman"/>
          <w:color w:val="000000" w:themeColor="text1"/>
          <w:sz w:val="20"/>
        </w:rPr>
        <w:t xml:space="preserve">Im folgenden Jahr 1865 </w:t>
      </w:r>
      <w:proofErr w:type="spellStart"/>
      <w:r w:rsidRPr="004417F5">
        <w:rPr>
          <w:rFonts w:ascii="Times New Roman" w:hAnsi="Times New Roman"/>
          <w:color w:val="000000" w:themeColor="text1"/>
          <w:sz w:val="20"/>
        </w:rPr>
        <w:t>beſuchten</w:t>
      </w:r>
      <w:proofErr w:type="spellEnd"/>
      <w:r w:rsidRPr="004417F5">
        <w:rPr>
          <w:rFonts w:ascii="Times New Roman" w:hAnsi="Times New Roman"/>
          <w:color w:val="000000" w:themeColor="text1"/>
          <w:sz w:val="20"/>
        </w:rPr>
        <w:t xml:space="preserve"> wir meinen Sohn Emil, der in einem großen </w:t>
      </w:r>
      <w:proofErr w:type="spellStart"/>
      <w:r w:rsidRPr="004417F5">
        <w:rPr>
          <w:rFonts w:ascii="Times New Roman" w:hAnsi="Times New Roman"/>
          <w:color w:val="000000" w:themeColor="text1"/>
          <w:sz w:val="20"/>
        </w:rPr>
        <w:t>chemiſchen</w:t>
      </w:r>
      <w:proofErr w:type="spellEnd"/>
      <w:r w:rsidRPr="004417F5">
        <w:rPr>
          <w:rFonts w:ascii="Times New Roman" w:hAnsi="Times New Roman"/>
          <w:color w:val="000000" w:themeColor="text1"/>
          <w:sz w:val="20"/>
        </w:rPr>
        <w:t xml:space="preserve"> </w:t>
      </w:r>
      <w:proofErr w:type="spellStart"/>
      <w:r w:rsidRPr="004417F5">
        <w:rPr>
          <w:rFonts w:ascii="Times New Roman" w:hAnsi="Times New Roman"/>
          <w:color w:val="000000" w:themeColor="text1"/>
          <w:sz w:val="20"/>
        </w:rPr>
        <w:t>Geſchäft</w:t>
      </w:r>
      <w:proofErr w:type="spellEnd"/>
      <w:r w:rsidRPr="004417F5">
        <w:rPr>
          <w:rFonts w:ascii="Times New Roman" w:hAnsi="Times New Roman"/>
          <w:color w:val="000000" w:themeColor="text1"/>
          <w:sz w:val="20"/>
        </w:rPr>
        <w:t xml:space="preserve"> </w:t>
      </w:r>
      <w:proofErr w:type="spellStart"/>
      <w:r w:rsidRPr="004417F5">
        <w:rPr>
          <w:rFonts w:ascii="Times New Roman" w:hAnsi="Times New Roman"/>
          <w:color w:val="000000" w:themeColor="text1"/>
          <w:sz w:val="20"/>
        </w:rPr>
        <w:t>ſeit</w:t>
      </w:r>
      <w:proofErr w:type="spellEnd"/>
      <w:r w:rsidRPr="004417F5">
        <w:rPr>
          <w:rFonts w:ascii="Times New Roman" w:hAnsi="Times New Roman"/>
          <w:color w:val="000000" w:themeColor="text1"/>
          <w:sz w:val="20"/>
        </w:rPr>
        <w:t xml:space="preserve"> 6 Jahren </w:t>
      </w:r>
      <w:proofErr w:type="spellStart"/>
      <w:r w:rsidRPr="004417F5">
        <w:rPr>
          <w:rFonts w:ascii="Times New Roman" w:hAnsi="Times New Roman"/>
          <w:color w:val="000000" w:themeColor="text1"/>
          <w:sz w:val="20"/>
        </w:rPr>
        <w:t>angeſtellt</w:t>
      </w:r>
      <w:proofErr w:type="spellEnd"/>
      <w:r w:rsidRPr="004417F5">
        <w:rPr>
          <w:rFonts w:ascii="Times New Roman" w:hAnsi="Times New Roman"/>
          <w:color w:val="000000" w:themeColor="text1"/>
          <w:sz w:val="20"/>
        </w:rPr>
        <w:t xml:space="preserve"> </w:t>
      </w:r>
      <w:proofErr w:type="spellStart"/>
      <w:r w:rsidRPr="004417F5">
        <w:rPr>
          <w:rFonts w:ascii="Times New Roman" w:hAnsi="Times New Roman"/>
          <w:color w:val="000000" w:themeColor="text1"/>
          <w:sz w:val="20"/>
        </w:rPr>
        <w:t>iſt</w:t>
      </w:r>
      <w:proofErr w:type="spellEnd"/>
      <w:r w:rsidRPr="004417F5">
        <w:rPr>
          <w:rFonts w:ascii="Times New Roman" w:hAnsi="Times New Roman"/>
          <w:color w:val="000000" w:themeColor="text1"/>
          <w:sz w:val="20"/>
        </w:rPr>
        <w:t>.</w:t>
      </w:r>
    </w:p>
    <w:p w14:paraId="591E7CDF" w14:textId="28A7401C" w:rsidR="004417F5" w:rsidRDefault="004417F5" w:rsidP="004417F5">
      <w:pPr>
        <w:pStyle w:val="GrundschriftmitEinzug"/>
        <w:spacing w:line="240" w:lineRule="auto"/>
        <w:ind w:left="720" w:right="567" w:hanging="11"/>
        <w:rPr>
          <w:rFonts w:ascii="Times New Roman" w:hAnsi="Times New Roman"/>
          <w:color w:val="000000" w:themeColor="text1"/>
          <w:sz w:val="20"/>
        </w:rPr>
      </w:pPr>
      <w:r w:rsidRPr="004417F5">
        <w:rPr>
          <w:rFonts w:ascii="Times New Roman" w:hAnsi="Times New Roman"/>
          <w:color w:val="000000" w:themeColor="text1"/>
          <w:sz w:val="20"/>
        </w:rPr>
        <w:t xml:space="preserve">(Emil, besuchen, </w:t>
      </w:r>
      <w:proofErr w:type="gramStart"/>
      <w:r w:rsidRPr="004417F5">
        <w:rPr>
          <w:rFonts w:ascii="Times New Roman" w:hAnsi="Times New Roman"/>
          <w:color w:val="000000" w:themeColor="text1"/>
          <w:sz w:val="20"/>
        </w:rPr>
        <w:t>meiner Sohn</w:t>
      </w:r>
      <w:proofErr w:type="gramEnd"/>
      <w:r w:rsidRPr="004417F5">
        <w:rPr>
          <w:rFonts w:ascii="Times New Roman" w:hAnsi="Times New Roman"/>
          <w:color w:val="000000" w:themeColor="text1"/>
          <w:sz w:val="20"/>
        </w:rPr>
        <w:t xml:space="preserve">) </w:t>
      </w:r>
    </w:p>
    <w:p w14:paraId="50414D9D" w14:textId="77777777" w:rsidR="004417F5" w:rsidRPr="004417F5" w:rsidRDefault="004417F5" w:rsidP="004417F5">
      <w:pPr>
        <w:pStyle w:val="GrundschriftmitEinzug"/>
        <w:spacing w:line="240" w:lineRule="auto"/>
        <w:ind w:left="720" w:right="567" w:hanging="294"/>
        <w:rPr>
          <w:rFonts w:ascii="Times New Roman" w:hAnsi="Times New Roman"/>
          <w:color w:val="000000" w:themeColor="text1"/>
          <w:sz w:val="20"/>
        </w:rPr>
      </w:pPr>
    </w:p>
    <w:p w14:paraId="40CEE91C" w14:textId="77777777" w:rsidR="004417F5" w:rsidRPr="004417F5" w:rsidRDefault="004417F5" w:rsidP="004417F5">
      <w:pPr>
        <w:pStyle w:val="GrundschriftmitEinzug"/>
        <w:numPr>
          <w:ilvl w:val="0"/>
          <w:numId w:val="34"/>
        </w:numPr>
        <w:spacing w:line="240" w:lineRule="auto"/>
        <w:ind w:right="567" w:hanging="294"/>
        <w:rPr>
          <w:rFonts w:ascii="Times New Roman" w:hAnsi="Times New Roman"/>
          <w:color w:val="000000" w:themeColor="text1"/>
          <w:sz w:val="20"/>
        </w:rPr>
      </w:pPr>
      <w:r w:rsidRPr="004417F5">
        <w:rPr>
          <w:rFonts w:ascii="Times New Roman" w:hAnsi="Times New Roman"/>
          <w:color w:val="000000" w:themeColor="text1"/>
          <w:sz w:val="20"/>
        </w:rPr>
        <w:t xml:space="preserve">Sie </w:t>
      </w:r>
      <w:proofErr w:type="spellStart"/>
      <w:r w:rsidRPr="004417F5">
        <w:rPr>
          <w:rFonts w:ascii="Times New Roman" w:hAnsi="Times New Roman"/>
          <w:color w:val="000000" w:themeColor="text1"/>
          <w:sz w:val="20"/>
        </w:rPr>
        <w:t>ſprach</w:t>
      </w:r>
      <w:proofErr w:type="spellEnd"/>
      <w:r w:rsidRPr="004417F5">
        <w:rPr>
          <w:rFonts w:ascii="Times New Roman" w:hAnsi="Times New Roman"/>
          <w:color w:val="000000" w:themeColor="text1"/>
          <w:sz w:val="20"/>
        </w:rPr>
        <w:t xml:space="preserve">, als </w:t>
      </w:r>
      <w:proofErr w:type="spellStart"/>
      <w:r w:rsidRPr="004417F5">
        <w:rPr>
          <w:rFonts w:ascii="Times New Roman" w:hAnsi="Times New Roman"/>
          <w:color w:val="000000" w:themeColor="text1"/>
          <w:sz w:val="20"/>
        </w:rPr>
        <w:t>geborne</w:t>
      </w:r>
      <w:proofErr w:type="spellEnd"/>
      <w:r w:rsidRPr="004417F5">
        <w:rPr>
          <w:rFonts w:ascii="Times New Roman" w:hAnsi="Times New Roman"/>
          <w:color w:val="000000" w:themeColor="text1"/>
          <w:sz w:val="20"/>
        </w:rPr>
        <w:t xml:space="preserve"> Kafferin, obgleich sie viele Jahre in Gnadenthal gewohnt hatte, ohne </w:t>
      </w:r>
      <w:proofErr w:type="spellStart"/>
      <w:r w:rsidRPr="004417F5">
        <w:rPr>
          <w:rFonts w:ascii="Times New Roman" w:hAnsi="Times New Roman"/>
          <w:color w:val="000000" w:themeColor="text1"/>
          <w:sz w:val="20"/>
        </w:rPr>
        <w:t>Kafferiſch</w:t>
      </w:r>
      <w:proofErr w:type="spellEnd"/>
      <w:r w:rsidRPr="004417F5">
        <w:rPr>
          <w:rFonts w:ascii="Times New Roman" w:hAnsi="Times New Roman"/>
          <w:color w:val="000000" w:themeColor="text1"/>
          <w:sz w:val="20"/>
        </w:rPr>
        <w:t xml:space="preserve"> zu hören, ihre </w:t>
      </w:r>
      <w:proofErr w:type="spellStart"/>
      <w:r w:rsidRPr="004417F5">
        <w:rPr>
          <w:rFonts w:ascii="Times New Roman" w:hAnsi="Times New Roman"/>
          <w:color w:val="000000" w:themeColor="text1"/>
          <w:sz w:val="20"/>
        </w:rPr>
        <w:t>Mutterſprache</w:t>
      </w:r>
      <w:proofErr w:type="spellEnd"/>
      <w:r w:rsidRPr="004417F5">
        <w:rPr>
          <w:rFonts w:ascii="Times New Roman" w:hAnsi="Times New Roman"/>
          <w:color w:val="000000" w:themeColor="text1"/>
          <w:sz w:val="20"/>
        </w:rPr>
        <w:t xml:space="preserve"> gut und richtig, und was das </w:t>
      </w:r>
      <w:proofErr w:type="spellStart"/>
      <w:r w:rsidRPr="004417F5">
        <w:rPr>
          <w:rFonts w:ascii="Times New Roman" w:hAnsi="Times New Roman"/>
          <w:color w:val="000000" w:themeColor="text1"/>
          <w:sz w:val="20"/>
        </w:rPr>
        <w:t>beſte</w:t>
      </w:r>
      <w:proofErr w:type="spellEnd"/>
      <w:r w:rsidRPr="004417F5">
        <w:rPr>
          <w:rFonts w:ascii="Times New Roman" w:hAnsi="Times New Roman"/>
          <w:color w:val="000000" w:themeColor="text1"/>
          <w:sz w:val="20"/>
        </w:rPr>
        <w:t xml:space="preserve"> war, sie hatte ein ganzes Herz für den Heiland, und die Bekehrung ihres Volkes lag ihr </w:t>
      </w:r>
      <w:proofErr w:type="spellStart"/>
      <w:r w:rsidRPr="004417F5">
        <w:rPr>
          <w:rFonts w:ascii="Times New Roman" w:hAnsi="Times New Roman"/>
          <w:color w:val="000000" w:themeColor="text1"/>
          <w:sz w:val="20"/>
        </w:rPr>
        <w:t>ſehr</w:t>
      </w:r>
      <w:proofErr w:type="spellEnd"/>
      <w:r w:rsidRPr="004417F5">
        <w:rPr>
          <w:rFonts w:ascii="Times New Roman" w:hAnsi="Times New Roman"/>
          <w:color w:val="000000" w:themeColor="text1"/>
          <w:sz w:val="20"/>
        </w:rPr>
        <w:t xml:space="preserve"> am Herzen.</w:t>
      </w:r>
    </w:p>
    <w:p w14:paraId="5CD1AF10" w14:textId="2F704C69" w:rsidR="004417F5" w:rsidRPr="004417F5" w:rsidRDefault="004417F5" w:rsidP="004417F5">
      <w:pPr>
        <w:pStyle w:val="GrundschriftmitEinzug"/>
        <w:spacing w:line="240" w:lineRule="auto"/>
        <w:ind w:left="360" w:right="567" w:firstLine="349"/>
        <w:rPr>
          <w:rFonts w:ascii="Times New Roman" w:hAnsi="Times New Roman"/>
          <w:color w:val="000000" w:themeColor="text1"/>
          <w:sz w:val="20"/>
        </w:rPr>
      </w:pPr>
      <w:r w:rsidRPr="004417F5">
        <w:rPr>
          <w:rFonts w:ascii="Times New Roman" w:hAnsi="Times New Roman"/>
          <w:color w:val="000000" w:themeColor="text1"/>
          <w:sz w:val="20"/>
        </w:rPr>
        <w:t>(Sie, geboren, Kafferin)</w:t>
      </w:r>
    </w:p>
    <w:p w14:paraId="1BC635B7" w14:textId="6D6FAD8A" w:rsidR="004417F5" w:rsidRDefault="004417F5" w:rsidP="004417F5">
      <w:pPr>
        <w:pStyle w:val="GrundschriftmitEinzug"/>
        <w:spacing w:line="240" w:lineRule="auto"/>
        <w:ind w:left="720" w:right="567" w:hanging="11"/>
        <w:rPr>
          <w:rFonts w:ascii="Times New Roman" w:hAnsi="Times New Roman"/>
          <w:color w:val="000000" w:themeColor="text1"/>
          <w:sz w:val="20"/>
        </w:rPr>
      </w:pPr>
      <w:r w:rsidRPr="004417F5">
        <w:rPr>
          <w:rFonts w:ascii="Times New Roman" w:hAnsi="Times New Roman"/>
          <w:color w:val="000000" w:themeColor="text1"/>
          <w:sz w:val="20"/>
        </w:rPr>
        <w:t>(Sie, None, Gnadenthal)</w:t>
      </w:r>
    </w:p>
    <w:p w14:paraId="0AD7ABA3" w14:textId="77777777" w:rsidR="004417F5" w:rsidRPr="00526209" w:rsidRDefault="004417F5" w:rsidP="00526209">
      <w:pPr>
        <w:pStyle w:val="GrundschriftmitEinzug"/>
        <w:spacing w:line="360" w:lineRule="auto"/>
        <w:ind w:left="720" w:right="567" w:hanging="294"/>
        <w:rPr>
          <w:rFonts w:ascii="Times New Roman" w:hAnsi="Times New Roman"/>
          <w:color w:val="000000" w:themeColor="text1"/>
          <w:sz w:val="24"/>
          <w:szCs w:val="24"/>
        </w:rPr>
      </w:pPr>
    </w:p>
    <w:p w14:paraId="1DF9D19D" w14:textId="5545674F" w:rsidR="00526209" w:rsidRPr="00526209" w:rsidRDefault="00526209" w:rsidP="00E440F1">
      <w:pPr>
        <w:pStyle w:val="GrundschriftmitEinzug"/>
        <w:spacing w:line="360" w:lineRule="auto"/>
        <w:ind w:right="567"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Besonders gut gelungen </w:t>
      </w:r>
      <w:r w:rsidR="00E440F1">
        <w:rPr>
          <w:rFonts w:ascii="Times New Roman" w:hAnsi="Times New Roman"/>
          <w:color w:val="000000" w:themeColor="text1"/>
          <w:sz w:val="24"/>
          <w:szCs w:val="24"/>
        </w:rPr>
        <w:t xml:space="preserve">ist </w:t>
      </w:r>
      <w:ins w:id="128" w:author="Lia Greiberg" w:date="2025-09-07T17:36:00Z" w16du:dateUtc="2025-09-07T15:36:00Z">
        <w:r w:rsidR="00FC02D9">
          <w:rPr>
            <w:rFonts w:ascii="Times New Roman" w:hAnsi="Times New Roman"/>
            <w:color w:val="000000" w:themeColor="text1"/>
            <w:sz w:val="24"/>
            <w:szCs w:val="24"/>
          </w:rPr>
          <w:t xml:space="preserve">die </w:t>
        </w:r>
      </w:ins>
      <w:commentRangeStart w:id="129"/>
      <w:r w:rsidR="00E440F1">
        <w:rPr>
          <w:rFonts w:ascii="Times New Roman" w:hAnsi="Times New Roman"/>
          <w:color w:val="000000" w:themeColor="text1"/>
          <w:sz w:val="24"/>
          <w:szCs w:val="24"/>
        </w:rPr>
        <w:t xml:space="preserve">RE </w:t>
      </w:r>
      <w:commentRangeEnd w:id="129"/>
      <w:r w:rsidR="00FC02D9">
        <w:rPr>
          <w:rStyle w:val="Kommentarzeichen"/>
          <w:rFonts w:ascii="Times New Roman" w:hAnsi="Times New Roman"/>
        </w:rPr>
        <w:commentReference w:id="129"/>
      </w:r>
      <w:r w:rsidR="00E440F1">
        <w:rPr>
          <w:rFonts w:ascii="Times New Roman" w:hAnsi="Times New Roman"/>
          <w:color w:val="000000" w:themeColor="text1"/>
          <w:sz w:val="24"/>
          <w:szCs w:val="24"/>
        </w:rPr>
        <w:t xml:space="preserve">in Kontexten wie </w:t>
      </w:r>
      <w:r w:rsidR="00E440F1" w:rsidRPr="00E004FE">
        <w:rPr>
          <w:rFonts w:ascii="Times New Roman" w:hAnsi="Times New Roman"/>
          <w:i/>
          <w:iCs/>
          <w:color w:val="000000" w:themeColor="text1"/>
          <w:sz w:val="24"/>
          <w:szCs w:val="24"/>
          <w:rPrChange w:id="130" w:author="Lia Greiberg" w:date="2025-09-12T15:22:00Z" w16du:dateUtc="2025-09-12T13:22:00Z">
            <w:rPr>
              <w:rFonts w:ascii="Times New Roman" w:hAnsi="Times New Roman"/>
              <w:color w:val="000000" w:themeColor="text1"/>
              <w:sz w:val="24"/>
              <w:szCs w:val="24"/>
            </w:rPr>
          </w:rPrChange>
        </w:rPr>
        <w:t>Reise</w:t>
      </w:r>
      <w:r w:rsidR="00E440F1">
        <w:rPr>
          <w:rFonts w:ascii="Times New Roman" w:hAnsi="Times New Roman"/>
          <w:color w:val="000000" w:themeColor="text1"/>
          <w:sz w:val="24"/>
          <w:szCs w:val="24"/>
        </w:rPr>
        <w:t xml:space="preserve">, </w:t>
      </w:r>
      <w:r w:rsidR="00E440F1" w:rsidRPr="00E004FE">
        <w:rPr>
          <w:rFonts w:ascii="Times New Roman" w:hAnsi="Times New Roman"/>
          <w:i/>
          <w:iCs/>
          <w:color w:val="000000" w:themeColor="text1"/>
          <w:sz w:val="24"/>
          <w:szCs w:val="24"/>
          <w:rPrChange w:id="131" w:author="Lia Greiberg" w:date="2025-09-12T15:22:00Z" w16du:dateUtc="2025-09-12T13:22:00Z">
            <w:rPr>
              <w:rFonts w:ascii="Times New Roman" w:hAnsi="Times New Roman"/>
              <w:color w:val="000000" w:themeColor="text1"/>
              <w:sz w:val="24"/>
              <w:szCs w:val="24"/>
            </w:rPr>
          </w:rPrChange>
        </w:rPr>
        <w:t>Wohnhaft</w:t>
      </w:r>
      <w:r w:rsidR="00E440F1">
        <w:rPr>
          <w:rFonts w:ascii="Times New Roman" w:hAnsi="Times New Roman"/>
          <w:color w:val="000000" w:themeColor="text1"/>
          <w:sz w:val="24"/>
          <w:szCs w:val="24"/>
        </w:rPr>
        <w:t xml:space="preserve"> und </w:t>
      </w:r>
      <w:r w:rsidR="003F7E7A" w:rsidRPr="00E004FE">
        <w:rPr>
          <w:rFonts w:ascii="Times New Roman" w:hAnsi="Times New Roman"/>
          <w:i/>
          <w:iCs/>
          <w:color w:val="000000" w:themeColor="text1"/>
          <w:sz w:val="24"/>
          <w:szCs w:val="24"/>
          <w:rPrChange w:id="132" w:author="Lia Greiberg" w:date="2025-09-12T15:22:00Z" w16du:dateUtc="2025-09-12T13:22:00Z">
            <w:rPr>
              <w:rFonts w:ascii="Times New Roman" w:hAnsi="Times New Roman"/>
              <w:color w:val="000000" w:themeColor="text1"/>
              <w:sz w:val="24"/>
              <w:szCs w:val="24"/>
            </w:rPr>
          </w:rPrChange>
        </w:rPr>
        <w:t>B</w:t>
      </w:r>
      <w:r w:rsidR="00E440F1" w:rsidRPr="00E004FE">
        <w:rPr>
          <w:rFonts w:ascii="Times New Roman" w:hAnsi="Times New Roman"/>
          <w:i/>
          <w:iCs/>
          <w:color w:val="000000" w:themeColor="text1"/>
          <w:sz w:val="24"/>
          <w:szCs w:val="24"/>
          <w:rPrChange w:id="133" w:author="Lia Greiberg" w:date="2025-09-12T15:22:00Z" w16du:dateUtc="2025-09-12T13:22:00Z">
            <w:rPr>
              <w:rFonts w:ascii="Times New Roman" w:hAnsi="Times New Roman"/>
              <w:color w:val="000000" w:themeColor="text1"/>
              <w:sz w:val="24"/>
              <w:szCs w:val="24"/>
            </w:rPr>
          </w:rPrChange>
        </w:rPr>
        <w:t>esuch</w:t>
      </w:r>
      <w:r w:rsidR="00E440F1">
        <w:rPr>
          <w:rFonts w:ascii="Times New Roman" w:hAnsi="Times New Roman"/>
          <w:color w:val="000000" w:themeColor="text1"/>
          <w:sz w:val="24"/>
          <w:szCs w:val="24"/>
        </w:rPr>
        <w:t>, da die entsprechenden Relationen im Text meist klar markiert sind und sich eindeutig auf bestimmten Entitäten beziehen lassen (Beispiele (5) und (6)).</w:t>
      </w:r>
    </w:p>
    <w:p w14:paraId="63FDC034" w14:textId="33533FE0" w:rsidR="00080165" w:rsidRPr="004417F5" w:rsidRDefault="00080165" w:rsidP="004417F5">
      <w:pPr>
        <w:pStyle w:val="GrundschriftmitEinzug"/>
        <w:numPr>
          <w:ilvl w:val="0"/>
          <w:numId w:val="34"/>
        </w:numPr>
        <w:spacing w:line="240" w:lineRule="auto"/>
        <w:ind w:right="567" w:hanging="294"/>
        <w:rPr>
          <w:rFonts w:ascii="Times New Roman" w:hAnsi="Times New Roman"/>
          <w:color w:val="000000" w:themeColor="text1"/>
          <w:sz w:val="20"/>
        </w:rPr>
      </w:pPr>
      <w:r w:rsidRPr="004417F5">
        <w:rPr>
          <w:rFonts w:ascii="Times New Roman" w:hAnsi="Times New Roman"/>
          <w:color w:val="000000" w:themeColor="text1"/>
          <w:sz w:val="20"/>
        </w:rPr>
        <w:t xml:space="preserve">St. Kitts </w:t>
      </w:r>
      <w:proofErr w:type="spellStart"/>
      <w:r w:rsidRPr="004417F5">
        <w:rPr>
          <w:rFonts w:ascii="Times New Roman" w:hAnsi="Times New Roman"/>
          <w:color w:val="000000" w:themeColor="text1"/>
          <w:sz w:val="20"/>
        </w:rPr>
        <w:t>iſt</w:t>
      </w:r>
      <w:proofErr w:type="spellEnd"/>
      <w:r w:rsidRPr="004417F5">
        <w:rPr>
          <w:rFonts w:ascii="Times New Roman" w:hAnsi="Times New Roman"/>
          <w:color w:val="000000" w:themeColor="text1"/>
          <w:sz w:val="20"/>
        </w:rPr>
        <w:t xml:space="preserve"> die </w:t>
      </w:r>
      <w:proofErr w:type="spellStart"/>
      <w:r w:rsidRPr="004417F5">
        <w:rPr>
          <w:rFonts w:ascii="Times New Roman" w:hAnsi="Times New Roman"/>
          <w:color w:val="000000" w:themeColor="text1"/>
          <w:sz w:val="20"/>
        </w:rPr>
        <w:t>ſchönſte</w:t>
      </w:r>
      <w:proofErr w:type="spellEnd"/>
      <w:r w:rsidRPr="004417F5">
        <w:rPr>
          <w:rFonts w:ascii="Times New Roman" w:hAnsi="Times New Roman"/>
          <w:color w:val="000000" w:themeColor="text1"/>
          <w:sz w:val="20"/>
        </w:rPr>
        <w:t xml:space="preserve"> von den </w:t>
      </w:r>
      <w:proofErr w:type="spellStart"/>
      <w:r w:rsidRPr="004417F5">
        <w:rPr>
          <w:rFonts w:ascii="Times New Roman" w:hAnsi="Times New Roman"/>
          <w:color w:val="000000" w:themeColor="text1"/>
          <w:sz w:val="20"/>
        </w:rPr>
        <w:t>weſtindiſchen</w:t>
      </w:r>
      <w:proofErr w:type="spellEnd"/>
      <w:r w:rsidRPr="004417F5">
        <w:rPr>
          <w:rFonts w:ascii="Times New Roman" w:hAnsi="Times New Roman"/>
          <w:color w:val="000000" w:themeColor="text1"/>
          <w:sz w:val="20"/>
        </w:rPr>
        <w:t xml:space="preserve"> </w:t>
      </w:r>
      <w:proofErr w:type="spellStart"/>
      <w:r w:rsidRPr="004417F5">
        <w:rPr>
          <w:rFonts w:ascii="Times New Roman" w:hAnsi="Times New Roman"/>
          <w:color w:val="000000" w:themeColor="text1"/>
          <w:sz w:val="20"/>
        </w:rPr>
        <w:t>Inſeln</w:t>
      </w:r>
      <w:proofErr w:type="spellEnd"/>
      <w:r w:rsidRPr="004417F5">
        <w:rPr>
          <w:rFonts w:ascii="Times New Roman" w:hAnsi="Times New Roman"/>
          <w:color w:val="000000" w:themeColor="text1"/>
          <w:sz w:val="20"/>
        </w:rPr>
        <w:t xml:space="preserve">, die wir </w:t>
      </w:r>
      <w:proofErr w:type="spellStart"/>
      <w:r w:rsidRPr="004417F5">
        <w:rPr>
          <w:rFonts w:ascii="Times New Roman" w:hAnsi="Times New Roman"/>
          <w:color w:val="000000" w:themeColor="text1"/>
          <w:sz w:val="20"/>
        </w:rPr>
        <w:t>beſucht</w:t>
      </w:r>
      <w:proofErr w:type="spellEnd"/>
      <w:r w:rsidRPr="004417F5">
        <w:rPr>
          <w:rFonts w:ascii="Times New Roman" w:hAnsi="Times New Roman"/>
          <w:color w:val="000000" w:themeColor="text1"/>
          <w:sz w:val="20"/>
        </w:rPr>
        <w:t xml:space="preserve"> haben.</w:t>
      </w:r>
    </w:p>
    <w:p w14:paraId="66F6448C" w14:textId="56D836FB" w:rsidR="00CB2229" w:rsidRDefault="00080165" w:rsidP="004417F5">
      <w:pPr>
        <w:pStyle w:val="GrundschriftmitEinzug"/>
        <w:spacing w:line="240" w:lineRule="auto"/>
        <w:ind w:left="720" w:right="567" w:hanging="11"/>
        <w:rPr>
          <w:rFonts w:ascii="Times New Roman" w:hAnsi="Times New Roman"/>
          <w:color w:val="000000" w:themeColor="text1"/>
          <w:sz w:val="20"/>
        </w:rPr>
      </w:pPr>
      <w:r w:rsidRPr="004417F5">
        <w:rPr>
          <w:rFonts w:ascii="Times New Roman" w:hAnsi="Times New Roman"/>
          <w:color w:val="000000" w:themeColor="text1"/>
          <w:sz w:val="20"/>
        </w:rPr>
        <w:lastRenderedPageBreak/>
        <w:t xml:space="preserve">(wir, besuchen, St. Kitts) </w:t>
      </w:r>
    </w:p>
    <w:p w14:paraId="071A12FB" w14:textId="77777777" w:rsidR="00526209" w:rsidRDefault="00526209" w:rsidP="00526209">
      <w:pPr>
        <w:pStyle w:val="GrundschriftmitEinzug"/>
        <w:spacing w:line="240" w:lineRule="auto"/>
        <w:ind w:right="567"/>
        <w:rPr>
          <w:rFonts w:ascii="Times New Roman" w:hAnsi="Times New Roman"/>
          <w:color w:val="000000" w:themeColor="text1"/>
          <w:sz w:val="20"/>
        </w:rPr>
      </w:pPr>
    </w:p>
    <w:p w14:paraId="495EE355" w14:textId="77777777" w:rsidR="00526209" w:rsidRPr="00526209" w:rsidRDefault="00526209" w:rsidP="00526209">
      <w:pPr>
        <w:pStyle w:val="GrundschriftmitEinzug"/>
        <w:numPr>
          <w:ilvl w:val="0"/>
          <w:numId w:val="34"/>
        </w:numPr>
        <w:ind w:right="567"/>
        <w:rPr>
          <w:rFonts w:ascii="Times New Roman" w:hAnsi="Times New Roman"/>
          <w:color w:val="000000" w:themeColor="text1"/>
          <w:sz w:val="20"/>
        </w:rPr>
      </w:pPr>
      <w:r w:rsidRPr="00526209">
        <w:rPr>
          <w:rFonts w:ascii="Times New Roman" w:hAnsi="Times New Roman"/>
          <w:color w:val="000000" w:themeColor="text1"/>
          <w:sz w:val="20"/>
        </w:rPr>
        <w:t xml:space="preserve">Im folgenden Jahr 1864 machte ich mit meiner Tochter eine </w:t>
      </w:r>
      <w:proofErr w:type="spellStart"/>
      <w:r w:rsidRPr="00526209">
        <w:rPr>
          <w:rFonts w:ascii="Times New Roman" w:hAnsi="Times New Roman"/>
          <w:color w:val="000000" w:themeColor="text1"/>
          <w:sz w:val="20"/>
        </w:rPr>
        <w:t>ſehr</w:t>
      </w:r>
      <w:proofErr w:type="spellEnd"/>
      <w:r w:rsidRPr="00526209">
        <w:rPr>
          <w:rFonts w:ascii="Times New Roman" w:hAnsi="Times New Roman"/>
          <w:color w:val="000000" w:themeColor="text1"/>
          <w:sz w:val="20"/>
        </w:rPr>
        <w:t xml:space="preserve"> angenehme </w:t>
      </w:r>
      <w:proofErr w:type="spellStart"/>
      <w:r w:rsidRPr="00526209">
        <w:rPr>
          <w:rFonts w:ascii="Times New Roman" w:hAnsi="Times New Roman"/>
          <w:color w:val="000000" w:themeColor="text1"/>
          <w:sz w:val="20"/>
        </w:rPr>
        <w:t>Reiſe</w:t>
      </w:r>
      <w:proofErr w:type="spellEnd"/>
      <w:r w:rsidRPr="00526209">
        <w:rPr>
          <w:rFonts w:ascii="Times New Roman" w:hAnsi="Times New Roman"/>
          <w:color w:val="000000" w:themeColor="text1"/>
          <w:sz w:val="20"/>
        </w:rPr>
        <w:t xml:space="preserve"> über Neuwied und </w:t>
      </w:r>
      <w:proofErr w:type="spellStart"/>
      <w:r w:rsidRPr="00526209">
        <w:rPr>
          <w:rFonts w:ascii="Times New Roman" w:hAnsi="Times New Roman"/>
          <w:color w:val="000000" w:themeColor="text1"/>
          <w:sz w:val="20"/>
        </w:rPr>
        <w:t>Zeiſt</w:t>
      </w:r>
      <w:proofErr w:type="spellEnd"/>
      <w:r w:rsidRPr="00526209">
        <w:rPr>
          <w:rFonts w:ascii="Times New Roman" w:hAnsi="Times New Roman"/>
          <w:color w:val="000000" w:themeColor="text1"/>
          <w:sz w:val="20"/>
        </w:rPr>
        <w:t xml:space="preserve"> nach Haarlem, und auf dem Rückweg über </w:t>
      </w:r>
      <w:proofErr w:type="spellStart"/>
      <w:r w:rsidRPr="00526209">
        <w:rPr>
          <w:rFonts w:ascii="Times New Roman" w:hAnsi="Times New Roman"/>
          <w:color w:val="000000" w:themeColor="text1"/>
          <w:sz w:val="20"/>
        </w:rPr>
        <w:t>Baſel</w:t>
      </w:r>
      <w:proofErr w:type="spellEnd"/>
      <w:r w:rsidRPr="00526209">
        <w:rPr>
          <w:rFonts w:ascii="Times New Roman" w:hAnsi="Times New Roman"/>
          <w:color w:val="000000" w:themeColor="text1"/>
          <w:sz w:val="20"/>
        </w:rPr>
        <w:t xml:space="preserve">, wo wir bei den Eltern meiner lieben Schwiegertochter </w:t>
      </w:r>
      <w:proofErr w:type="spellStart"/>
      <w:r w:rsidRPr="00526209">
        <w:rPr>
          <w:rFonts w:ascii="Times New Roman" w:hAnsi="Times New Roman"/>
          <w:color w:val="000000" w:themeColor="text1"/>
          <w:sz w:val="20"/>
        </w:rPr>
        <w:t>ſehr</w:t>
      </w:r>
      <w:proofErr w:type="spellEnd"/>
      <w:r w:rsidRPr="00526209">
        <w:rPr>
          <w:rFonts w:ascii="Times New Roman" w:hAnsi="Times New Roman"/>
          <w:color w:val="000000" w:themeColor="text1"/>
          <w:sz w:val="20"/>
        </w:rPr>
        <w:t xml:space="preserve"> angenehme Wochen verbrachten und mit ihnen auch eine kleine </w:t>
      </w:r>
      <w:proofErr w:type="spellStart"/>
      <w:r w:rsidRPr="00526209">
        <w:rPr>
          <w:rFonts w:ascii="Times New Roman" w:hAnsi="Times New Roman"/>
          <w:color w:val="000000" w:themeColor="text1"/>
          <w:sz w:val="20"/>
        </w:rPr>
        <w:t>Reiſe</w:t>
      </w:r>
      <w:proofErr w:type="spellEnd"/>
      <w:r w:rsidRPr="00526209">
        <w:rPr>
          <w:rFonts w:ascii="Times New Roman" w:hAnsi="Times New Roman"/>
          <w:color w:val="000000" w:themeColor="text1"/>
          <w:sz w:val="20"/>
        </w:rPr>
        <w:t xml:space="preserve"> in die Schweizer </w:t>
      </w:r>
      <w:proofErr w:type="spellStart"/>
      <w:r w:rsidRPr="00526209">
        <w:rPr>
          <w:rFonts w:ascii="Times New Roman" w:hAnsi="Times New Roman"/>
          <w:color w:val="000000" w:themeColor="text1"/>
          <w:sz w:val="20"/>
        </w:rPr>
        <w:t>Thäler</w:t>
      </w:r>
      <w:proofErr w:type="spellEnd"/>
      <w:r w:rsidRPr="00526209">
        <w:rPr>
          <w:rFonts w:ascii="Times New Roman" w:hAnsi="Times New Roman"/>
          <w:color w:val="000000" w:themeColor="text1"/>
          <w:sz w:val="20"/>
        </w:rPr>
        <w:t xml:space="preserve"> machten.</w:t>
      </w:r>
    </w:p>
    <w:p w14:paraId="58440C38" w14:textId="0E87931E" w:rsidR="00526209" w:rsidRPr="00526209" w:rsidRDefault="00526209" w:rsidP="00526209">
      <w:pPr>
        <w:pStyle w:val="GrundschriftmitEinzug"/>
        <w:ind w:left="720" w:right="567" w:firstLine="0"/>
        <w:rPr>
          <w:rFonts w:ascii="Times New Roman" w:hAnsi="Times New Roman"/>
          <w:color w:val="000000" w:themeColor="text1"/>
          <w:sz w:val="20"/>
        </w:rPr>
      </w:pPr>
      <w:r w:rsidRPr="00526209">
        <w:rPr>
          <w:rFonts w:ascii="Times New Roman" w:hAnsi="Times New Roman"/>
          <w:color w:val="000000" w:themeColor="text1"/>
          <w:sz w:val="20"/>
        </w:rPr>
        <w:t xml:space="preserve">(ich, reisen, Schweizer </w:t>
      </w:r>
      <w:proofErr w:type="spellStart"/>
      <w:r w:rsidRPr="00526209">
        <w:rPr>
          <w:rFonts w:ascii="Times New Roman" w:hAnsi="Times New Roman"/>
          <w:color w:val="000000" w:themeColor="text1"/>
          <w:sz w:val="20"/>
        </w:rPr>
        <w:t>Thäler</w:t>
      </w:r>
      <w:proofErr w:type="spellEnd"/>
      <w:r w:rsidRPr="00526209">
        <w:rPr>
          <w:rFonts w:ascii="Times New Roman" w:hAnsi="Times New Roman"/>
          <w:color w:val="000000" w:themeColor="text1"/>
          <w:sz w:val="20"/>
        </w:rPr>
        <w:t>)</w:t>
      </w:r>
    </w:p>
    <w:p w14:paraId="4595A01A" w14:textId="4A1BEF63" w:rsidR="00526209" w:rsidRPr="00526209" w:rsidRDefault="00526209" w:rsidP="00526209">
      <w:pPr>
        <w:pStyle w:val="GrundschriftmitEinzug"/>
        <w:ind w:left="720" w:right="567" w:firstLine="0"/>
        <w:rPr>
          <w:rFonts w:ascii="Times New Roman" w:hAnsi="Times New Roman"/>
          <w:color w:val="000000" w:themeColor="text1"/>
          <w:sz w:val="20"/>
        </w:rPr>
      </w:pPr>
      <w:r w:rsidRPr="00526209">
        <w:rPr>
          <w:rFonts w:ascii="Times New Roman" w:hAnsi="Times New Roman"/>
          <w:color w:val="000000" w:themeColor="text1"/>
          <w:sz w:val="20"/>
        </w:rPr>
        <w:t xml:space="preserve">(ich, </w:t>
      </w:r>
      <w:proofErr w:type="spellStart"/>
      <w:r w:rsidRPr="00526209">
        <w:rPr>
          <w:rFonts w:ascii="Times New Roman" w:hAnsi="Times New Roman"/>
          <w:color w:val="000000" w:themeColor="text1"/>
          <w:sz w:val="20"/>
        </w:rPr>
        <w:t>aufenthalt</w:t>
      </w:r>
      <w:proofErr w:type="spellEnd"/>
      <w:r w:rsidRPr="00526209">
        <w:rPr>
          <w:rFonts w:ascii="Times New Roman" w:hAnsi="Times New Roman"/>
          <w:color w:val="000000" w:themeColor="text1"/>
          <w:sz w:val="20"/>
        </w:rPr>
        <w:t xml:space="preserve">, </w:t>
      </w:r>
      <w:proofErr w:type="spellStart"/>
      <w:r w:rsidRPr="00526209">
        <w:rPr>
          <w:rFonts w:ascii="Times New Roman" w:hAnsi="Times New Roman"/>
          <w:color w:val="000000" w:themeColor="text1"/>
          <w:sz w:val="20"/>
        </w:rPr>
        <w:t>Baſel</w:t>
      </w:r>
      <w:proofErr w:type="spellEnd"/>
      <w:r w:rsidRPr="00526209">
        <w:rPr>
          <w:rFonts w:ascii="Times New Roman" w:hAnsi="Times New Roman"/>
          <w:color w:val="000000" w:themeColor="text1"/>
          <w:sz w:val="20"/>
        </w:rPr>
        <w:t>)</w:t>
      </w:r>
    </w:p>
    <w:p w14:paraId="182BE488" w14:textId="764D6CB2" w:rsidR="00526209" w:rsidRPr="00526209" w:rsidRDefault="00526209" w:rsidP="00526209">
      <w:pPr>
        <w:pStyle w:val="GrundschriftmitEinzug"/>
        <w:ind w:left="720" w:right="567" w:firstLine="0"/>
        <w:rPr>
          <w:rFonts w:ascii="Times New Roman" w:hAnsi="Times New Roman"/>
          <w:color w:val="000000" w:themeColor="text1"/>
          <w:sz w:val="20"/>
        </w:rPr>
      </w:pPr>
      <w:r w:rsidRPr="00526209">
        <w:rPr>
          <w:rFonts w:ascii="Times New Roman" w:hAnsi="Times New Roman"/>
          <w:color w:val="000000" w:themeColor="text1"/>
          <w:sz w:val="20"/>
        </w:rPr>
        <w:t>(ich, reisen, Haarlem)</w:t>
      </w:r>
    </w:p>
    <w:p w14:paraId="66EAFC23" w14:textId="0494B264" w:rsidR="00526209" w:rsidRPr="00526209" w:rsidRDefault="00526209" w:rsidP="00526209">
      <w:pPr>
        <w:pStyle w:val="GrundschriftmitEinzug"/>
        <w:ind w:left="720" w:right="567" w:firstLine="0"/>
        <w:rPr>
          <w:rFonts w:ascii="Times New Roman" w:hAnsi="Times New Roman"/>
          <w:color w:val="000000" w:themeColor="text1"/>
          <w:sz w:val="20"/>
        </w:rPr>
      </w:pPr>
      <w:r w:rsidRPr="00526209">
        <w:rPr>
          <w:rFonts w:ascii="Times New Roman" w:hAnsi="Times New Roman"/>
          <w:color w:val="000000" w:themeColor="text1"/>
          <w:sz w:val="20"/>
        </w:rPr>
        <w:t>(ich, reisen, Neuwied)</w:t>
      </w:r>
    </w:p>
    <w:p w14:paraId="684A4072" w14:textId="7308DEDE" w:rsidR="004417F5" w:rsidRDefault="004417F5" w:rsidP="004417F5">
      <w:pPr>
        <w:pStyle w:val="GrundschriftmitEinzug"/>
        <w:spacing w:line="360" w:lineRule="auto"/>
        <w:ind w:left="720" w:firstLine="0"/>
        <w:rPr>
          <w:rFonts w:ascii="Times New Roman" w:hAnsi="Times New Roman"/>
          <w:color w:val="000000" w:themeColor="text1"/>
          <w:sz w:val="24"/>
          <w:szCs w:val="24"/>
        </w:rPr>
      </w:pPr>
    </w:p>
    <w:p w14:paraId="58D0E40B" w14:textId="4BFBA395" w:rsidR="005F415D" w:rsidRDefault="00C10595">
      <w:pPr>
        <w:pStyle w:val="GrundschriftmitEinzug"/>
        <w:spacing w:after="240" w:line="360" w:lineRule="auto"/>
        <w:ind w:firstLine="0"/>
        <w:rPr>
          <w:rFonts w:ascii="Times New Roman" w:hAnsi="Times New Roman"/>
          <w:color w:val="000000" w:themeColor="text1"/>
          <w:sz w:val="24"/>
          <w:szCs w:val="24"/>
        </w:rPr>
        <w:pPrChange w:id="134" w:author="Lia Greiberg" w:date="2025-09-12T15:25:00Z" w16du:dateUtc="2025-09-12T13:25:00Z">
          <w:pPr>
            <w:pStyle w:val="GrundschriftmitEinzug"/>
            <w:spacing w:line="360" w:lineRule="auto"/>
            <w:ind w:firstLine="0"/>
          </w:pPr>
        </w:pPrChange>
      </w:pPr>
      <w:r>
        <w:rPr>
          <w:rFonts w:ascii="Times New Roman" w:hAnsi="Times New Roman"/>
          <w:color w:val="000000" w:themeColor="text1"/>
          <w:sz w:val="24"/>
          <w:szCs w:val="24"/>
        </w:rPr>
        <w:t xml:space="preserve">Um die erzielten Ergebnisse weiter nutzbar zu machen, </w:t>
      </w:r>
      <w:r w:rsidR="00FE084B">
        <w:rPr>
          <w:rFonts w:ascii="Times New Roman" w:hAnsi="Times New Roman"/>
          <w:color w:val="000000" w:themeColor="text1"/>
          <w:sz w:val="24"/>
          <w:szCs w:val="24"/>
        </w:rPr>
        <w:t xml:space="preserve">wurden die </w:t>
      </w:r>
      <w:r>
        <w:rPr>
          <w:rFonts w:ascii="Times New Roman" w:hAnsi="Times New Roman"/>
          <w:color w:val="000000" w:themeColor="text1"/>
          <w:sz w:val="24"/>
          <w:szCs w:val="24"/>
        </w:rPr>
        <w:t xml:space="preserve">extrahierten </w:t>
      </w:r>
      <w:r w:rsidR="00FE084B">
        <w:rPr>
          <w:rFonts w:ascii="Times New Roman" w:hAnsi="Times New Roman"/>
          <w:color w:val="000000" w:themeColor="text1"/>
          <w:sz w:val="24"/>
          <w:szCs w:val="24"/>
        </w:rPr>
        <w:t xml:space="preserve">Tripel </w:t>
      </w:r>
      <w:r>
        <w:rPr>
          <w:rFonts w:ascii="Times New Roman" w:hAnsi="Times New Roman"/>
          <w:color w:val="000000" w:themeColor="text1"/>
          <w:sz w:val="24"/>
          <w:szCs w:val="24"/>
        </w:rPr>
        <w:t xml:space="preserve">im Anschluss </w:t>
      </w:r>
      <w:r w:rsidR="00FE084B">
        <w:rPr>
          <w:rFonts w:ascii="Times New Roman" w:hAnsi="Times New Roman"/>
          <w:color w:val="000000" w:themeColor="text1"/>
          <w:sz w:val="24"/>
          <w:szCs w:val="24"/>
        </w:rPr>
        <w:t xml:space="preserve">für jeden Satz überprüft </w:t>
      </w:r>
      <w:del w:id="135" w:author="Lia Greiberg" w:date="2025-09-12T15:26:00Z" w16du:dateUtc="2025-09-12T13:26:00Z">
        <w:r w:rsidR="00FE084B" w:rsidDel="00E004FE">
          <w:rPr>
            <w:rFonts w:ascii="Times New Roman" w:hAnsi="Times New Roman"/>
            <w:color w:val="000000" w:themeColor="text1"/>
            <w:sz w:val="24"/>
            <w:szCs w:val="24"/>
          </w:rPr>
          <w:delText xml:space="preserve">und </w:delText>
        </w:r>
      </w:del>
      <w:r>
        <w:rPr>
          <w:rFonts w:ascii="Times New Roman" w:hAnsi="Times New Roman"/>
          <w:color w:val="000000" w:themeColor="text1"/>
          <w:sz w:val="24"/>
          <w:szCs w:val="24"/>
        </w:rPr>
        <w:t>und bei Bedarf</w:t>
      </w:r>
      <w:r w:rsidR="00FE084B">
        <w:rPr>
          <w:rFonts w:ascii="Times New Roman" w:hAnsi="Times New Roman"/>
          <w:color w:val="000000" w:themeColor="text1"/>
          <w:sz w:val="24"/>
          <w:szCs w:val="24"/>
        </w:rPr>
        <w:t xml:space="preserve"> manuell korrigiert. Da </w:t>
      </w:r>
      <w:proofErr w:type="spellStart"/>
      <w:r w:rsidR="00FE084B">
        <w:rPr>
          <w:rFonts w:ascii="Times New Roman" w:hAnsi="Times New Roman"/>
          <w:color w:val="000000" w:themeColor="text1"/>
          <w:sz w:val="24"/>
          <w:szCs w:val="24"/>
        </w:rPr>
        <w:t>Wikidata</w:t>
      </w:r>
      <w:proofErr w:type="spellEnd"/>
      <w:r w:rsidR="00FE084B">
        <w:rPr>
          <w:rFonts w:ascii="Times New Roman" w:hAnsi="Times New Roman"/>
          <w:color w:val="000000" w:themeColor="text1"/>
          <w:sz w:val="24"/>
          <w:szCs w:val="24"/>
        </w:rPr>
        <w:t xml:space="preserve"> als Zielrepositorium dienen sollte, war es erforderlich, bestimmte Relationen in umgekehrter Form zu modellieren. Dies betraf insbesondere asymmetrische Relationen wie die Beziehungen </w:t>
      </w:r>
      <w:r w:rsidR="00FE084B" w:rsidRPr="00E004FE">
        <w:rPr>
          <w:rFonts w:ascii="Times New Roman" w:hAnsi="Times New Roman"/>
          <w:i/>
          <w:iCs/>
          <w:color w:val="000000" w:themeColor="text1"/>
          <w:sz w:val="24"/>
          <w:szCs w:val="24"/>
          <w:rPrChange w:id="136" w:author="Lia Greiberg" w:date="2025-09-12T15:26:00Z" w16du:dateUtc="2025-09-12T13:26:00Z">
            <w:rPr>
              <w:rFonts w:ascii="Times New Roman" w:hAnsi="Times New Roman"/>
              <w:color w:val="000000" w:themeColor="text1"/>
              <w:sz w:val="24"/>
              <w:szCs w:val="24"/>
            </w:rPr>
          </w:rPrChange>
        </w:rPr>
        <w:t>Vater/Mutter – Kind</w:t>
      </w:r>
      <w:ins w:id="137" w:author="Lia Greiberg" w:date="2025-09-12T15:26:00Z" w16du:dateUtc="2025-09-12T13:26:00Z">
        <w:r w:rsidR="00E004FE">
          <w:rPr>
            <w:rFonts w:ascii="Times New Roman" w:hAnsi="Times New Roman"/>
            <w:color w:val="000000" w:themeColor="text1"/>
            <w:sz w:val="24"/>
            <w:szCs w:val="24"/>
          </w:rPr>
          <w:t xml:space="preserve"> oder</w:t>
        </w:r>
      </w:ins>
      <w:del w:id="138" w:author="Lia Greiberg" w:date="2025-09-12T15:26:00Z" w16du:dateUtc="2025-09-12T13:26:00Z">
        <w:r w:rsidR="00FE084B" w:rsidDel="00E004FE">
          <w:rPr>
            <w:rFonts w:ascii="Times New Roman" w:hAnsi="Times New Roman"/>
            <w:color w:val="000000" w:themeColor="text1"/>
            <w:sz w:val="24"/>
            <w:szCs w:val="24"/>
          </w:rPr>
          <w:delText>,</w:delText>
        </w:r>
      </w:del>
      <w:r w:rsidR="00FE084B">
        <w:rPr>
          <w:rFonts w:ascii="Times New Roman" w:hAnsi="Times New Roman"/>
          <w:color w:val="000000" w:themeColor="text1"/>
          <w:sz w:val="24"/>
          <w:szCs w:val="24"/>
        </w:rPr>
        <w:t xml:space="preserve"> </w:t>
      </w:r>
      <w:proofErr w:type="spellStart"/>
      <w:r w:rsidR="00FE084B" w:rsidRPr="00E004FE">
        <w:rPr>
          <w:rFonts w:ascii="Times New Roman" w:hAnsi="Times New Roman"/>
          <w:i/>
          <w:iCs/>
          <w:color w:val="000000" w:themeColor="text1"/>
          <w:sz w:val="24"/>
          <w:szCs w:val="24"/>
          <w:rPrChange w:id="139" w:author="Lia Greiberg" w:date="2025-09-12T15:26:00Z" w16du:dateUtc="2025-09-12T13:26:00Z">
            <w:rPr>
              <w:rFonts w:ascii="Times New Roman" w:hAnsi="Times New Roman"/>
              <w:color w:val="000000" w:themeColor="text1"/>
              <w:sz w:val="24"/>
              <w:szCs w:val="24"/>
            </w:rPr>
          </w:rPrChange>
        </w:rPr>
        <w:t>Eh</w:t>
      </w:r>
      <w:ins w:id="140" w:author="Lia Greiberg" w:date="2025-09-12T15:25:00Z" w16du:dateUtc="2025-09-12T13:25:00Z">
        <w:r w:rsidR="00E004FE" w:rsidRPr="00E004FE">
          <w:rPr>
            <w:rFonts w:ascii="Times New Roman" w:hAnsi="Times New Roman"/>
            <w:i/>
            <w:iCs/>
            <w:color w:val="000000" w:themeColor="text1"/>
            <w:sz w:val="24"/>
            <w:szCs w:val="24"/>
            <w:rPrChange w:id="141" w:author="Lia Greiberg" w:date="2025-09-12T15:26:00Z" w16du:dateUtc="2025-09-12T13:26:00Z">
              <w:rPr>
                <w:rFonts w:ascii="Times New Roman" w:hAnsi="Times New Roman"/>
                <w:color w:val="000000" w:themeColor="text1"/>
                <w:sz w:val="24"/>
                <w:szCs w:val="24"/>
              </w:rPr>
            </w:rPrChange>
          </w:rPr>
          <w:t>e</w:t>
        </w:r>
      </w:ins>
      <w:del w:id="142" w:author="Lia Greiberg" w:date="2025-09-12T15:25:00Z" w16du:dateUtc="2025-09-12T13:25:00Z">
        <w:r w:rsidR="00FE084B" w:rsidRPr="00E004FE" w:rsidDel="00E004FE">
          <w:rPr>
            <w:rFonts w:ascii="Times New Roman" w:hAnsi="Times New Roman"/>
            <w:i/>
            <w:iCs/>
            <w:color w:val="000000" w:themeColor="text1"/>
            <w:sz w:val="24"/>
            <w:szCs w:val="24"/>
            <w:rPrChange w:id="143" w:author="Lia Greiberg" w:date="2025-09-12T15:26:00Z" w16du:dateUtc="2025-09-12T13:26:00Z">
              <w:rPr>
                <w:rFonts w:ascii="Times New Roman" w:hAnsi="Times New Roman"/>
                <w:color w:val="000000" w:themeColor="text1"/>
                <w:sz w:val="24"/>
                <w:szCs w:val="24"/>
              </w:rPr>
            </w:rPrChange>
          </w:rPr>
          <w:delText>r</w:delText>
        </w:r>
      </w:del>
      <w:r w:rsidR="00FE084B" w:rsidRPr="00E004FE">
        <w:rPr>
          <w:rFonts w:ascii="Times New Roman" w:hAnsi="Times New Roman"/>
          <w:i/>
          <w:iCs/>
          <w:color w:val="000000" w:themeColor="text1"/>
          <w:sz w:val="24"/>
          <w:szCs w:val="24"/>
          <w:rPrChange w:id="144" w:author="Lia Greiberg" w:date="2025-09-12T15:26:00Z" w16du:dateUtc="2025-09-12T13:26:00Z">
            <w:rPr>
              <w:rFonts w:ascii="Times New Roman" w:hAnsi="Times New Roman"/>
              <w:color w:val="000000" w:themeColor="text1"/>
              <w:sz w:val="24"/>
              <w:szCs w:val="24"/>
            </w:rPr>
          </w:rPrChange>
        </w:rPr>
        <w:t>partner:in</w:t>
      </w:r>
      <w:proofErr w:type="spellEnd"/>
      <w:del w:id="145" w:author="Lia Greiberg" w:date="2025-09-12T15:26:00Z" w16du:dateUtc="2025-09-12T13:26:00Z">
        <w:r w:rsidR="00FE084B" w:rsidRPr="00E004FE" w:rsidDel="00E004FE">
          <w:rPr>
            <w:rFonts w:ascii="Times New Roman" w:hAnsi="Times New Roman"/>
            <w:i/>
            <w:iCs/>
            <w:color w:val="000000" w:themeColor="text1"/>
            <w:sz w:val="24"/>
            <w:szCs w:val="24"/>
            <w:rPrChange w:id="146" w:author="Lia Greiberg" w:date="2025-09-12T15:26:00Z" w16du:dateUtc="2025-09-12T13:26:00Z">
              <w:rPr>
                <w:rFonts w:ascii="Times New Roman" w:hAnsi="Times New Roman"/>
                <w:color w:val="000000" w:themeColor="text1"/>
                <w:sz w:val="24"/>
                <w:szCs w:val="24"/>
              </w:rPr>
            </w:rPrChange>
          </w:rPr>
          <w:delText>nen</w:delText>
        </w:r>
      </w:del>
      <w:r w:rsidR="00FE084B">
        <w:rPr>
          <w:rFonts w:ascii="Times New Roman" w:hAnsi="Times New Roman"/>
          <w:color w:val="000000" w:themeColor="text1"/>
          <w:sz w:val="24"/>
          <w:szCs w:val="24"/>
        </w:rPr>
        <w:t>.</w:t>
      </w:r>
      <w:r w:rsidR="00D91EA9">
        <w:rPr>
          <w:rFonts w:ascii="Times New Roman" w:hAnsi="Times New Roman"/>
          <w:color w:val="000000" w:themeColor="text1"/>
          <w:sz w:val="24"/>
          <w:szCs w:val="24"/>
        </w:rPr>
        <w:t xml:space="preserve"> </w:t>
      </w:r>
    </w:p>
    <w:p w14:paraId="0CF60E05" w14:textId="338387DB" w:rsidR="005F415D" w:rsidRPr="00141A8C" w:rsidRDefault="005F415D" w:rsidP="00285ADA">
      <w:pPr>
        <w:pStyle w:val="GrundschriftmitEinzug"/>
        <w:spacing w:line="360" w:lineRule="auto"/>
        <w:ind w:firstLine="0"/>
        <w:rPr>
          <w:rFonts w:ascii="Times New Roman" w:hAnsi="Times New Roman"/>
          <w:color w:val="000000"/>
          <w:sz w:val="24"/>
          <w:szCs w:val="24"/>
        </w:rPr>
      </w:pPr>
      <w:r w:rsidRPr="009B4A6F">
        <w:rPr>
          <w:rFonts w:ascii="Times New Roman" w:hAnsi="Times New Roman"/>
          <w:color w:val="000000"/>
          <w:sz w:val="24"/>
          <w:szCs w:val="24"/>
        </w:rPr>
        <w:t xml:space="preserve">Trotz dieser Einschränkungen </w:t>
      </w:r>
      <w:r w:rsidR="003F7E7A">
        <w:rPr>
          <w:rFonts w:ascii="Times New Roman" w:hAnsi="Times New Roman"/>
          <w:color w:val="000000"/>
          <w:sz w:val="24"/>
          <w:szCs w:val="24"/>
        </w:rPr>
        <w:t xml:space="preserve">und der fehlerhaften Ergebnisse </w:t>
      </w:r>
      <w:r w:rsidRPr="009B4A6F">
        <w:rPr>
          <w:rFonts w:ascii="Times New Roman" w:hAnsi="Times New Roman"/>
          <w:color w:val="000000"/>
          <w:sz w:val="24"/>
          <w:szCs w:val="24"/>
        </w:rPr>
        <w:t xml:space="preserve">zeigt die RE mit einem LLM grundsätzlich Potenzial und bietet eine vielversprechende Grundlage für weitere Verbesserungen. Da es sich um </w:t>
      </w:r>
      <w:ins w:id="147" w:author="Lia Greiberg" w:date="2025-09-07T17:39:00Z" w16du:dateUtc="2025-09-07T15:39:00Z">
        <w:r w:rsidR="00FC02D9">
          <w:rPr>
            <w:rFonts w:ascii="Times New Roman" w:hAnsi="Times New Roman"/>
            <w:color w:val="000000"/>
            <w:sz w:val="24"/>
            <w:szCs w:val="24"/>
          </w:rPr>
          <w:t>d</w:t>
        </w:r>
      </w:ins>
      <w:del w:id="148" w:author="Lia Greiberg" w:date="2025-09-07T17:39:00Z" w16du:dateUtc="2025-09-07T15:39:00Z">
        <w:r w:rsidRPr="009B4A6F" w:rsidDel="00FC02D9">
          <w:rPr>
            <w:rFonts w:ascii="Times New Roman" w:hAnsi="Times New Roman"/>
            <w:color w:val="000000"/>
            <w:sz w:val="24"/>
            <w:szCs w:val="24"/>
          </w:rPr>
          <w:delText>ein</w:delText>
        </w:r>
      </w:del>
      <w:r w:rsidRPr="009B4A6F">
        <w:rPr>
          <w:rFonts w:ascii="Times New Roman" w:hAnsi="Times New Roman"/>
          <w:color w:val="000000"/>
          <w:sz w:val="24"/>
          <w:szCs w:val="24"/>
        </w:rPr>
        <w:t xml:space="preserve">en ersten Versuch mit dieser Methode </w:t>
      </w:r>
      <w:del w:id="149" w:author="Lia Greiberg" w:date="2025-09-12T16:07:00Z" w16du:dateUtc="2025-09-12T14:07:00Z">
        <w:r w:rsidRPr="00C5432E" w:rsidDel="00C5432E">
          <w:rPr>
            <w:rFonts w:ascii="Times New Roman" w:hAnsi="Times New Roman"/>
            <w:color w:val="000000"/>
            <w:sz w:val="24"/>
            <w:szCs w:val="24"/>
          </w:rPr>
          <w:delText>zur</w:delText>
        </w:r>
        <w:r w:rsidRPr="009B4A6F" w:rsidDel="00C5432E">
          <w:rPr>
            <w:rFonts w:ascii="Times New Roman" w:hAnsi="Times New Roman"/>
            <w:color w:val="000000"/>
            <w:sz w:val="24"/>
            <w:szCs w:val="24"/>
          </w:rPr>
          <w:delText xml:space="preserve"> RE </w:delText>
        </w:r>
      </w:del>
      <w:r w:rsidRPr="009B4A6F">
        <w:rPr>
          <w:rFonts w:ascii="Times New Roman" w:hAnsi="Times New Roman"/>
          <w:color w:val="000000"/>
          <w:sz w:val="24"/>
          <w:szCs w:val="24"/>
        </w:rPr>
        <w:t>handelt, besteht noch Optimierungsspielraum</w:t>
      </w:r>
      <w:r w:rsidR="003F7E7A">
        <w:rPr>
          <w:rFonts w:ascii="Times New Roman" w:hAnsi="Times New Roman"/>
          <w:color w:val="000000"/>
          <w:sz w:val="24"/>
          <w:szCs w:val="24"/>
        </w:rPr>
        <w:t>.</w:t>
      </w:r>
      <w:r w:rsidRPr="009B4A6F">
        <w:rPr>
          <w:rFonts w:ascii="Times New Roman" w:hAnsi="Times New Roman"/>
          <w:color w:val="000000"/>
          <w:sz w:val="24"/>
          <w:szCs w:val="24"/>
        </w:rPr>
        <w:t xml:space="preserve"> So könnte </w:t>
      </w:r>
      <w:del w:id="150" w:author="Lia Greiberg" w:date="2025-09-12T16:04:00Z" w16du:dateUtc="2025-09-12T14:04:00Z">
        <w:r w:rsidRPr="009B4A6F" w:rsidDel="00C5432E">
          <w:rPr>
            <w:rFonts w:ascii="Times New Roman" w:hAnsi="Times New Roman"/>
            <w:color w:val="000000"/>
            <w:sz w:val="24"/>
            <w:szCs w:val="24"/>
          </w:rPr>
          <w:delText xml:space="preserve">beispielsweise </w:delText>
        </w:r>
      </w:del>
      <w:ins w:id="151" w:author="Lia Greiberg" w:date="2025-09-12T16:04:00Z" w16du:dateUtc="2025-09-12T14:04:00Z">
        <w:r w:rsidR="00C5432E" w:rsidRPr="009B4A6F">
          <w:rPr>
            <w:rFonts w:ascii="Times New Roman" w:hAnsi="Times New Roman"/>
            <w:color w:val="000000"/>
            <w:sz w:val="24"/>
            <w:szCs w:val="24"/>
          </w:rPr>
          <w:t>b</w:t>
        </w:r>
        <w:r w:rsidR="00C5432E">
          <w:rPr>
            <w:rFonts w:ascii="Times New Roman" w:hAnsi="Times New Roman"/>
            <w:color w:val="000000"/>
            <w:sz w:val="24"/>
            <w:szCs w:val="24"/>
          </w:rPr>
          <w:t>spw.</w:t>
        </w:r>
        <w:r w:rsidR="00C5432E" w:rsidRPr="009B4A6F">
          <w:rPr>
            <w:rFonts w:ascii="Times New Roman" w:hAnsi="Times New Roman"/>
            <w:color w:val="000000"/>
            <w:sz w:val="24"/>
            <w:szCs w:val="24"/>
          </w:rPr>
          <w:t xml:space="preserve"> </w:t>
        </w:r>
      </w:ins>
      <w:r w:rsidRPr="009B4A6F">
        <w:rPr>
          <w:rFonts w:ascii="Times New Roman" w:hAnsi="Times New Roman"/>
          <w:color w:val="000000"/>
          <w:sz w:val="24"/>
          <w:szCs w:val="24"/>
        </w:rPr>
        <w:t xml:space="preserve">die </w:t>
      </w:r>
      <w:proofErr w:type="spellStart"/>
      <w:r w:rsidRPr="009B4A6F">
        <w:rPr>
          <w:rFonts w:ascii="Times New Roman" w:hAnsi="Times New Roman"/>
          <w:i/>
          <w:iCs/>
          <w:color w:val="000000"/>
          <w:sz w:val="24"/>
          <w:szCs w:val="24"/>
        </w:rPr>
        <w:t>Few</w:t>
      </w:r>
      <w:proofErr w:type="spellEnd"/>
      <w:r w:rsidRPr="009B4A6F">
        <w:rPr>
          <w:rFonts w:ascii="Times New Roman" w:hAnsi="Times New Roman"/>
          <w:i/>
          <w:iCs/>
          <w:color w:val="000000"/>
          <w:sz w:val="24"/>
          <w:szCs w:val="24"/>
        </w:rPr>
        <w:t>-Shot</w:t>
      </w:r>
      <w:r w:rsidRPr="009B4A6F">
        <w:rPr>
          <w:rFonts w:ascii="Times New Roman" w:hAnsi="Times New Roman"/>
          <w:color w:val="000000"/>
          <w:sz w:val="24"/>
          <w:szCs w:val="24"/>
        </w:rPr>
        <w:t>-Methode</w:t>
      </w:r>
      <w:del w:id="152" w:author="Lia Greiberg" w:date="2025-09-12T16:05:00Z" w16du:dateUtc="2025-09-12T14:05:00Z">
        <w:r w:rsidRPr="009B4A6F" w:rsidDel="00C5432E">
          <w:rPr>
            <w:rFonts w:ascii="Times New Roman" w:hAnsi="Times New Roman"/>
            <w:color w:val="000000"/>
            <w:sz w:val="24"/>
            <w:szCs w:val="24"/>
          </w:rPr>
          <w:delText xml:space="preserve"> eingesetzt </w:delText>
        </w:r>
        <w:r w:rsidR="00141A8C" w:rsidDel="00C5432E">
          <w:rPr>
            <w:rFonts w:ascii="Times New Roman" w:hAnsi="Times New Roman"/>
            <w:color w:val="000000"/>
            <w:sz w:val="24"/>
            <w:szCs w:val="24"/>
          </w:rPr>
          <w:delText>werden,</w:delText>
        </w:r>
      </w:del>
      <w:r w:rsidR="00141A8C">
        <w:rPr>
          <w:rFonts w:ascii="Times New Roman" w:hAnsi="Times New Roman"/>
          <w:color w:val="000000"/>
          <w:sz w:val="24"/>
          <w:szCs w:val="24"/>
        </w:rPr>
        <w:t xml:space="preserve"> mit einer</w:t>
      </w:r>
      <w:r w:rsidRPr="009B4A6F">
        <w:rPr>
          <w:rFonts w:ascii="Times New Roman" w:hAnsi="Times New Roman"/>
          <w:color w:val="000000"/>
          <w:sz w:val="24"/>
          <w:szCs w:val="24"/>
        </w:rPr>
        <w:t xml:space="preserve"> Auswahl </w:t>
      </w:r>
      <w:r w:rsidR="00141A8C">
        <w:rPr>
          <w:rFonts w:ascii="Times New Roman" w:hAnsi="Times New Roman"/>
          <w:color w:val="000000"/>
          <w:sz w:val="24"/>
          <w:szCs w:val="24"/>
        </w:rPr>
        <w:t>von</w:t>
      </w:r>
      <w:r w:rsidRPr="009B4A6F">
        <w:rPr>
          <w:rFonts w:ascii="Times New Roman" w:hAnsi="Times New Roman"/>
          <w:color w:val="000000"/>
          <w:sz w:val="24"/>
          <w:szCs w:val="24"/>
        </w:rPr>
        <w:t xml:space="preserve"> Beispielsätze</w:t>
      </w:r>
      <w:r w:rsidR="00141A8C">
        <w:rPr>
          <w:rFonts w:ascii="Times New Roman" w:hAnsi="Times New Roman"/>
          <w:color w:val="000000"/>
          <w:sz w:val="24"/>
          <w:szCs w:val="24"/>
        </w:rPr>
        <w:t>n, die gezielt auf die Schwachstellen ausgerichtet sind</w:t>
      </w:r>
      <w:ins w:id="153" w:author="Lia Greiberg" w:date="2025-09-12T16:05:00Z" w16du:dateUtc="2025-09-12T14:05:00Z">
        <w:r w:rsidR="00C5432E">
          <w:rPr>
            <w:rFonts w:ascii="Times New Roman" w:hAnsi="Times New Roman"/>
            <w:color w:val="000000"/>
            <w:sz w:val="24"/>
            <w:szCs w:val="24"/>
          </w:rPr>
          <w:t xml:space="preserve">, </w:t>
        </w:r>
        <w:r w:rsidR="00C5432E" w:rsidRPr="009B4A6F">
          <w:rPr>
            <w:rFonts w:ascii="Times New Roman" w:hAnsi="Times New Roman"/>
            <w:color w:val="000000"/>
            <w:sz w:val="24"/>
            <w:szCs w:val="24"/>
          </w:rPr>
          <w:t xml:space="preserve">eingesetzt </w:t>
        </w:r>
        <w:r w:rsidR="00C5432E">
          <w:rPr>
            <w:rFonts w:ascii="Times New Roman" w:hAnsi="Times New Roman"/>
            <w:color w:val="000000"/>
            <w:sz w:val="24"/>
            <w:szCs w:val="24"/>
          </w:rPr>
          <w:t>werden</w:t>
        </w:r>
      </w:ins>
      <w:r w:rsidRPr="009B4A6F">
        <w:rPr>
          <w:rFonts w:ascii="Times New Roman" w:hAnsi="Times New Roman"/>
          <w:color w:val="000000"/>
          <w:sz w:val="24"/>
          <w:szCs w:val="24"/>
        </w:rPr>
        <w:t>. Auch die Liste der möglichen Beziehungstypen ließe sich erweitern.</w:t>
      </w:r>
    </w:p>
    <w:p w14:paraId="79D97E0D" w14:textId="3F3B5E2A" w:rsidR="007A7361" w:rsidRPr="00D9231F" w:rsidRDefault="00D26EF5" w:rsidP="00E62F65">
      <w:pPr>
        <w:pStyle w:val="berschrift2"/>
        <w:jc w:val="both"/>
        <w:rPr>
          <w:rFonts w:ascii="Times New Roman" w:hAnsi="Times New Roman"/>
          <w:szCs w:val="26"/>
        </w:rPr>
      </w:pPr>
      <w:r w:rsidRPr="00D9231F">
        <w:rPr>
          <w:rFonts w:ascii="Times New Roman" w:hAnsi="Times New Roman"/>
          <w:szCs w:val="26"/>
        </w:rPr>
        <w:t xml:space="preserve">5.4.3 </w:t>
      </w:r>
      <w:r w:rsidR="00D9231F" w:rsidRPr="00D9231F">
        <w:rPr>
          <w:rFonts w:ascii="Times New Roman" w:hAnsi="Times New Roman"/>
          <w:szCs w:val="26"/>
        </w:rPr>
        <w:t>Entity Linking</w:t>
      </w:r>
    </w:p>
    <w:p w14:paraId="304830D3" w14:textId="420CB77E" w:rsidR="007812DB" w:rsidDel="00A445F7" w:rsidRDefault="008A02D0" w:rsidP="008A02D0">
      <w:pPr>
        <w:pStyle w:val="GrundschriftmitEinzug"/>
        <w:spacing w:line="360" w:lineRule="auto"/>
        <w:ind w:firstLine="0"/>
        <w:rPr>
          <w:del w:id="154" w:author="Lia Greiberg" w:date="2025-09-13T10:02:00Z" w16du:dateUtc="2025-09-13T08:02:00Z"/>
          <w:rFonts w:ascii="Times New Roman" w:hAnsi="Times New Roman"/>
          <w:sz w:val="24"/>
          <w:szCs w:val="24"/>
        </w:rPr>
      </w:pPr>
      <w:r>
        <w:rPr>
          <w:rFonts w:ascii="Times New Roman" w:hAnsi="Times New Roman"/>
          <w:color w:val="000000"/>
          <w:sz w:val="24"/>
          <w:szCs w:val="24"/>
        </w:rPr>
        <w:t>Entity Linking (EL)</w:t>
      </w:r>
      <w:ins w:id="155" w:author="Lia Greiberg" w:date="2025-09-07T17:41:00Z" w16du:dateUtc="2025-09-07T15:41:00Z">
        <w:r w:rsidR="00597543">
          <w:rPr>
            <w:rFonts w:ascii="Times New Roman" w:hAnsi="Times New Roman"/>
            <w:color w:val="000000"/>
            <w:sz w:val="24"/>
            <w:szCs w:val="24"/>
          </w:rPr>
          <w:t>,</w:t>
        </w:r>
      </w:ins>
      <w:r>
        <w:rPr>
          <w:rFonts w:ascii="Times New Roman" w:hAnsi="Times New Roman"/>
          <w:color w:val="000000"/>
          <w:sz w:val="24"/>
          <w:szCs w:val="24"/>
        </w:rPr>
        <w:t xml:space="preserve"> auch bekannt als </w:t>
      </w:r>
      <w:proofErr w:type="spellStart"/>
      <w:r w:rsidRPr="00777E4B">
        <w:rPr>
          <w:rFonts w:ascii="Times New Roman" w:hAnsi="Times New Roman"/>
          <w:color w:val="000000"/>
          <w:sz w:val="24"/>
          <w:szCs w:val="24"/>
        </w:rPr>
        <w:t>Named</w:t>
      </w:r>
      <w:proofErr w:type="spellEnd"/>
      <w:r w:rsidRPr="00777E4B">
        <w:rPr>
          <w:rFonts w:ascii="Times New Roman" w:hAnsi="Times New Roman"/>
          <w:color w:val="000000"/>
          <w:sz w:val="24"/>
          <w:szCs w:val="24"/>
        </w:rPr>
        <w:t xml:space="preserve"> Entity </w:t>
      </w:r>
      <w:proofErr w:type="spellStart"/>
      <w:r w:rsidRPr="00777E4B">
        <w:rPr>
          <w:rFonts w:ascii="Times New Roman" w:hAnsi="Times New Roman"/>
          <w:color w:val="000000"/>
          <w:sz w:val="24"/>
          <w:szCs w:val="24"/>
        </w:rPr>
        <w:t>Disambiguation</w:t>
      </w:r>
      <w:proofErr w:type="spellEnd"/>
      <w:r>
        <w:rPr>
          <w:rFonts w:ascii="Times New Roman" w:hAnsi="Times New Roman"/>
          <w:color w:val="000000"/>
          <w:sz w:val="24"/>
          <w:szCs w:val="24"/>
        </w:rPr>
        <w:t xml:space="preserve"> (NED) oder </w:t>
      </w:r>
      <w:r w:rsidRPr="00777E4B">
        <w:rPr>
          <w:rFonts w:ascii="Times New Roman" w:hAnsi="Times New Roman"/>
          <w:color w:val="000000"/>
          <w:sz w:val="24"/>
          <w:szCs w:val="24"/>
        </w:rPr>
        <w:t xml:space="preserve">Entity </w:t>
      </w:r>
      <w:proofErr w:type="spellStart"/>
      <w:r w:rsidRPr="00777E4B">
        <w:rPr>
          <w:rFonts w:ascii="Times New Roman" w:hAnsi="Times New Roman"/>
          <w:color w:val="000000"/>
          <w:sz w:val="24"/>
          <w:szCs w:val="24"/>
        </w:rPr>
        <w:t>Disambiguation</w:t>
      </w:r>
      <w:proofErr w:type="spellEnd"/>
      <w:ins w:id="156" w:author="Lia Greiberg" w:date="2025-09-07T17:41:00Z" w16du:dateUtc="2025-09-07T15:41:00Z">
        <w:r w:rsidR="00597543">
          <w:rPr>
            <w:rFonts w:ascii="Times New Roman" w:hAnsi="Times New Roman"/>
            <w:color w:val="000000"/>
            <w:sz w:val="24"/>
            <w:szCs w:val="24"/>
          </w:rPr>
          <w:t xml:space="preserve"> bekannt,</w:t>
        </w:r>
      </w:ins>
      <w:r>
        <w:rPr>
          <w:rFonts w:ascii="Times New Roman" w:hAnsi="Times New Roman"/>
          <w:color w:val="000000"/>
          <w:sz w:val="24"/>
          <w:szCs w:val="24"/>
        </w:rPr>
        <w:t xml:space="preserve"> etablierte sich im Forschungsfeld der Information Retrieval, </w:t>
      </w:r>
      <w:ins w:id="157" w:author="Lia Greiberg" w:date="2025-09-07T17:41:00Z" w16du:dateUtc="2025-09-07T15:41:00Z">
        <w:r w:rsidR="00597543">
          <w:rPr>
            <w:rFonts w:ascii="Times New Roman" w:hAnsi="Times New Roman"/>
            <w:color w:val="000000"/>
            <w:sz w:val="24"/>
            <w:szCs w:val="24"/>
          </w:rPr>
          <w:t xml:space="preserve">der </w:t>
        </w:r>
      </w:ins>
      <w:r>
        <w:rPr>
          <w:rFonts w:ascii="Times New Roman" w:hAnsi="Times New Roman"/>
          <w:color w:val="000000"/>
          <w:sz w:val="24"/>
          <w:szCs w:val="24"/>
        </w:rPr>
        <w:t>natürliche</w:t>
      </w:r>
      <w:ins w:id="158" w:author="Lia Greiberg" w:date="2025-09-07T17:41:00Z" w16du:dateUtc="2025-09-07T15:41:00Z">
        <w:r w:rsidR="00597543">
          <w:rPr>
            <w:rFonts w:ascii="Times New Roman" w:hAnsi="Times New Roman"/>
            <w:color w:val="000000"/>
            <w:sz w:val="24"/>
            <w:szCs w:val="24"/>
          </w:rPr>
          <w:t>n</w:t>
        </w:r>
      </w:ins>
      <w:del w:id="159" w:author="Lia Greiberg" w:date="2025-09-07T17:41:00Z" w16du:dateUtc="2025-09-07T15:41:00Z">
        <w:r w:rsidDel="00597543">
          <w:rPr>
            <w:rFonts w:ascii="Times New Roman" w:hAnsi="Times New Roman"/>
            <w:color w:val="000000"/>
            <w:sz w:val="24"/>
            <w:szCs w:val="24"/>
          </w:rPr>
          <w:delText>r</w:delText>
        </w:r>
      </w:del>
      <w:r>
        <w:rPr>
          <w:rFonts w:ascii="Times New Roman" w:hAnsi="Times New Roman"/>
          <w:color w:val="000000"/>
          <w:sz w:val="24"/>
          <w:szCs w:val="24"/>
        </w:rPr>
        <w:t xml:space="preserve"> Sprache, </w:t>
      </w:r>
      <w:ins w:id="160" w:author="Lia Greiberg" w:date="2025-09-07T17:41:00Z" w16du:dateUtc="2025-09-07T15:41:00Z">
        <w:r w:rsidR="00597543">
          <w:rPr>
            <w:rFonts w:ascii="Times New Roman" w:hAnsi="Times New Roman"/>
            <w:color w:val="000000"/>
            <w:sz w:val="24"/>
            <w:szCs w:val="24"/>
          </w:rPr>
          <w:t xml:space="preserve">des </w:t>
        </w:r>
      </w:ins>
      <w:del w:id="161" w:author="Lia Greiberg" w:date="2025-09-12T16:08:00Z" w16du:dateUtc="2025-09-12T14:08:00Z">
        <w:r w:rsidDel="00C5432E">
          <w:rPr>
            <w:rFonts w:ascii="Times New Roman" w:hAnsi="Times New Roman"/>
            <w:color w:val="000000"/>
            <w:sz w:val="24"/>
            <w:szCs w:val="24"/>
          </w:rPr>
          <w:delText>semantisch</w:delText>
        </w:r>
      </w:del>
      <w:proofErr w:type="spellStart"/>
      <w:ins w:id="162" w:author="Lia Greiberg" w:date="2025-09-12T16:08:00Z" w16du:dateUtc="2025-09-12T14:08:00Z">
        <w:r w:rsidR="00C5432E">
          <w:rPr>
            <w:rFonts w:ascii="Times New Roman" w:hAnsi="Times New Roman"/>
            <w:color w:val="000000"/>
            <w:sz w:val="24"/>
            <w:szCs w:val="24"/>
          </w:rPr>
          <w:t>Semantic</w:t>
        </w:r>
      </w:ins>
      <w:proofErr w:type="spellEnd"/>
      <w:del w:id="163" w:author="Lia Greiberg" w:date="2025-09-12T16:08:00Z" w16du:dateUtc="2025-09-12T14:08:00Z">
        <w:r w:rsidDel="00C5432E">
          <w:rPr>
            <w:rFonts w:ascii="Times New Roman" w:hAnsi="Times New Roman"/>
            <w:color w:val="000000"/>
            <w:sz w:val="24"/>
            <w:szCs w:val="24"/>
          </w:rPr>
          <w:delText>es</w:delText>
        </w:r>
      </w:del>
      <w:r>
        <w:rPr>
          <w:rFonts w:ascii="Times New Roman" w:hAnsi="Times New Roman"/>
          <w:color w:val="000000"/>
          <w:sz w:val="24"/>
          <w:szCs w:val="24"/>
        </w:rPr>
        <w:t xml:space="preserve"> Web und </w:t>
      </w:r>
      <w:del w:id="164" w:author="Lia Greiberg" w:date="2025-09-07T17:42:00Z" w16du:dateUtc="2025-09-07T15:42:00Z">
        <w:r w:rsidDel="00597543">
          <w:rPr>
            <w:rFonts w:ascii="Times New Roman" w:hAnsi="Times New Roman"/>
            <w:color w:val="000000"/>
            <w:sz w:val="24"/>
            <w:szCs w:val="24"/>
          </w:rPr>
          <w:delText xml:space="preserve">von </w:delText>
        </w:r>
      </w:del>
      <w:r>
        <w:rPr>
          <w:rFonts w:ascii="Times New Roman" w:hAnsi="Times New Roman"/>
          <w:color w:val="000000"/>
          <w:sz w:val="24"/>
          <w:szCs w:val="24"/>
        </w:rPr>
        <w:t>de</w:t>
      </w:r>
      <w:ins w:id="165" w:author="Lia Greiberg" w:date="2025-09-07T17:42:00Z" w16du:dateUtc="2025-09-07T15:42:00Z">
        <w:r w:rsidR="00597543">
          <w:rPr>
            <w:rFonts w:ascii="Times New Roman" w:hAnsi="Times New Roman"/>
            <w:color w:val="000000"/>
            <w:sz w:val="24"/>
            <w:szCs w:val="24"/>
          </w:rPr>
          <w:t>r</w:t>
        </w:r>
      </w:ins>
      <w:del w:id="166" w:author="Lia Greiberg" w:date="2025-09-07T17:42:00Z" w16du:dateUtc="2025-09-07T15:42:00Z">
        <w:r w:rsidDel="00597543">
          <w:rPr>
            <w:rFonts w:ascii="Times New Roman" w:hAnsi="Times New Roman"/>
            <w:color w:val="000000"/>
            <w:sz w:val="24"/>
            <w:szCs w:val="24"/>
          </w:rPr>
          <w:delText>n</w:delText>
        </w:r>
      </w:del>
      <w:r>
        <w:rPr>
          <w:rFonts w:ascii="Times New Roman" w:hAnsi="Times New Roman"/>
          <w:color w:val="000000"/>
          <w:sz w:val="24"/>
          <w:szCs w:val="24"/>
        </w:rPr>
        <w:t xml:space="preserve"> Datenbanken </w:t>
      </w:r>
      <w:r>
        <w:rPr>
          <w:rFonts w:ascii="Times New Roman" w:hAnsi="Times New Roman"/>
          <w:color w:val="000000"/>
          <w:sz w:val="24"/>
          <w:szCs w:val="24"/>
        </w:rPr>
        <w:fldChar w:fldCharType="begin"/>
      </w:r>
      <w:r w:rsidR="00113304">
        <w:rPr>
          <w:rFonts w:ascii="Times New Roman" w:hAnsi="Times New Roman"/>
          <w:color w:val="000000"/>
          <w:sz w:val="24"/>
          <w:szCs w:val="24"/>
        </w:rPr>
        <w:instrText xml:space="preserve"> ADDIN ZOTERO_ITEM CSL_CITATION {"citationID":"SMYUHQzL","properties":{"formattedCitation":"(Mulang et al. 2020)","plainCitation":"(Mulang et al. 2020)","dontUpdate":true,"noteIndex":0},"citationItems":[{"id":335,"uris":["http://zotero.org/users/10358077/items/ML7DWDQ5"],"itemData":{"id":335,"type":"article","abstract":"The collaborative knowledge graphs such as Wikidata excessively rely on the crowd to author the information. Since the crowd is not bound to a standard protocol for assigning entity titles, the knowledge graph is populated by non-standard, noisy, long or even sometimes awkward titles. The issue of long, implicit, and nonstandard entity representations is a challenge in Entity Linking (EL) approaches for gaining high precision and recall. Underlying KG, in general, is the source of target entities for EL approaches, however, it often contains other relevant information, such as aliases of entities (e.g., Obama and Barack Hussein Obama are aliases for the entity Barack Obama). EL models usually ignore such readily available entity attributes. In this paper, we examine the role of knowledge graph context on an attentive neural network approach for entity linking on Wikidata. Our approach contributes by exploiting the sufficient context from a KG as a source of background knowledge, which is then fed into the neural network. This approach demonstrates merit to address challenges associated with entity titles (multi-word, long, implicit, case-sensitive). Our experimental study shows approx 8% improvements over the baseline approach, and significantly outperform an end to end approach for Wikidata entity linking.","DOI":"10.48550/arXiv.1912.06214","note":"arXiv:1912.06214 [cs]","number":"arXiv:1912.06214","publisher":"arXiv","source":"arXiv.org","title":"Encoding Knowledge Graph Entity Aliases in Attentive Neural Network for Wikidata Entity Linking","URL":"http://arxiv.org/abs/1912.06214","author":[{"family":"Mulang","given":"Isaiah Onando"},{"family":"Singh","given":"Kuldeep"},{"family":"Vyas","given":"Akhilesh"},{"family":"Shekarpour","given":"Saeedeh"},{"family":"Vidal","given":"Maria Esther"},{"family":"Lehmann","given":"Jens"},{"family":"Auer","given":"Soren"}],"accessed":{"date-parts":[["2025",8,24]]},"issued":{"date-parts":[["2020",9,26]]}}}],"schema":"https://github.com/citation-style-language/schema/raw/master/csl-citation.json"} </w:instrText>
      </w:r>
      <w:r>
        <w:rPr>
          <w:rFonts w:ascii="Times New Roman" w:hAnsi="Times New Roman"/>
          <w:color w:val="000000"/>
          <w:sz w:val="24"/>
          <w:szCs w:val="24"/>
        </w:rPr>
        <w:fldChar w:fldCharType="separate"/>
      </w:r>
      <w:r>
        <w:rPr>
          <w:rFonts w:ascii="Times New Roman" w:hAnsi="Times New Roman"/>
          <w:noProof/>
          <w:color w:val="000000"/>
          <w:sz w:val="24"/>
          <w:szCs w:val="24"/>
        </w:rPr>
        <w:t>(vgl. Mulang et al. 2020: 1–2)</w:t>
      </w:r>
      <w:r>
        <w:rPr>
          <w:rFonts w:ascii="Times New Roman" w:hAnsi="Times New Roman"/>
          <w:color w:val="000000"/>
          <w:sz w:val="24"/>
          <w:szCs w:val="24"/>
        </w:rPr>
        <w:fldChar w:fldCharType="end"/>
      </w:r>
      <w:r>
        <w:rPr>
          <w:rFonts w:ascii="Times New Roman" w:hAnsi="Times New Roman"/>
          <w:color w:val="000000"/>
          <w:sz w:val="24"/>
          <w:szCs w:val="24"/>
        </w:rPr>
        <w:t xml:space="preserve">. </w:t>
      </w:r>
      <w:r w:rsidR="00DC577B" w:rsidRPr="00DC577B">
        <w:rPr>
          <w:rFonts w:ascii="Times New Roman" w:hAnsi="Times New Roman"/>
          <w:sz w:val="24"/>
          <w:szCs w:val="24"/>
        </w:rPr>
        <w:t xml:space="preserve">Wissensgraphen wie </w:t>
      </w:r>
      <w:proofErr w:type="spellStart"/>
      <w:r w:rsidR="00DC577B" w:rsidRPr="00DC577B">
        <w:rPr>
          <w:rFonts w:ascii="Times New Roman" w:hAnsi="Times New Roman"/>
          <w:sz w:val="24"/>
          <w:szCs w:val="24"/>
        </w:rPr>
        <w:t>Wikidata</w:t>
      </w:r>
      <w:proofErr w:type="spellEnd"/>
      <w:r w:rsidR="00DC577B" w:rsidRPr="00DC577B">
        <w:rPr>
          <w:rFonts w:ascii="Times New Roman" w:hAnsi="Times New Roman"/>
          <w:sz w:val="24"/>
          <w:szCs w:val="24"/>
        </w:rPr>
        <w:t xml:space="preserve"> speichern strukturierte Informationen über Personen</w:t>
      </w:r>
      <w:r w:rsidR="00DC577B">
        <w:rPr>
          <w:rFonts w:ascii="Times New Roman" w:hAnsi="Times New Roman"/>
          <w:sz w:val="24"/>
          <w:szCs w:val="24"/>
        </w:rPr>
        <w:t>, Orte oder Konzepte. Jede Entität besitzt definierte Eigenschaften und Relationen. Diese Daten erleichtern semantische Anwendungen, z.</w:t>
      </w:r>
      <w:ins w:id="167" w:author="Lia Greiberg" w:date="2025-09-07T17:42:00Z" w16du:dateUtc="2025-09-07T15:42:00Z">
        <w:r w:rsidR="00597543">
          <w:rPr>
            <w:rFonts w:ascii="Times New Roman" w:hAnsi="Times New Roman"/>
            <w:sz w:val="24"/>
            <w:szCs w:val="24"/>
          </w:rPr>
          <w:t> </w:t>
        </w:r>
      </w:ins>
      <w:r w:rsidR="00DC577B">
        <w:rPr>
          <w:rFonts w:ascii="Times New Roman" w:hAnsi="Times New Roman"/>
          <w:sz w:val="24"/>
          <w:szCs w:val="24"/>
        </w:rPr>
        <w:t>B. Suchmaschine</w:t>
      </w:r>
      <w:ins w:id="168" w:author="Lia Greiberg" w:date="2025-09-07T17:42:00Z" w16du:dateUtc="2025-09-07T15:42:00Z">
        <w:r w:rsidR="00597543">
          <w:rPr>
            <w:rFonts w:ascii="Times New Roman" w:hAnsi="Times New Roman"/>
            <w:sz w:val="24"/>
            <w:szCs w:val="24"/>
          </w:rPr>
          <w:t>n</w:t>
        </w:r>
      </w:ins>
      <w:r w:rsidR="00DC577B">
        <w:rPr>
          <w:rFonts w:ascii="Times New Roman" w:hAnsi="Times New Roman"/>
          <w:sz w:val="24"/>
          <w:szCs w:val="24"/>
        </w:rPr>
        <w:t xml:space="preserve">, die nach einer bestimmten Person suchen können. Das Hauptproblem dabei ist die Mehrdeutigkeit von Entitäten </w:t>
      </w:r>
      <w:r w:rsidR="00DC577B">
        <w:rPr>
          <w:rFonts w:ascii="Times New Roman" w:hAnsi="Times New Roman"/>
          <w:color w:val="000000"/>
          <w:sz w:val="24"/>
          <w:szCs w:val="24"/>
        </w:rPr>
        <w:fldChar w:fldCharType="begin"/>
      </w:r>
      <w:r w:rsidR="006A0D85">
        <w:rPr>
          <w:rFonts w:ascii="Times New Roman" w:hAnsi="Times New Roman"/>
          <w:color w:val="000000"/>
          <w:sz w:val="24"/>
          <w:szCs w:val="24"/>
        </w:rPr>
        <w:instrText xml:space="preserve"> ADDIN ZOTERO_ITEM CSL_CITATION {"citationID":"O2Kzfe4K","properties":{"formattedCitation":"(Sevgili et al. 2022)","plainCitation":"(Sevgili et al. 2022)","dontUpdate":true,"noteIndex":0},"citationItems":[{"id":325,"uris":["http://zotero.org/users/10358077/items/93PZ5GC3"],"itemData":{"id":325,"type":"article-journal","abstract":"This survey presents a comprehensive description of recent neural entity linking (EL) systems developed since 2015 as a result of the ?deep learning revolution? in natural language processing. Its goal is to systemize design features of neural entity linking systems and compare their performance to the remarkable classic methods on common benchmarks. This work distills a generic architecture of a neural EL system and discusses its components, such as candidate generation, mention-context encoding, and entity ranking, summarizing prominent methods for each of them. The vast variety of modifications of this general architecture are grouped by several common themes: joint entity mention detection and disambiguation, models for global linking, domain-independent techniques including zero-shot and distant supervision methods, and cross-lingual approaches. Since many neural models take advantage of entity and mention/context embeddings to represent their meaning, this work also overviews prominent entity embedding techniques. Finally, the survey touches on applications of entity linking, focusing on the recently emerged use-case of enhancing deep pre-trained masked language models based on the Transformer architecture.","container-title":"Semantic Web","DOI":"10.3233/SW-222986","ISSN":"1570-0844","issue":"3","note":"publisher: SAGE Publications","page":"527-570","source":"SAGE Journals","title":"Neural entity linking: A survey of models based on deep learning","title-short":"Neural entity linking","volume":"13","author":[{"family":"Sevgili","given":"Özge"},{"family":"Shelmanov","given":"Artem"},{"family":"Arkhipov","given":"Mikhail"},{"family":"Panchenko","given":"Alexander"},{"family":"Biemann","given":"Chris"}],"issued":{"date-parts":[["2022",4,6]]}}}],"schema":"https://github.com/citation-style-language/schema/raw/master/csl-citation.json"} </w:instrText>
      </w:r>
      <w:r w:rsidR="00DC577B">
        <w:rPr>
          <w:rFonts w:ascii="Times New Roman" w:hAnsi="Times New Roman"/>
          <w:color w:val="000000"/>
          <w:sz w:val="24"/>
          <w:szCs w:val="24"/>
        </w:rPr>
        <w:fldChar w:fldCharType="separate"/>
      </w:r>
      <w:r w:rsidR="00DC577B">
        <w:rPr>
          <w:rFonts w:ascii="Times New Roman" w:hAnsi="Times New Roman"/>
          <w:noProof/>
          <w:color w:val="000000"/>
          <w:sz w:val="24"/>
          <w:szCs w:val="24"/>
        </w:rPr>
        <w:t>(vgl. Sevgili et al. 2022: 528)</w:t>
      </w:r>
      <w:r w:rsidR="00DC577B">
        <w:rPr>
          <w:rFonts w:ascii="Times New Roman" w:hAnsi="Times New Roman"/>
          <w:color w:val="000000"/>
          <w:sz w:val="24"/>
          <w:szCs w:val="24"/>
        </w:rPr>
        <w:fldChar w:fldCharType="end"/>
      </w:r>
      <w:r w:rsidR="00DC577B">
        <w:rPr>
          <w:rFonts w:ascii="Times New Roman" w:hAnsi="Times New Roman"/>
          <w:color w:val="000000"/>
          <w:sz w:val="24"/>
          <w:szCs w:val="24"/>
        </w:rPr>
        <w:t>.</w:t>
      </w:r>
      <w:r w:rsidR="00117B7D">
        <w:rPr>
          <w:rFonts w:ascii="Times New Roman" w:hAnsi="Times New Roman"/>
          <w:color w:val="000000"/>
          <w:sz w:val="24"/>
          <w:szCs w:val="24"/>
        </w:rPr>
        <w:t xml:space="preserve"> D</w:t>
      </w:r>
      <w:r w:rsidR="00117B7D">
        <w:rPr>
          <w:rFonts w:ascii="Times New Roman" w:hAnsi="Times New Roman"/>
          <w:sz w:val="24"/>
          <w:szCs w:val="24"/>
        </w:rPr>
        <w:t xml:space="preserve">ie Erkennung dieser Entitäten ist </w:t>
      </w:r>
      <w:del w:id="169" w:author="Lia Greiberg" w:date="2025-09-12T16:11:00Z" w16du:dateUtc="2025-09-12T14:11:00Z">
        <w:r w:rsidR="00117B7D" w:rsidDel="00C5432E">
          <w:rPr>
            <w:rFonts w:ascii="Times New Roman" w:hAnsi="Times New Roman"/>
            <w:sz w:val="24"/>
            <w:szCs w:val="24"/>
          </w:rPr>
          <w:delText xml:space="preserve">nicht </w:delText>
        </w:r>
        <w:r w:rsidR="00117B7D" w:rsidRPr="00C5432E" w:rsidDel="00C5432E">
          <w:rPr>
            <w:rFonts w:ascii="Times New Roman" w:hAnsi="Times New Roman"/>
            <w:sz w:val="24"/>
            <w:szCs w:val="24"/>
          </w:rPr>
          <w:delText>trivial</w:delText>
        </w:r>
      </w:del>
      <w:ins w:id="170" w:author="Lia Greiberg" w:date="2025-09-12T16:11:00Z" w16du:dateUtc="2025-09-12T14:11:00Z">
        <w:r w:rsidR="00C5432E">
          <w:rPr>
            <w:rFonts w:ascii="Times New Roman" w:hAnsi="Times New Roman"/>
            <w:sz w:val="24"/>
            <w:szCs w:val="24"/>
          </w:rPr>
          <w:t>komplex</w:t>
        </w:r>
      </w:ins>
      <w:r w:rsidR="00117B7D">
        <w:rPr>
          <w:rFonts w:ascii="Times New Roman" w:hAnsi="Times New Roman"/>
          <w:sz w:val="24"/>
          <w:szCs w:val="24"/>
        </w:rPr>
        <w:t xml:space="preserve">. </w:t>
      </w:r>
      <w:ins w:id="171" w:author="Lia Greiberg" w:date="2025-09-12T16:18:00Z" w16du:dateUtc="2025-09-12T14:18:00Z">
        <w:r w:rsidR="00F62A7E">
          <w:rPr>
            <w:rFonts w:ascii="Times New Roman" w:hAnsi="Times New Roman"/>
            <w:sz w:val="24"/>
            <w:szCs w:val="24"/>
          </w:rPr>
          <w:t>So können g</w:t>
        </w:r>
      </w:ins>
      <w:del w:id="172" w:author="Lia Greiberg" w:date="2025-09-12T16:18:00Z" w16du:dateUtc="2025-09-12T14:18:00Z">
        <w:r w:rsidR="00117B7D" w:rsidDel="00F62A7E">
          <w:rPr>
            <w:rFonts w:ascii="Times New Roman" w:hAnsi="Times New Roman"/>
            <w:sz w:val="24"/>
            <w:szCs w:val="24"/>
          </w:rPr>
          <w:delText>G</w:delText>
        </w:r>
      </w:del>
      <w:r w:rsidR="00117B7D">
        <w:rPr>
          <w:rFonts w:ascii="Times New Roman" w:hAnsi="Times New Roman"/>
          <w:sz w:val="24"/>
          <w:szCs w:val="24"/>
        </w:rPr>
        <w:t xml:space="preserve">leiche Entitäten </w:t>
      </w:r>
      <w:del w:id="173" w:author="Lia Greiberg" w:date="2025-09-12T16:18:00Z" w16du:dateUtc="2025-09-12T14:18:00Z">
        <w:r w:rsidR="00117B7D" w:rsidDel="00F62A7E">
          <w:rPr>
            <w:rFonts w:ascii="Times New Roman" w:hAnsi="Times New Roman"/>
            <w:sz w:val="24"/>
            <w:szCs w:val="24"/>
          </w:rPr>
          <w:delText xml:space="preserve">können </w:delText>
        </w:r>
      </w:del>
      <w:r w:rsidR="00117B7D">
        <w:rPr>
          <w:rFonts w:ascii="Times New Roman" w:hAnsi="Times New Roman"/>
          <w:sz w:val="24"/>
          <w:szCs w:val="24"/>
        </w:rPr>
        <w:t>viele</w:t>
      </w:r>
      <w:del w:id="174" w:author="Lia Greiberg" w:date="2025-09-12T16:09:00Z" w16du:dateUtc="2025-09-12T14:09:00Z">
        <w:r w:rsidR="00117B7D" w:rsidDel="00C5432E">
          <w:rPr>
            <w:rFonts w:ascii="Times New Roman" w:hAnsi="Times New Roman"/>
            <w:sz w:val="24"/>
            <w:szCs w:val="24"/>
          </w:rPr>
          <w:delText>n</w:delText>
        </w:r>
      </w:del>
      <w:r w:rsidR="00117B7D">
        <w:rPr>
          <w:rFonts w:ascii="Times New Roman" w:hAnsi="Times New Roman"/>
          <w:sz w:val="24"/>
          <w:szCs w:val="24"/>
        </w:rPr>
        <w:t xml:space="preserve"> Name</w:t>
      </w:r>
      <w:ins w:id="175" w:author="Lia Greiberg" w:date="2025-09-12T16:11:00Z" w16du:dateUtc="2025-09-12T14:11:00Z">
        <w:r w:rsidR="00C5432E">
          <w:rPr>
            <w:rFonts w:ascii="Times New Roman" w:hAnsi="Times New Roman"/>
            <w:sz w:val="24"/>
            <w:szCs w:val="24"/>
          </w:rPr>
          <w:t>n</w:t>
        </w:r>
      </w:ins>
      <w:r w:rsidR="00117B7D">
        <w:rPr>
          <w:rFonts w:ascii="Times New Roman" w:hAnsi="Times New Roman"/>
          <w:sz w:val="24"/>
          <w:szCs w:val="24"/>
        </w:rPr>
        <w:t xml:space="preserve"> haben (Synonyme, Abkürzungen, Sprachvarianten) und umgekehrt</w:t>
      </w:r>
      <w:del w:id="176" w:author="Lia Greiberg" w:date="2025-09-07T17:43:00Z" w16du:dateUtc="2025-09-07T15:43:00Z">
        <w:r w:rsidR="00117B7D" w:rsidDel="00597543">
          <w:rPr>
            <w:rFonts w:ascii="Times New Roman" w:hAnsi="Times New Roman"/>
            <w:sz w:val="24"/>
            <w:szCs w:val="24"/>
          </w:rPr>
          <w:delText xml:space="preserve"> </w:delText>
        </w:r>
        <w:r w:rsidR="007812DB" w:rsidDel="00597543">
          <w:rPr>
            <w:rFonts w:ascii="Times New Roman" w:hAnsi="Times New Roman"/>
            <w:sz w:val="24"/>
            <w:szCs w:val="24"/>
          </w:rPr>
          <w:delText>sein</w:delText>
        </w:r>
      </w:del>
      <w:ins w:id="177" w:author="Lia Greiberg" w:date="2025-09-12T16:09:00Z" w16du:dateUtc="2025-09-12T14:09:00Z">
        <w:r w:rsidR="00C5432E">
          <w:rPr>
            <w:rFonts w:ascii="Times New Roman" w:hAnsi="Times New Roman"/>
            <w:sz w:val="24"/>
            <w:szCs w:val="24"/>
          </w:rPr>
          <w:t xml:space="preserve"> kann</w:t>
        </w:r>
      </w:ins>
      <w:del w:id="178" w:author="Lia Greiberg" w:date="2025-09-12T16:09:00Z" w16du:dateUtc="2025-09-12T14:09:00Z">
        <w:r w:rsidR="007812DB" w:rsidDel="00C5432E">
          <w:rPr>
            <w:rFonts w:ascii="Times New Roman" w:hAnsi="Times New Roman"/>
            <w:sz w:val="24"/>
            <w:szCs w:val="24"/>
          </w:rPr>
          <w:delText>,</w:delText>
        </w:r>
      </w:del>
      <w:r w:rsidR="007812DB">
        <w:rPr>
          <w:rFonts w:ascii="Times New Roman" w:hAnsi="Times New Roman"/>
          <w:sz w:val="24"/>
          <w:szCs w:val="24"/>
        </w:rPr>
        <w:t xml:space="preserve"> </w:t>
      </w:r>
      <w:r w:rsidR="00117B7D">
        <w:rPr>
          <w:rFonts w:ascii="Times New Roman" w:hAnsi="Times New Roman"/>
          <w:sz w:val="24"/>
          <w:szCs w:val="24"/>
        </w:rPr>
        <w:t xml:space="preserve">ein Name </w:t>
      </w:r>
      <w:del w:id="179" w:author="Lia Greiberg" w:date="2025-09-07T17:43:00Z" w16du:dateUtc="2025-09-07T15:43:00Z">
        <w:r w:rsidR="00117B7D" w:rsidDel="00597543">
          <w:rPr>
            <w:rFonts w:ascii="Times New Roman" w:hAnsi="Times New Roman"/>
            <w:sz w:val="24"/>
            <w:szCs w:val="24"/>
          </w:rPr>
          <w:delText xml:space="preserve">steht </w:delText>
        </w:r>
      </w:del>
      <w:r w:rsidR="00117B7D">
        <w:rPr>
          <w:rFonts w:ascii="Times New Roman" w:hAnsi="Times New Roman"/>
          <w:sz w:val="24"/>
          <w:szCs w:val="24"/>
        </w:rPr>
        <w:t>für mehrere Entitäten</w:t>
      </w:r>
      <w:ins w:id="180" w:author="Lia Greiberg" w:date="2025-09-07T17:43:00Z" w16du:dateUtc="2025-09-07T15:43:00Z">
        <w:r w:rsidR="00597543">
          <w:rPr>
            <w:rFonts w:ascii="Times New Roman" w:hAnsi="Times New Roman"/>
            <w:sz w:val="24"/>
            <w:szCs w:val="24"/>
          </w:rPr>
          <w:t xml:space="preserve"> stehen</w:t>
        </w:r>
      </w:ins>
      <w:r w:rsidR="00117B7D">
        <w:rPr>
          <w:rFonts w:ascii="Times New Roman" w:hAnsi="Times New Roman"/>
          <w:sz w:val="24"/>
          <w:szCs w:val="24"/>
        </w:rPr>
        <w:t xml:space="preserve"> (z. B. Neustadt) </w:t>
      </w:r>
      <w:r w:rsidR="00117B7D">
        <w:rPr>
          <w:rFonts w:ascii="Times New Roman" w:hAnsi="Times New Roman"/>
          <w:sz w:val="24"/>
          <w:szCs w:val="24"/>
        </w:rPr>
        <w:fldChar w:fldCharType="begin"/>
      </w:r>
      <w:r w:rsidR="00113304">
        <w:rPr>
          <w:rFonts w:ascii="Times New Roman" w:hAnsi="Times New Roman"/>
          <w:sz w:val="24"/>
          <w:szCs w:val="24"/>
        </w:rPr>
        <w:instrText xml:space="preserve"> ADDIN ZOTERO_ITEM CSL_CITATION {"citationID":"5fmlpJPF","properties":{"formattedCitation":"(Ege/Paschke 2021, S. 103)","plainCitation":"(Ege/Paschke 2021, S. 103)","dontUpdate":true,"noteIndex":0},"citationItems":[{"id":73,"uris":["http://zotero.org/users/10358077/items/WKK3D32Z"],"itemData":{"id":73,"type":"book","event-place":"Wiesbaden","ISBN":"978-3-658-31937-3","language":"de","license":"https://www.springer.com/tdm","note":"DOI: 10.1007/978-3-658-31938-0","publisher":"Springer Fachmedien","publisher-place":"Wiesbaden","source":"DOI.org (Crossref)","title":"Semantische Datenintelligenz im Einsatz","URL":"https://link.springer.com/10.1007/978-3-658-31938-0","editor":[{"family":"Ege","given":"Börteçin"},{"family":"Paschke","given":"Adrian"}],"accessed":{"date-parts":[["2025",4,28]]},"issued":{"date-parts":[["2021"]]}},"locator":"103"}],"schema":"https://github.com/citation-style-language/schema/raw/master/csl-citation.json"} </w:instrText>
      </w:r>
      <w:r w:rsidR="00117B7D">
        <w:rPr>
          <w:rFonts w:ascii="Times New Roman" w:hAnsi="Times New Roman"/>
          <w:sz w:val="24"/>
          <w:szCs w:val="24"/>
        </w:rPr>
        <w:fldChar w:fldCharType="separate"/>
      </w:r>
      <w:r w:rsidR="00117B7D">
        <w:rPr>
          <w:rFonts w:ascii="Times New Roman" w:hAnsi="Times New Roman"/>
          <w:noProof/>
          <w:sz w:val="24"/>
          <w:szCs w:val="24"/>
        </w:rPr>
        <w:t>(vgl. Ege/Paschke 2021: 103)</w:t>
      </w:r>
      <w:r w:rsidR="00117B7D">
        <w:rPr>
          <w:rFonts w:ascii="Times New Roman" w:hAnsi="Times New Roman"/>
          <w:sz w:val="24"/>
          <w:szCs w:val="24"/>
        </w:rPr>
        <w:fldChar w:fldCharType="end"/>
      </w:r>
      <w:r w:rsidR="00117B7D">
        <w:rPr>
          <w:rFonts w:ascii="Times New Roman" w:hAnsi="Times New Roman"/>
          <w:sz w:val="24"/>
          <w:szCs w:val="24"/>
        </w:rPr>
        <w:t>.</w:t>
      </w:r>
      <w:r w:rsidR="00070EBA">
        <w:rPr>
          <w:rFonts w:ascii="Times New Roman" w:hAnsi="Times New Roman"/>
          <w:color w:val="000000"/>
          <w:sz w:val="24"/>
          <w:szCs w:val="24"/>
        </w:rPr>
        <w:t xml:space="preserve"> </w:t>
      </w:r>
      <w:r>
        <w:rPr>
          <w:rFonts w:ascii="Times New Roman" w:hAnsi="Times New Roman"/>
          <w:sz w:val="24"/>
          <w:szCs w:val="24"/>
        </w:rPr>
        <w:lastRenderedPageBreak/>
        <w:t xml:space="preserve">Durch </w:t>
      </w:r>
      <w:ins w:id="181" w:author="Lia Greiberg" w:date="2025-09-13T09:53:00Z" w16du:dateUtc="2025-09-13T07:53:00Z">
        <w:r w:rsidR="00F875D0">
          <w:rPr>
            <w:rFonts w:ascii="Times New Roman" w:hAnsi="Times New Roman"/>
            <w:sz w:val="24"/>
            <w:szCs w:val="24"/>
          </w:rPr>
          <w:t xml:space="preserve">das </w:t>
        </w:r>
      </w:ins>
      <w:r>
        <w:rPr>
          <w:rFonts w:ascii="Times New Roman" w:hAnsi="Times New Roman"/>
          <w:sz w:val="24"/>
          <w:szCs w:val="24"/>
        </w:rPr>
        <w:t>EL</w:t>
      </w:r>
      <w:r w:rsidR="00DD6FA4">
        <w:rPr>
          <w:rFonts w:ascii="Times New Roman" w:hAnsi="Times New Roman"/>
          <w:sz w:val="24"/>
          <w:szCs w:val="24"/>
        </w:rPr>
        <w:t xml:space="preserve"> </w:t>
      </w:r>
      <w:r w:rsidR="00DC577B">
        <w:rPr>
          <w:rFonts w:ascii="Times New Roman" w:hAnsi="Times New Roman"/>
          <w:color w:val="000000"/>
          <w:sz w:val="24"/>
          <w:szCs w:val="24"/>
        </w:rPr>
        <w:t xml:space="preserve">wird </w:t>
      </w:r>
      <w:r>
        <w:rPr>
          <w:rFonts w:ascii="Times New Roman" w:hAnsi="Times New Roman"/>
          <w:color w:val="000000"/>
          <w:sz w:val="24"/>
          <w:szCs w:val="24"/>
        </w:rPr>
        <w:t xml:space="preserve">diese </w:t>
      </w:r>
      <w:r w:rsidR="00DC577B">
        <w:rPr>
          <w:rFonts w:ascii="Times New Roman" w:hAnsi="Times New Roman"/>
          <w:color w:val="000000"/>
          <w:sz w:val="24"/>
          <w:szCs w:val="24"/>
        </w:rPr>
        <w:t xml:space="preserve">Mehrdeutigkeit aufgelöst </w:t>
      </w:r>
      <w:r w:rsidR="00DC577B">
        <w:rPr>
          <w:rFonts w:ascii="Times New Roman" w:hAnsi="Times New Roman"/>
          <w:color w:val="000000"/>
          <w:sz w:val="24"/>
          <w:szCs w:val="24"/>
        </w:rPr>
        <w:fldChar w:fldCharType="begin"/>
      </w:r>
      <w:r w:rsidR="006A0D85">
        <w:rPr>
          <w:rFonts w:ascii="Times New Roman" w:hAnsi="Times New Roman"/>
          <w:color w:val="000000"/>
          <w:sz w:val="24"/>
          <w:szCs w:val="24"/>
        </w:rPr>
        <w:instrText xml:space="preserve"> ADDIN ZOTERO_ITEM CSL_CITATION {"citationID":"pXliiFFn","properties":{"formattedCitation":"(Sevgili et al. 2022)","plainCitation":"(Sevgili et al. 2022)","dontUpdate":true,"noteIndex":0},"citationItems":[{"id":325,"uris":["http://zotero.org/users/10358077/items/93PZ5GC3"],"itemData":{"id":325,"type":"article-journal","abstract":"This survey presents a comprehensive description of recent neural entity linking (EL) systems developed since 2015 as a result of the ?deep learning revolution? in natural language processing. Its goal is to systemize design features of neural entity linking systems and compare their performance to the remarkable classic methods on common benchmarks. This work distills a generic architecture of a neural EL system and discusses its components, such as candidate generation, mention-context encoding, and entity ranking, summarizing prominent methods for each of them. The vast variety of modifications of this general architecture are grouped by several common themes: joint entity mention detection and disambiguation, models for global linking, domain-independent techniques including zero-shot and distant supervision methods, and cross-lingual approaches. Since many neural models take advantage of entity and mention/context embeddings to represent their meaning, this work also overviews prominent entity embedding techniques. Finally, the survey touches on applications of entity linking, focusing on the recently emerged use-case of enhancing deep pre-trained masked language models based on the Transformer architecture.","container-title":"Semantic Web","DOI":"10.3233/SW-222986","ISSN":"1570-0844","issue":"3","note":"publisher: SAGE Publications","page":"527-570","source":"SAGE Journals","title":"Neural entity linking: A survey of models based on deep learning","title-short":"Neural entity linking","volume":"13","author":[{"family":"Sevgili","given":"Özge"},{"family":"Shelmanov","given":"Artem"},{"family":"Arkhipov","given":"Mikhail"},{"family":"Panchenko","given":"Alexander"},{"family":"Biemann","given":"Chris"}],"issued":{"date-parts":[["2022",4,6]]}}}],"schema":"https://github.com/citation-style-language/schema/raw/master/csl-citation.json"} </w:instrText>
      </w:r>
      <w:r w:rsidR="00DC577B">
        <w:rPr>
          <w:rFonts w:ascii="Times New Roman" w:hAnsi="Times New Roman"/>
          <w:color w:val="000000"/>
          <w:sz w:val="24"/>
          <w:szCs w:val="24"/>
        </w:rPr>
        <w:fldChar w:fldCharType="separate"/>
      </w:r>
      <w:r w:rsidR="00DC577B">
        <w:rPr>
          <w:rFonts w:ascii="Times New Roman" w:hAnsi="Times New Roman"/>
          <w:noProof/>
          <w:color w:val="000000"/>
          <w:sz w:val="24"/>
          <w:szCs w:val="24"/>
        </w:rPr>
        <w:t>(vgl. Sevgili et al. 2022: 528)</w:t>
      </w:r>
      <w:r w:rsidR="00DC577B">
        <w:rPr>
          <w:rFonts w:ascii="Times New Roman" w:hAnsi="Times New Roman"/>
          <w:color w:val="000000"/>
          <w:sz w:val="24"/>
          <w:szCs w:val="24"/>
        </w:rPr>
        <w:fldChar w:fldCharType="end"/>
      </w:r>
      <w:r w:rsidR="00B61BEE">
        <w:rPr>
          <w:rFonts w:ascii="Times New Roman" w:hAnsi="Times New Roman"/>
          <w:color w:val="000000"/>
          <w:sz w:val="24"/>
          <w:szCs w:val="24"/>
        </w:rPr>
        <w:t xml:space="preserve">. </w:t>
      </w:r>
      <w:r>
        <w:rPr>
          <w:rFonts w:ascii="Times New Roman" w:hAnsi="Times New Roman"/>
          <w:color w:val="000000"/>
          <w:sz w:val="24"/>
          <w:szCs w:val="24"/>
        </w:rPr>
        <w:t xml:space="preserve">Grundsätzlich umfasst </w:t>
      </w:r>
      <w:ins w:id="182" w:author="Lia Greiberg" w:date="2025-09-07T17:44:00Z" w16du:dateUtc="2025-09-07T15:44:00Z">
        <w:r w:rsidR="00436493" w:rsidRPr="00F875D0">
          <w:rPr>
            <w:rFonts w:ascii="Times New Roman" w:hAnsi="Times New Roman"/>
            <w:color w:val="000000"/>
            <w:sz w:val="24"/>
            <w:szCs w:val="24"/>
          </w:rPr>
          <w:t>das</w:t>
        </w:r>
        <w:r w:rsidR="00436493">
          <w:rPr>
            <w:rFonts w:ascii="Times New Roman" w:hAnsi="Times New Roman"/>
            <w:color w:val="000000"/>
            <w:sz w:val="24"/>
            <w:szCs w:val="24"/>
          </w:rPr>
          <w:t xml:space="preserve"> </w:t>
        </w:r>
      </w:ins>
      <w:r>
        <w:rPr>
          <w:rFonts w:ascii="Times New Roman" w:hAnsi="Times New Roman"/>
          <w:color w:val="000000"/>
          <w:sz w:val="24"/>
          <w:szCs w:val="24"/>
        </w:rPr>
        <w:t xml:space="preserve">EL zwei Aufgaben: die Erkennung von Entitäten im Text und die </w:t>
      </w:r>
      <w:r w:rsidRPr="00777E4B">
        <w:rPr>
          <w:rFonts w:ascii="Times New Roman" w:hAnsi="Times New Roman"/>
          <w:color w:val="000000"/>
          <w:sz w:val="24"/>
          <w:szCs w:val="24"/>
        </w:rPr>
        <w:t>Disambigu</w:t>
      </w:r>
      <w:r>
        <w:rPr>
          <w:rFonts w:ascii="Times New Roman" w:hAnsi="Times New Roman"/>
          <w:color w:val="000000"/>
          <w:sz w:val="24"/>
          <w:szCs w:val="24"/>
        </w:rPr>
        <w:t xml:space="preserve">ierung. Bei der Disambiguierung werden Entitäten mit Strukturen und Wissensbasen wie </w:t>
      </w:r>
      <w:proofErr w:type="spellStart"/>
      <w:r>
        <w:rPr>
          <w:rFonts w:ascii="Times New Roman" w:hAnsi="Times New Roman"/>
          <w:color w:val="000000"/>
          <w:sz w:val="24"/>
          <w:szCs w:val="24"/>
        </w:rPr>
        <w:t>Wikidata</w:t>
      </w:r>
      <w:proofErr w:type="spellEnd"/>
      <w:r>
        <w:rPr>
          <w:rFonts w:ascii="Times New Roman" w:hAnsi="Times New Roman"/>
          <w:color w:val="000000"/>
          <w:sz w:val="24"/>
          <w:szCs w:val="24"/>
        </w:rPr>
        <w:t xml:space="preserve"> verknüpft </w:t>
      </w:r>
      <w:del w:id="183" w:author="Lia Greiberg" w:date="2025-09-07T17:44:00Z" w16du:dateUtc="2025-09-07T15:44:00Z">
        <w:r w:rsidDel="00436493">
          <w:rPr>
            <w:rFonts w:ascii="Times New Roman" w:hAnsi="Times New Roman"/>
            <w:color w:val="000000"/>
            <w:sz w:val="24"/>
            <w:szCs w:val="24"/>
          </w:rPr>
          <w:delText xml:space="preserve">werden </w:delText>
        </w:r>
      </w:del>
      <w:commentRangeStart w:id="184"/>
      <w:r>
        <w:rPr>
          <w:rFonts w:ascii="Times New Roman" w:hAnsi="Times New Roman"/>
          <w:color w:val="000000"/>
          <w:sz w:val="24"/>
          <w:szCs w:val="24"/>
        </w:rPr>
        <w:fldChar w:fldCharType="begin"/>
      </w:r>
      <w:r w:rsidR="00113304">
        <w:rPr>
          <w:rFonts w:ascii="Times New Roman" w:hAnsi="Times New Roman"/>
          <w:color w:val="000000"/>
          <w:sz w:val="24"/>
          <w:szCs w:val="24"/>
        </w:rPr>
        <w:instrText xml:space="preserve"> ADDIN ZOTERO_ITEM CSL_CITATION {"citationID":"wdWsrsC6","properties":{"formattedCitation":"(Mulang et al. 2020)","plainCitation":"(Mulang et al. 2020)","dontUpdate":true,"noteIndex":0},"citationItems":[{"id":335,"uris":["http://zotero.org/users/10358077/items/ML7DWDQ5"],"itemData":{"id":335,"type":"article","abstract":"The collaborative knowledge graphs such as Wikidata excessively rely on the crowd to author the information. Since the crowd is not bound to a standard protocol for assigning entity titles, the knowledge graph is populated by non-standard, noisy, long or even sometimes awkward titles. The issue of long, implicit, and nonstandard entity representations is a challenge in Entity Linking (EL) approaches for gaining high precision and recall. Underlying KG, in general, is the source of target entities for EL approaches, however, it often contains other relevant information, such as aliases of entities (e.g., Obama and Barack Hussein Obama are aliases for the entity Barack Obama). EL models usually ignore such readily available entity attributes. In this paper, we examine the role of knowledge graph context on an attentive neural network approach for entity linking on Wikidata. Our approach contributes by exploiting the sufficient context from a KG as a source of background knowledge, which is then fed into the neural network. This approach demonstrates merit to address challenges associated with entity titles (multi-word, long, implicit, case-sensitive). Our experimental study shows approx 8% improvements over the baseline approach, and significantly outperform an end to end approach for Wikidata entity linking.","DOI":"10.48550/arXiv.1912.06214","note":"arXiv:1912.06214 [cs]","number":"arXiv:1912.06214","publisher":"arXiv","source":"arXiv.org","title":"Encoding Knowledge Graph Entity Aliases in Attentive Neural Network for Wikidata Entity Linking","URL":"http://arxiv.org/abs/1912.06214","author":[{"family":"Mulang","given":"Isaiah Onando"},{"family":"Singh","given":"Kuldeep"},{"family":"Vyas","given":"Akhilesh"},{"family":"Shekarpour","given":"Saeedeh"},{"family":"Vidal","given":"Maria Esther"},{"family":"Lehmann","given":"Jens"},{"family":"Auer","given":"Soren"}],"accessed":{"date-parts":[["2025",8,24]]},"issued":{"date-parts":[["2020",9,26]]}}}],"schema":"https://github.com/citation-style-language/schema/raw/master/csl-citation.json"} </w:instrText>
      </w:r>
      <w:r>
        <w:rPr>
          <w:rFonts w:ascii="Times New Roman" w:hAnsi="Times New Roman"/>
          <w:color w:val="000000"/>
          <w:sz w:val="24"/>
          <w:szCs w:val="24"/>
        </w:rPr>
        <w:fldChar w:fldCharType="separate"/>
      </w:r>
      <w:r>
        <w:rPr>
          <w:rFonts w:ascii="Times New Roman" w:hAnsi="Times New Roman"/>
          <w:noProof/>
          <w:color w:val="000000"/>
          <w:sz w:val="24"/>
          <w:szCs w:val="24"/>
        </w:rPr>
        <w:t>(vgl. Mulang et al. 2020: 1–2)</w:t>
      </w:r>
      <w:r>
        <w:rPr>
          <w:rFonts w:ascii="Times New Roman" w:hAnsi="Times New Roman"/>
          <w:color w:val="000000"/>
          <w:sz w:val="24"/>
          <w:szCs w:val="24"/>
        </w:rPr>
        <w:fldChar w:fldCharType="end"/>
      </w:r>
      <w:r>
        <w:rPr>
          <w:rFonts w:ascii="Times New Roman" w:hAnsi="Times New Roman"/>
          <w:color w:val="000000"/>
          <w:sz w:val="24"/>
          <w:szCs w:val="24"/>
        </w:rPr>
        <w:t xml:space="preserve">. </w:t>
      </w:r>
      <w:commentRangeEnd w:id="184"/>
      <w:r w:rsidR="00A445F7">
        <w:rPr>
          <w:rStyle w:val="Kommentarzeichen"/>
          <w:rFonts w:ascii="Times New Roman" w:hAnsi="Times New Roman"/>
        </w:rPr>
        <w:commentReference w:id="184"/>
      </w:r>
    </w:p>
    <w:p w14:paraId="17F66E72" w14:textId="77777777" w:rsidR="00A445F7" w:rsidRDefault="00A445F7" w:rsidP="008A02D0">
      <w:pPr>
        <w:pStyle w:val="GrundschriftmitEinzug"/>
        <w:spacing w:line="360" w:lineRule="auto"/>
        <w:ind w:firstLine="0"/>
        <w:rPr>
          <w:ins w:id="185" w:author="Lia Greiberg" w:date="2025-09-13T10:02:00Z" w16du:dateUtc="2025-09-13T08:02:00Z"/>
          <w:rFonts w:ascii="Times New Roman" w:hAnsi="Times New Roman"/>
          <w:color w:val="000000"/>
          <w:sz w:val="24"/>
          <w:szCs w:val="24"/>
        </w:rPr>
      </w:pPr>
    </w:p>
    <w:p w14:paraId="325DD0E5" w14:textId="363DA068" w:rsidR="00DD6FA4" w:rsidRDefault="007B061D" w:rsidP="008A02D0">
      <w:pPr>
        <w:pStyle w:val="GrundschriftmitEinzug"/>
        <w:spacing w:line="360" w:lineRule="auto"/>
        <w:ind w:firstLine="0"/>
        <w:rPr>
          <w:rFonts w:ascii="Times New Roman" w:hAnsi="Times New Roman"/>
          <w:color w:val="000000"/>
          <w:sz w:val="24"/>
          <w:szCs w:val="24"/>
        </w:rPr>
      </w:pPr>
      <w:r w:rsidRPr="00521E67">
        <w:rPr>
          <w:rFonts w:ascii="Times New Roman" w:hAnsi="Times New Roman"/>
          <w:sz w:val="24"/>
          <w:szCs w:val="24"/>
        </w:rPr>
        <w:t xml:space="preserve">Da </w:t>
      </w:r>
      <w:del w:id="186" w:author="Lia Greiberg" w:date="2025-09-13T09:55:00Z" w16du:dateUtc="2025-09-13T07:55:00Z">
        <w:r w:rsidRPr="00521E67" w:rsidDel="00F875D0">
          <w:rPr>
            <w:rFonts w:ascii="Times New Roman" w:hAnsi="Times New Roman"/>
            <w:sz w:val="24"/>
            <w:szCs w:val="24"/>
          </w:rPr>
          <w:delText xml:space="preserve">die </w:delText>
        </w:r>
      </w:del>
      <w:r w:rsidRPr="00521E67">
        <w:rPr>
          <w:rFonts w:ascii="Times New Roman" w:hAnsi="Times New Roman"/>
          <w:sz w:val="24"/>
          <w:szCs w:val="24"/>
        </w:rPr>
        <w:t xml:space="preserve">Maschinen keine indirekten Bedeutungen erkennen können, müssen </w:t>
      </w:r>
      <w:ins w:id="187" w:author="Lia Greiberg" w:date="2025-09-13T09:57:00Z" w16du:dateUtc="2025-09-13T07:57:00Z">
        <w:r w:rsidR="00A445F7">
          <w:rPr>
            <w:rFonts w:ascii="Times New Roman" w:hAnsi="Times New Roman"/>
            <w:sz w:val="24"/>
            <w:szCs w:val="24"/>
          </w:rPr>
          <w:t xml:space="preserve">die </w:t>
        </w:r>
      </w:ins>
      <w:r w:rsidRPr="00521E67">
        <w:rPr>
          <w:rFonts w:ascii="Times New Roman" w:hAnsi="Times New Roman"/>
          <w:sz w:val="24"/>
          <w:szCs w:val="24"/>
        </w:rPr>
        <w:t xml:space="preserve">Relationen zwischen </w:t>
      </w:r>
      <w:ins w:id="188" w:author="Lia Greiberg" w:date="2025-09-13T09:57:00Z" w16du:dateUtc="2025-09-13T07:57:00Z">
        <w:r w:rsidR="00A445F7">
          <w:rPr>
            <w:rFonts w:ascii="Times New Roman" w:hAnsi="Times New Roman"/>
            <w:sz w:val="24"/>
            <w:szCs w:val="24"/>
          </w:rPr>
          <w:t xml:space="preserve">den </w:t>
        </w:r>
      </w:ins>
      <w:r w:rsidRPr="00521E67">
        <w:rPr>
          <w:rFonts w:ascii="Times New Roman" w:hAnsi="Times New Roman"/>
          <w:sz w:val="24"/>
          <w:szCs w:val="24"/>
        </w:rPr>
        <w:t>Informationen eindeutig sein. Normdaten wie</w:t>
      </w:r>
      <w:ins w:id="189" w:author="Lia Greiberg" w:date="2025-09-13T09:55:00Z" w16du:dateUtc="2025-09-13T07:55:00Z">
        <w:r w:rsidR="00F875D0">
          <w:rPr>
            <w:rFonts w:ascii="Times New Roman" w:hAnsi="Times New Roman"/>
            <w:sz w:val="24"/>
            <w:szCs w:val="24"/>
          </w:rPr>
          <w:t xml:space="preserve"> die</w:t>
        </w:r>
      </w:ins>
      <w:r w:rsidRPr="00521E67">
        <w:rPr>
          <w:rFonts w:ascii="Times New Roman" w:hAnsi="Times New Roman"/>
          <w:sz w:val="24"/>
          <w:szCs w:val="24"/>
        </w:rPr>
        <w:t xml:space="preserve"> </w:t>
      </w:r>
      <w:hyperlink r:id="rId18" w:history="1">
        <w:r w:rsidRPr="00521E67">
          <w:rPr>
            <w:rStyle w:val="Hyperlink"/>
            <w:rFonts w:ascii="Times New Roman" w:hAnsi="Times New Roman"/>
            <w:sz w:val="24"/>
            <w:szCs w:val="24"/>
          </w:rPr>
          <w:t>GND-Nummer</w:t>
        </w:r>
      </w:hyperlink>
      <w:r w:rsidRPr="00521E67">
        <w:rPr>
          <w:rFonts w:ascii="Times New Roman" w:hAnsi="Times New Roman"/>
          <w:sz w:val="24"/>
          <w:szCs w:val="24"/>
        </w:rPr>
        <w:t xml:space="preserve"> (Gemeinsame Normdaten) ermöglichen diese Eindeutigkeit. Wird eine Person über </w:t>
      </w:r>
      <w:ins w:id="190" w:author="Lia Greiberg" w:date="2025-09-07T17:45:00Z" w16du:dateUtc="2025-09-07T15:45:00Z">
        <w:r w:rsidR="00E03D38">
          <w:rPr>
            <w:rFonts w:ascii="Times New Roman" w:hAnsi="Times New Roman"/>
            <w:sz w:val="24"/>
            <w:szCs w:val="24"/>
          </w:rPr>
          <w:t xml:space="preserve">die </w:t>
        </w:r>
      </w:ins>
      <w:r w:rsidRPr="00521E67">
        <w:rPr>
          <w:rFonts w:ascii="Times New Roman" w:hAnsi="Times New Roman"/>
          <w:sz w:val="24"/>
          <w:szCs w:val="24"/>
        </w:rPr>
        <w:t>GND-Nummer identifiziert, können Inhalte automatisch mit bspw.</w:t>
      </w:r>
      <w:ins w:id="191" w:author="Lia Greiberg" w:date="2025-09-07T17:45:00Z" w16du:dateUtc="2025-09-07T15:45:00Z">
        <w:r w:rsidR="00E03D38">
          <w:rPr>
            <w:rFonts w:ascii="Times New Roman" w:hAnsi="Times New Roman"/>
            <w:sz w:val="24"/>
            <w:szCs w:val="24"/>
          </w:rPr>
          <w:t xml:space="preserve"> einem</w:t>
        </w:r>
      </w:ins>
      <w:r w:rsidRPr="00521E67">
        <w:rPr>
          <w:rFonts w:ascii="Times New Roman" w:hAnsi="Times New Roman"/>
          <w:sz w:val="24"/>
          <w:szCs w:val="24"/>
        </w:rPr>
        <w:t xml:space="preserve"> </w:t>
      </w:r>
      <w:hyperlink r:id="rId19" w:history="1">
        <w:r w:rsidRPr="00521E67">
          <w:rPr>
            <w:rStyle w:val="Hyperlink"/>
            <w:rFonts w:ascii="Times New Roman" w:hAnsi="Times New Roman"/>
            <w:sz w:val="24"/>
            <w:szCs w:val="24"/>
          </w:rPr>
          <w:t>Wikipedia</w:t>
        </w:r>
      </w:hyperlink>
      <w:r w:rsidRPr="00521E67">
        <w:rPr>
          <w:rFonts w:ascii="Times New Roman" w:hAnsi="Times New Roman"/>
          <w:sz w:val="24"/>
          <w:szCs w:val="24"/>
        </w:rPr>
        <w:t xml:space="preserve">-Eintrag oder </w:t>
      </w:r>
      <w:ins w:id="192" w:author="Lia Greiberg" w:date="2025-09-07T17:45:00Z" w16du:dateUtc="2025-09-07T15:45:00Z">
        <w:r w:rsidR="00E03D38">
          <w:rPr>
            <w:rFonts w:ascii="Times New Roman" w:hAnsi="Times New Roman"/>
            <w:sz w:val="24"/>
            <w:szCs w:val="24"/>
          </w:rPr>
          <w:t xml:space="preserve">der </w:t>
        </w:r>
      </w:ins>
      <w:hyperlink r:id="rId20" w:history="1">
        <w:r w:rsidRPr="00521E67">
          <w:rPr>
            <w:rStyle w:val="Hyperlink"/>
            <w:rFonts w:ascii="Times New Roman" w:hAnsi="Times New Roman"/>
            <w:sz w:val="24"/>
            <w:szCs w:val="24"/>
          </w:rPr>
          <w:t>Deutschen Biographie</w:t>
        </w:r>
      </w:hyperlink>
      <w:r w:rsidRPr="00521E67">
        <w:rPr>
          <w:rFonts w:ascii="Times New Roman" w:hAnsi="Times New Roman"/>
          <w:sz w:val="24"/>
          <w:szCs w:val="24"/>
        </w:rPr>
        <w:t xml:space="preserve"> verknüpft werden</w:t>
      </w:r>
      <w:r w:rsidR="00B61BEE">
        <w:rPr>
          <w:rFonts w:ascii="Times New Roman" w:hAnsi="Times New Roman"/>
          <w:sz w:val="24"/>
          <w:szCs w:val="24"/>
        </w:rPr>
        <w:t xml:space="preserve"> </w:t>
      </w:r>
      <w:r w:rsidR="00B61BEE" w:rsidRPr="00521E67">
        <w:rPr>
          <w:rFonts w:ascii="Times New Roman" w:hAnsi="Times New Roman"/>
          <w:sz w:val="24"/>
          <w:szCs w:val="24"/>
        </w:rPr>
        <w:fldChar w:fldCharType="begin"/>
      </w:r>
      <w:r w:rsidR="00B61BEE" w:rsidRPr="00521E67">
        <w:rPr>
          <w:rFonts w:ascii="Times New Roman" w:hAnsi="Times New Roman"/>
          <w:sz w:val="24"/>
          <w:szCs w:val="24"/>
        </w:rPr>
        <w:instrText xml:space="preserve"> ADDIN ZOTERO_ITEM CSL_CITATION {"citationID":"vlrsETuo","properties":{"formattedCitation":"(Kamzelak 2018)","plainCitation":"(Kamzelak 2018)","dontUpdate":true,"noteIndex":0},"citationItems":[{"id":112,"uris":["http://zotero.org/users/10358077/items/ZZ7T6LKX"],"itemData":{"id":112,"type":"chapter","container-title":"Digitale Editionen im semantic web. Chancen und Grenzen von Normdaten, FRBR und RDF.","edition":"2016","ISBN":"978-3-86906-842-8","language":"de","note":"DOI: 10.25366/2018.2","publisher":"Allitera Verlag, München","source":"DOI.org (Crossref)","title":"„Ei, dem alten Herrn zoll’ ich Achtung gern“","URL":"https://nbn-resolving.org/urn:nbn:de:bsz:14-qucosa2-209533","editor":[{"family":"Richts","given":"Kristina"},{"family":"Stadler","given":"Peter"}],"author":[{"family":"Kamzelak","given":"Roland S."}],"accessed":{"date-parts":[["2025",6,30]]},"issued":{"date-parts":[["2018",3,19]]}}}],"schema":"https://github.com/citation-style-language/schema/raw/master/csl-citation.json"} </w:instrText>
      </w:r>
      <w:r w:rsidR="00B61BEE" w:rsidRPr="00521E67">
        <w:rPr>
          <w:rFonts w:ascii="Times New Roman" w:hAnsi="Times New Roman"/>
          <w:sz w:val="24"/>
          <w:szCs w:val="24"/>
        </w:rPr>
        <w:fldChar w:fldCharType="separate"/>
      </w:r>
      <w:r w:rsidR="00B61BEE" w:rsidRPr="00521E67">
        <w:rPr>
          <w:rFonts w:ascii="Times New Roman" w:hAnsi="Times New Roman"/>
          <w:noProof/>
          <w:sz w:val="24"/>
          <w:szCs w:val="24"/>
        </w:rPr>
        <w:t>(vgl. Kamzelak 2018: 426</w:t>
      </w:r>
      <w:ins w:id="193" w:author="Lia Greiberg" w:date="2025-09-13T09:59:00Z" w16du:dateUtc="2025-09-13T07:59:00Z">
        <w:r w:rsidR="00A445F7">
          <w:rPr>
            <w:rFonts w:ascii="Times New Roman" w:hAnsi="Times New Roman"/>
            <w:noProof/>
            <w:color w:val="000000"/>
            <w:sz w:val="24"/>
            <w:szCs w:val="24"/>
          </w:rPr>
          <w:t>–</w:t>
        </w:r>
      </w:ins>
      <w:del w:id="194" w:author="Lia Greiberg" w:date="2025-09-13T09:59:00Z" w16du:dateUtc="2025-09-13T07:59:00Z">
        <w:r w:rsidR="00B61BEE" w:rsidRPr="00521E67" w:rsidDel="00A445F7">
          <w:rPr>
            <w:rFonts w:ascii="Times New Roman" w:hAnsi="Times New Roman"/>
            <w:noProof/>
            <w:sz w:val="24"/>
            <w:szCs w:val="24"/>
          </w:rPr>
          <w:delText>-</w:delText>
        </w:r>
      </w:del>
      <w:r w:rsidR="00B61BEE" w:rsidRPr="00521E67">
        <w:rPr>
          <w:rFonts w:ascii="Times New Roman" w:hAnsi="Times New Roman"/>
          <w:noProof/>
          <w:sz w:val="24"/>
          <w:szCs w:val="24"/>
        </w:rPr>
        <w:t>427)</w:t>
      </w:r>
      <w:r w:rsidR="00B61BEE" w:rsidRPr="00521E67">
        <w:rPr>
          <w:rFonts w:ascii="Times New Roman" w:hAnsi="Times New Roman"/>
          <w:sz w:val="24"/>
          <w:szCs w:val="24"/>
        </w:rPr>
        <w:fldChar w:fldCharType="end"/>
      </w:r>
      <w:r w:rsidRPr="00521E67">
        <w:rPr>
          <w:rFonts w:ascii="Times New Roman" w:hAnsi="Times New Roman"/>
          <w:sz w:val="24"/>
          <w:szCs w:val="24"/>
        </w:rPr>
        <w:t>.</w:t>
      </w:r>
      <w:r w:rsidR="00A375CA">
        <w:rPr>
          <w:rFonts w:ascii="Times New Roman" w:hAnsi="Times New Roman"/>
          <w:color w:val="000000"/>
          <w:sz w:val="24"/>
          <w:szCs w:val="24"/>
        </w:rPr>
        <w:t xml:space="preserve"> </w:t>
      </w:r>
      <w:r w:rsidR="00070EBA">
        <w:rPr>
          <w:rFonts w:ascii="Times New Roman" w:hAnsi="Times New Roman"/>
          <w:color w:val="000000"/>
          <w:sz w:val="24"/>
          <w:szCs w:val="24"/>
        </w:rPr>
        <w:t xml:space="preserve">Normdatensätze sind meistens über persistente Identifikatoren </w:t>
      </w:r>
      <w:proofErr w:type="spellStart"/>
      <w:r w:rsidR="00070EBA">
        <w:rPr>
          <w:rFonts w:ascii="Times New Roman" w:hAnsi="Times New Roman"/>
          <w:color w:val="000000"/>
          <w:sz w:val="24"/>
          <w:szCs w:val="24"/>
        </w:rPr>
        <w:t>referenzierbar</w:t>
      </w:r>
      <w:proofErr w:type="spellEnd"/>
      <w:r w:rsidR="00070EBA">
        <w:rPr>
          <w:rFonts w:ascii="Times New Roman" w:hAnsi="Times New Roman"/>
          <w:color w:val="000000"/>
          <w:sz w:val="24"/>
          <w:szCs w:val="24"/>
        </w:rPr>
        <w:t xml:space="preserve">. </w:t>
      </w:r>
      <w:r w:rsidR="00B40DAE">
        <w:rPr>
          <w:rFonts w:ascii="Times New Roman" w:hAnsi="Times New Roman"/>
          <w:color w:val="000000"/>
          <w:sz w:val="24"/>
          <w:szCs w:val="24"/>
        </w:rPr>
        <w:t>Im Verknüpfungsprozess wird zunächst durch Disambiguierung der passende Normdatensatz aus den wahrscheinli</w:t>
      </w:r>
      <w:ins w:id="195" w:author="Lia Greiberg" w:date="2025-09-13T09:58:00Z" w16du:dateUtc="2025-09-13T07:58:00Z">
        <w:r w:rsidR="00A445F7">
          <w:rPr>
            <w:rFonts w:ascii="Times New Roman" w:hAnsi="Times New Roman"/>
            <w:color w:val="000000"/>
            <w:sz w:val="24"/>
            <w:szCs w:val="24"/>
          </w:rPr>
          <w:t>ch</w:t>
        </w:r>
      </w:ins>
      <w:r w:rsidR="00B40DAE">
        <w:rPr>
          <w:rFonts w:ascii="Times New Roman" w:hAnsi="Times New Roman"/>
          <w:color w:val="000000"/>
          <w:sz w:val="24"/>
          <w:szCs w:val="24"/>
        </w:rPr>
        <w:t xml:space="preserve">sten Kandidaten bestimmt. Danach erfolgt die Verknüpfung der Entitätszeichenkette </w:t>
      </w:r>
      <w:r w:rsidR="00B40DAE">
        <w:rPr>
          <w:rFonts w:ascii="Times New Roman" w:hAnsi="Times New Roman"/>
          <w:color w:val="000000"/>
          <w:sz w:val="24"/>
          <w:szCs w:val="24"/>
        </w:rPr>
        <w:fldChar w:fldCharType="begin"/>
      </w:r>
      <w:r w:rsidR="00113304">
        <w:rPr>
          <w:rFonts w:ascii="Times New Roman" w:hAnsi="Times New Roman"/>
          <w:color w:val="000000"/>
          <w:sz w:val="24"/>
          <w:szCs w:val="24"/>
        </w:rPr>
        <w:instrText xml:space="preserve"> ADDIN ZOTERO_ITEM CSL_CITATION {"citationID":"CtuV2F9T","properties":{"formattedCitation":"(Franke-Maier et al. 2021)","plainCitation":"(Franke-Maier et al. 2021)","dontUpdate":true,"noteIndex":0},"citationItems":[{"id":84,"uris":["http://zotero.org/users/10358077/items/78QC3HM3"],"itemData":{"id":84,"type":"book","ISBN":"978-3-11-069159-7","language":"de","license":"http://creativecommons.org/licenses/by/4.0","note":"DOI: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B40DAE">
        <w:rPr>
          <w:rFonts w:ascii="Times New Roman" w:hAnsi="Times New Roman"/>
          <w:color w:val="000000"/>
          <w:sz w:val="24"/>
          <w:szCs w:val="24"/>
        </w:rPr>
        <w:fldChar w:fldCharType="separate"/>
      </w:r>
      <w:r w:rsidR="00B40DAE">
        <w:rPr>
          <w:rFonts w:ascii="Times New Roman" w:hAnsi="Times New Roman"/>
          <w:noProof/>
          <w:color w:val="000000"/>
          <w:sz w:val="24"/>
          <w:szCs w:val="24"/>
        </w:rPr>
        <w:t xml:space="preserve">(vgl. Menzel et al. </w:t>
      </w:r>
      <w:r w:rsidR="00B40DAE" w:rsidRPr="00B40DAE">
        <w:rPr>
          <w:rFonts w:ascii="Times New Roman" w:hAnsi="Times New Roman"/>
          <w:noProof/>
          <w:color w:val="000000"/>
          <w:sz w:val="24"/>
          <w:szCs w:val="24"/>
          <w:highlight w:val="cyan"/>
        </w:rPr>
        <w:t>Franke-Maier et al.</w:t>
      </w:r>
      <w:r w:rsidR="00B40DAE">
        <w:rPr>
          <w:rFonts w:ascii="Times New Roman" w:hAnsi="Times New Roman"/>
          <w:noProof/>
          <w:color w:val="000000"/>
          <w:sz w:val="24"/>
          <w:szCs w:val="24"/>
        </w:rPr>
        <w:t xml:space="preserve"> 2021: 231)</w:t>
      </w:r>
      <w:r w:rsidR="00B40DAE">
        <w:rPr>
          <w:rFonts w:ascii="Times New Roman" w:hAnsi="Times New Roman"/>
          <w:color w:val="000000"/>
          <w:sz w:val="24"/>
          <w:szCs w:val="24"/>
        </w:rPr>
        <w:fldChar w:fldCharType="end"/>
      </w:r>
      <w:r w:rsidR="00B40DAE">
        <w:rPr>
          <w:rFonts w:ascii="Times New Roman" w:hAnsi="Times New Roman"/>
          <w:color w:val="000000"/>
          <w:sz w:val="24"/>
          <w:szCs w:val="24"/>
        </w:rPr>
        <w:t xml:space="preserve">. </w:t>
      </w:r>
    </w:p>
    <w:p w14:paraId="2DC5F324" w14:textId="18827BB5" w:rsidR="008A02D0" w:rsidRPr="00D21EE0" w:rsidRDefault="008A02D0" w:rsidP="008A02D0">
      <w:pPr>
        <w:pStyle w:val="GrundschriftmitEinzug"/>
        <w:spacing w:line="360" w:lineRule="auto"/>
        <w:ind w:firstLine="567"/>
        <w:rPr>
          <w:rFonts w:ascii="Times New Roman" w:hAnsi="Times New Roman"/>
          <w:color w:val="000000"/>
          <w:sz w:val="24"/>
          <w:szCs w:val="24"/>
        </w:rPr>
      </w:pPr>
      <w:r>
        <w:rPr>
          <w:rFonts w:ascii="Times New Roman" w:hAnsi="Times New Roman"/>
          <w:color w:val="000000"/>
          <w:sz w:val="24"/>
          <w:szCs w:val="24"/>
        </w:rPr>
        <w:t xml:space="preserve">Für diese Arbeit wurde </w:t>
      </w:r>
      <w:proofErr w:type="spellStart"/>
      <w:r>
        <w:rPr>
          <w:rFonts w:ascii="Times New Roman" w:hAnsi="Times New Roman"/>
          <w:color w:val="000000"/>
          <w:sz w:val="24"/>
          <w:szCs w:val="24"/>
        </w:rPr>
        <w:t>Wikidata</w:t>
      </w:r>
      <w:proofErr w:type="spellEnd"/>
      <w:r>
        <w:rPr>
          <w:rFonts w:ascii="Times New Roman" w:hAnsi="Times New Roman"/>
          <w:color w:val="000000"/>
          <w:sz w:val="24"/>
          <w:szCs w:val="24"/>
        </w:rPr>
        <w:t xml:space="preserve"> als Referenzsystem gewählt. </w:t>
      </w:r>
      <w:proofErr w:type="spellStart"/>
      <w:r>
        <w:rPr>
          <w:rFonts w:ascii="Times New Roman" w:hAnsi="Times New Roman"/>
          <w:color w:val="000000"/>
          <w:sz w:val="24"/>
          <w:szCs w:val="24"/>
        </w:rPr>
        <w:t>Wikidata</w:t>
      </w:r>
      <w:proofErr w:type="spellEnd"/>
      <w:r>
        <w:rPr>
          <w:rFonts w:ascii="Times New Roman" w:hAnsi="Times New Roman"/>
          <w:color w:val="000000"/>
          <w:sz w:val="24"/>
          <w:szCs w:val="24"/>
        </w:rPr>
        <w:t xml:space="preserve"> erweist sich</w:t>
      </w:r>
      <w:ins w:id="196" w:author="Lia Greiberg" w:date="2025-09-13T10:03:00Z" w16du:dateUtc="2025-09-13T08:03:00Z">
        <w:r w:rsidR="00A445F7">
          <w:rPr>
            <w:rFonts w:ascii="Times New Roman" w:hAnsi="Times New Roman"/>
            <w:color w:val="000000"/>
            <w:sz w:val="24"/>
            <w:szCs w:val="24"/>
          </w:rPr>
          <w:t xml:space="preserve"> als</w:t>
        </w:r>
      </w:ins>
      <w:r>
        <w:rPr>
          <w:rFonts w:ascii="Times New Roman" w:hAnsi="Times New Roman"/>
          <w:color w:val="000000"/>
          <w:sz w:val="24"/>
          <w:szCs w:val="24"/>
        </w:rPr>
        <w:t xml:space="preserve"> besonders g</w:t>
      </w:r>
      <w:ins w:id="197" w:author="Lia Greiberg" w:date="2025-09-13T10:03:00Z" w16du:dateUtc="2025-09-13T08:03:00Z">
        <w:r w:rsidR="00A445F7">
          <w:rPr>
            <w:rFonts w:ascii="Times New Roman" w:hAnsi="Times New Roman"/>
            <w:color w:val="000000"/>
            <w:sz w:val="24"/>
            <w:szCs w:val="24"/>
          </w:rPr>
          <w:t>eeignet</w:t>
        </w:r>
      </w:ins>
      <w:del w:id="198" w:author="Lia Greiberg" w:date="2025-09-13T10:03:00Z" w16du:dateUtc="2025-09-13T08:03:00Z">
        <w:r w:rsidDel="00A445F7">
          <w:rPr>
            <w:rFonts w:ascii="Times New Roman" w:hAnsi="Times New Roman"/>
            <w:color w:val="000000"/>
            <w:sz w:val="24"/>
            <w:szCs w:val="24"/>
          </w:rPr>
          <w:delText>ut</w:delText>
        </w:r>
      </w:del>
      <w:r>
        <w:rPr>
          <w:rFonts w:ascii="Times New Roman" w:hAnsi="Times New Roman"/>
          <w:color w:val="000000"/>
          <w:sz w:val="24"/>
          <w:szCs w:val="24"/>
        </w:rPr>
        <w:t xml:space="preserve">, da es eine etablierte und frei zugängliche Wissensbasis ist, die über APIs abgefragt und </w:t>
      </w:r>
      <w:r w:rsidR="007812DB">
        <w:rPr>
          <w:rFonts w:ascii="Times New Roman" w:hAnsi="Times New Roman"/>
          <w:color w:val="000000"/>
          <w:sz w:val="24"/>
          <w:szCs w:val="24"/>
        </w:rPr>
        <w:t>direkt</w:t>
      </w:r>
      <w:r>
        <w:rPr>
          <w:rFonts w:ascii="Times New Roman" w:hAnsi="Times New Roman"/>
          <w:color w:val="000000"/>
          <w:sz w:val="24"/>
          <w:szCs w:val="24"/>
        </w:rPr>
        <w:t xml:space="preserve"> in Datenverarbeitungsprozesse integriert werden kann</w:t>
      </w:r>
      <w:r w:rsidR="000E7836">
        <w:rPr>
          <w:rFonts w:ascii="Times New Roman" w:hAnsi="Times New Roman"/>
          <w:color w:val="000000"/>
          <w:sz w:val="24"/>
          <w:szCs w:val="24"/>
        </w:rPr>
        <w:t xml:space="preserve"> (vgl. </w:t>
      </w:r>
      <w:hyperlink r:id="rId21" w:history="1">
        <w:proofErr w:type="spellStart"/>
        <w:r w:rsidR="000E7836" w:rsidRPr="00C84735">
          <w:rPr>
            <w:rStyle w:val="Hyperlink"/>
            <w:rFonts w:ascii="Times New Roman" w:hAnsi="Times New Roman"/>
            <w:sz w:val="24"/>
            <w:szCs w:val="24"/>
          </w:rPr>
          <w:t>Wikidata</w:t>
        </w:r>
        <w:proofErr w:type="spellEnd"/>
        <w:r w:rsidR="000E7836" w:rsidRPr="00C84735">
          <w:rPr>
            <w:rStyle w:val="Hyperlink"/>
            <w:rFonts w:ascii="Times New Roman" w:hAnsi="Times New Roman"/>
            <w:sz w:val="24"/>
            <w:szCs w:val="24"/>
          </w:rPr>
          <w:t>-API</w:t>
        </w:r>
      </w:hyperlink>
      <w:r w:rsidR="000E7836">
        <w:rPr>
          <w:rFonts w:ascii="Times New Roman" w:hAnsi="Times New Roman"/>
          <w:color w:val="000000"/>
          <w:sz w:val="24"/>
          <w:szCs w:val="24"/>
        </w:rPr>
        <w:t>)</w:t>
      </w:r>
      <w:r>
        <w:rPr>
          <w:rFonts w:ascii="Times New Roman" w:hAnsi="Times New Roman"/>
          <w:color w:val="000000"/>
          <w:sz w:val="24"/>
          <w:szCs w:val="24"/>
        </w:rPr>
        <w:t>. Darüber hinaus war für das Projekt entscheidend, dass bereits zahlreiche Personen der Herrnhuter Brüdergemeine durch die Vorarbeiten der SLUB und andere</w:t>
      </w:r>
      <w:r w:rsidR="007812DB">
        <w:rPr>
          <w:rFonts w:ascii="Times New Roman" w:hAnsi="Times New Roman"/>
          <w:color w:val="000000"/>
          <w:sz w:val="24"/>
          <w:szCs w:val="24"/>
        </w:rPr>
        <w:t>r</w:t>
      </w:r>
      <w:r>
        <w:rPr>
          <w:rFonts w:ascii="Times New Roman" w:hAnsi="Times New Roman"/>
          <w:color w:val="000000"/>
          <w:sz w:val="24"/>
          <w:szCs w:val="24"/>
        </w:rPr>
        <w:t xml:space="preserve"> Einrichtungen in </w:t>
      </w:r>
      <w:proofErr w:type="spellStart"/>
      <w:r>
        <w:rPr>
          <w:rFonts w:ascii="Times New Roman" w:hAnsi="Times New Roman"/>
          <w:color w:val="000000"/>
          <w:sz w:val="24"/>
          <w:szCs w:val="24"/>
        </w:rPr>
        <w:t>Wikidata</w:t>
      </w:r>
      <w:proofErr w:type="spellEnd"/>
      <w:r>
        <w:rPr>
          <w:rFonts w:ascii="Times New Roman" w:hAnsi="Times New Roman"/>
          <w:color w:val="000000"/>
          <w:sz w:val="24"/>
          <w:szCs w:val="24"/>
        </w:rPr>
        <w:t xml:space="preserve"> erfasst wurden. Diese Daten wurden im Projekt </w:t>
      </w:r>
      <w:proofErr w:type="spellStart"/>
      <w:r>
        <w:rPr>
          <w:rFonts w:ascii="Times New Roman" w:hAnsi="Times New Roman"/>
          <w:i/>
          <w:iCs/>
          <w:color w:val="000000"/>
          <w:sz w:val="24"/>
          <w:szCs w:val="24"/>
        </w:rPr>
        <w:t>Moravian</w:t>
      </w:r>
      <w:proofErr w:type="spellEnd"/>
      <w:r>
        <w:rPr>
          <w:rFonts w:ascii="Times New Roman" w:hAnsi="Times New Roman"/>
          <w:i/>
          <w:iCs/>
          <w:color w:val="000000"/>
          <w:sz w:val="24"/>
          <w:szCs w:val="24"/>
        </w:rPr>
        <w:t xml:space="preserve"> Knowledge Network Research </w:t>
      </w:r>
      <w:r>
        <w:rPr>
          <w:rFonts w:ascii="Times New Roman" w:hAnsi="Times New Roman"/>
          <w:color w:val="000000"/>
          <w:sz w:val="24"/>
          <w:szCs w:val="24"/>
        </w:rPr>
        <w:t>zusammengeführt. Auf diese Weise konnte</w:t>
      </w:r>
      <w:ins w:id="199" w:author="Lia Greiberg" w:date="2025-09-07T17:48:00Z" w16du:dateUtc="2025-09-07T15:48:00Z">
        <w:r w:rsidR="00773E4F">
          <w:rPr>
            <w:rFonts w:ascii="Times New Roman" w:hAnsi="Times New Roman"/>
            <w:color w:val="000000"/>
            <w:sz w:val="24"/>
            <w:szCs w:val="24"/>
          </w:rPr>
          <w:t xml:space="preserve"> auf</w:t>
        </w:r>
      </w:ins>
      <w:del w:id="200" w:author="Lia Greiberg" w:date="2025-09-07T17:48:00Z" w16du:dateUtc="2025-09-07T15:48:00Z">
        <w:r w:rsidDel="00773E4F">
          <w:rPr>
            <w:rFonts w:ascii="Times New Roman" w:hAnsi="Times New Roman"/>
            <w:color w:val="000000"/>
            <w:sz w:val="24"/>
            <w:szCs w:val="24"/>
          </w:rPr>
          <w:delText>n</w:delText>
        </w:r>
      </w:del>
      <w:r>
        <w:rPr>
          <w:rFonts w:ascii="Times New Roman" w:hAnsi="Times New Roman"/>
          <w:color w:val="000000"/>
          <w:sz w:val="24"/>
          <w:szCs w:val="24"/>
        </w:rPr>
        <w:t xml:space="preserve"> </w:t>
      </w:r>
      <w:r w:rsidRPr="00A445F7">
        <w:rPr>
          <w:rFonts w:ascii="Times New Roman" w:hAnsi="Times New Roman"/>
          <w:color w:val="000000"/>
          <w:sz w:val="24"/>
          <w:szCs w:val="24"/>
        </w:rPr>
        <w:t>die</w:t>
      </w:r>
      <w:del w:id="201" w:author="Lia Greiberg" w:date="2025-09-13T10:04:00Z" w16du:dateUtc="2025-09-13T08:04:00Z">
        <w:r w:rsidRPr="00A445F7" w:rsidDel="00A445F7">
          <w:rPr>
            <w:rFonts w:ascii="Times New Roman" w:hAnsi="Times New Roman"/>
            <w:color w:val="000000"/>
            <w:sz w:val="24"/>
            <w:szCs w:val="24"/>
          </w:rPr>
          <w:delText>se</w:delText>
        </w:r>
      </w:del>
      <w:r>
        <w:rPr>
          <w:rFonts w:ascii="Times New Roman" w:hAnsi="Times New Roman"/>
          <w:color w:val="000000"/>
          <w:sz w:val="24"/>
          <w:szCs w:val="24"/>
        </w:rPr>
        <w:t xml:space="preserve"> bestehenden Daten zurückgegriffen und </w:t>
      </w:r>
      <w:ins w:id="202" w:author="Lia Greiberg" w:date="2025-09-13T10:05:00Z" w16du:dateUtc="2025-09-13T08:05:00Z">
        <w:r w:rsidR="00831429">
          <w:rPr>
            <w:rFonts w:ascii="Times New Roman" w:hAnsi="Times New Roman"/>
            <w:color w:val="000000"/>
            <w:sz w:val="24"/>
            <w:szCs w:val="24"/>
          </w:rPr>
          <w:t xml:space="preserve">diese </w:t>
        </w:r>
      </w:ins>
      <w:r>
        <w:rPr>
          <w:rFonts w:ascii="Times New Roman" w:hAnsi="Times New Roman"/>
          <w:color w:val="000000"/>
          <w:sz w:val="24"/>
          <w:szCs w:val="24"/>
        </w:rPr>
        <w:t xml:space="preserve">durch weitere Informationen ergänzt und angereichert werden. </w:t>
      </w:r>
    </w:p>
    <w:p w14:paraId="37D625E1" w14:textId="30612D82" w:rsidR="000E7836" w:rsidRDefault="000E7836" w:rsidP="000E7836">
      <w:pPr>
        <w:pStyle w:val="GrundschriftmitEinzug"/>
        <w:spacing w:line="360" w:lineRule="auto"/>
        <w:ind w:firstLine="567"/>
        <w:rPr>
          <w:rFonts w:ascii="Times New Roman" w:hAnsi="Times New Roman"/>
          <w:color w:val="000000"/>
          <w:sz w:val="24"/>
          <w:szCs w:val="24"/>
        </w:rPr>
      </w:pPr>
      <w:r>
        <w:rPr>
          <w:rFonts w:ascii="Times New Roman" w:hAnsi="Times New Roman"/>
          <w:color w:val="000000"/>
          <w:sz w:val="24"/>
          <w:szCs w:val="24"/>
        </w:rPr>
        <w:t>F</w:t>
      </w:r>
      <w:r w:rsidR="00DD6FA4">
        <w:rPr>
          <w:rFonts w:ascii="Times New Roman" w:hAnsi="Times New Roman"/>
          <w:color w:val="000000"/>
          <w:sz w:val="24"/>
          <w:szCs w:val="24"/>
        </w:rPr>
        <w:t xml:space="preserve">ür </w:t>
      </w:r>
      <w:r>
        <w:rPr>
          <w:rFonts w:ascii="Times New Roman" w:hAnsi="Times New Roman"/>
          <w:color w:val="000000"/>
          <w:sz w:val="24"/>
          <w:szCs w:val="24"/>
        </w:rPr>
        <w:t xml:space="preserve">die weitere Arbeit </w:t>
      </w:r>
      <w:r w:rsidR="00C6437E">
        <w:rPr>
          <w:rFonts w:ascii="Times New Roman" w:hAnsi="Times New Roman"/>
          <w:color w:val="000000"/>
          <w:sz w:val="24"/>
          <w:szCs w:val="24"/>
        </w:rPr>
        <w:t xml:space="preserve">wurde die </w:t>
      </w:r>
      <w:r w:rsidR="00DD6FA4">
        <w:rPr>
          <w:rFonts w:ascii="Times New Roman" w:hAnsi="Times New Roman"/>
          <w:color w:val="000000"/>
          <w:sz w:val="24"/>
          <w:szCs w:val="24"/>
        </w:rPr>
        <w:t>bereinigte</w:t>
      </w:r>
      <w:r w:rsidR="00C6437E">
        <w:rPr>
          <w:rFonts w:ascii="Times New Roman" w:hAnsi="Times New Roman"/>
          <w:color w:val="000000"/>
          <w:sz w:val="24"/>
          <w:szCs w:val="24"/>
        </w:rPr>
        <w:t xml:space="preserve"> JSON-Datei mit den Tripeln in eine </w:t>
      </w:r>
      <w:r w:rsidR="00E138EF">
        <w:rPr>
          <w:rFonts w:ascii="Times New Roman" w:hAnsi="Times New Roman"/>
          <w:color w:val="000000"/>
          <w:sz w:val="24"/>
          <w:szCs w:val="24"/>
        </w:rPr>
        <w:t xml:space="preserve">Excel-Tabelle konvertiert. </w:t>
      </w:r>
      <w:r w:rsidR="00E45A19">
        <w:rPr>
          <w:rFonts w:ascii="Times New Roman" w:hAnsi="Times New Roman"/>
          <w:color w:val="000000"/>
          <w:sz w:val="24"/>
          <w:szCs w:val="24"/>
        </w:rPr>
        <w:t>Zu</w:t>
      </w:r>
      <w:r w:rsidR="00BE41FB">
        <w:rPr>
          <w:rFonts w:ascii="Times New Roman" w:hAnsi="Times New Roman"/>
          <w:color w:val="000000"/>
          <w:sz w:val="24"/>
          <w:szCs w:val="24"/>
        </w:rPr>
        <w:t>nächst</w:t>
      </w:r>
      <w:r w:rsidR="00E45A19">
        <w:rPr>
          <w:rFonts w:ascii="Times New Roman" w:hAnsi="Times New Roman"/>
          <w:color w:val="000000"/>
          <w:sz w:val="24"/>
          <w:szCs w:val="24"/>
        </w:rPr>
        <w:t xml:space="preserve"> wurden u</w:t>
      </w:r>
      <w:r w:rsidR="00BD56D5">
        <w:rPr>
          <w:rFonts w:ascii="Times New Roman" w:hAnsi="Times New Roman"/>
          <w:color w:val="000000"/>
          <w:sz w:val="24"/>
          <w:szCs w:val="24"/>
        </w:rPr>
        <w:t xml:space="preserve">nterschiedliche Formulierungen derselben Relation auf </w:t>
      </w:r>
      <w:r w:rsidR="00BE41FB">
        <w:rPr>
          <w:rFonts w:ascii="Times New Roman" w:hAnsi="Times New Roman"/>
          <w:color w:val="000000"/>
          <w:sz w:val="24"/>
          <w:szCs w:val="24"/>
        </w:rPr>
        <w:t>ein</w:t>
      </w:r>
      <w:ins w:id="203" w:author="Lia Greiberg" w:date="2025-09-13T10:07:00Z" w16du:dateUtc="2025-09-13T08:07:00Z">
        <w:r w:rsidR="00831429">
          <w:rPr>
            <w:rFonts w:ascii="Times New Roman" w:hAnsi="Times New Roman"/>
            <w:color w:val="000000"/>
            <w:sz w:val="24"/>
            <w:szCs w:val="24"/>
          </w:rPr>
          <w:t>em</w:t>
        </w:r>
      </w:ins>
      <w:r w:rsidR="00BE41FB">
        <w:rPr>
          <w:rFonts w:ascii="Times New Roman" w:hAnsi="Times New Roman"/>
          <w:color w:val="000000"/>
          <w:sz w:val="24"/>
          <w:szCs w:val="24"/>
        </w:rPr>
        <w:t xml:space="preserve"> einheitliche</w:t>
      </w:r>
      <w:ins w:id="204" w:author="Lia Greiberg" w:date="2025-09-13T10:07:00Z" w16du:dateUtc="2025-09-13T08:07:00Z">
        <w:r w:rsidR="00831429">
          <w:rPr>
            <w:rFonts w:ascii="Times New Roman" w:hAnsi="Times New Roman"/>
            <w:color w:val="000000"/>
            <w:sz w:val="24"/>
            <w:szCs w:val="24"/>
          </w:rPr>
          <w:t>n</w:t>
        </w:r>
      </w:ins>
      <w:del w:id="205" w:author="Lia Greiberg" w:date="2025-09-13T10:07:00Z" w16du:dateUtc="2025-09-13T08:07:00Z">
        <w:r w:rsidR="00BE41FB" w:rsidDel="00831429">
          <w:rPr>
            <w:rFonts w:ascii="Times New Roman" w:hAnsi="Times New Roman"/>
            <w:color w:val="000000"/>
            <w:sz w:val="24"/>
            <w:szCs w:val="24"/>
          </w:rPr>
          <w:delText>s</w:delText>
        </w:r>
      </w:del>
      <w:r w:rsidR="00BD56D5">
        <w:rPr>
          <w:rFonts w:ascii="Times New Roman" w:hAnsi="Times New Roman"/>
          <w:color w:val="000000"/>
          <w:sz w:val="24"/>
          <w:szCs w:val="24"/>
        </w:rPr>
        <w:t xml:space="preserve"> </w:t>
      </w:r>
      <w:proofErr w:type="spellStart"/>
      <w:r w:rsidR="00BD56D5">
        <w:rPr>
          <w:rFonts w:ascii="Times New Roman" w:hAnsi="Times New Roman"/>
          <w:color w:val="000000"/>
          <w:sz w:val="24"/>
          <w:szCs w:val="24"/>
        </w:rPr>
        <w:t>Wikidata</w:t>
      </w:r>
      <w:proofErr w:type="spellEnd"/>
      <w:r w:rsidR="00BD56D5">
        <w:rPr>
          <w:rFonts w:ascii="Times New Roman" w:hAnsi="Times New Roman"/>
          <w:color w:val="000000"/>
          <w:sz w:val="24"/>
          <w:szCs w:val="24"/>
        </w:rPr>
        <w:t xml:space="preserve">-Prädikat abgebildet. </w:t>
      </w:r>
      <w:r w:rsidR="0099572C">
        <w:rPr>
          <w:rFonts w:ascii="Times New Roman" w:hAnsi="Times New Roman"/>
          <w:color w:val="000000"/>
          <w:sz w:val="24"/>
          <w:szCs w:val="24"/>
        </w:rPr>
        <w:t xml:space="preserve">Danach </w:t>
      </w:r>
      <w:r w:rsidR="00BE41FB">
        <w:rPr>
          <w:rFonts w:ascii="Times New Roman" w:hAnsi="Times New Roman"/>
          <w:color w:val="000000"/>
          <w:sz w:val="24"/>
          <w:szCs w:val="24"/>
        </w:rPr>
        <w:t>erfolgte</w:t>
      </w:r>
      <w:r w:rsidR="0099572C">
        <w:rPr>
          <w:rFonts w:ascii="Times New Roman" w:hAnsi="Times New Roman"/>
          <w:color w:val="000000"/>
          <w:sz w:val="24"/>
          <w:szCs w:val="24"/>
        </w:rPr>
        <w:t xml:space="preserve"> mit</w:t>
      </w:r>
      <w:r w:rsidR="00BE41FB">
        <w:rPr>
          <w:rFonts w:ascii="Times New Roman" w:hAnsi="Times New Roman"/>
          <w:color w:val="000000"/>
          <w:sz w:val="24"/>
          <w:szCs w:val="24"/>
        </w:rPr>
        <w:t>hilfe</w:t>
      </w:r>
      <w:r w:rsidR="0099572C">
        <w:rPr>
          <w:rFonts w:ascii="Times New Roman" w:hAnsi="Times New Roman"/>
          <w:color w:val="000000"/>
          <w:sz w:val="24"/>
          <w:szCs w:val="24"/>
        </w:rPr>
        <w:t xml:space="preserve"> </w:t>
      </w:r>
      <w:ins w:id="206" w:author="Lia Greiberg" w:date="2025-09-13T10:07:00Z" w16du:dateUtc="2025-09-13T08:07:00Z">
        <w:r w:rsidR="00831429">
          <w:rPr>
            <w:rFonts w:ascii="Times New Roman" w:hAnsi="Times New Roman"/>
            <w:color w:val="000000"/>
            <w:sz w:val="24"/>
            <w:szCs w:val="24"/>
          </w:rPr>
          <w:t xml:space="preserve">der </w:t>
        </w:r>
      </w:ins>
      <w:proofErr w:type="spellStart"/>
      <w:r w:rsidR="0099572C">
        <w:rPr>
          <w:rFonts w:ascii="Times New Roman" w:hAnsi="Times New Roman"/>
          <w:color w:val="000000"/>
          <w:sz w:val="24"/>
          <w:szCs w:val="24"/>
        </w:rPr>
        <w:t>Wikidata</w:t>
      </w:r>
      <w:proofErr w:type="spellEnd"/>
      <w:r w:rsidR="0099572C">
        <w:rPr>
          <w:rFonts w:ascii="Times New Roman" w:hAnsi="Times New Roman"/>
          <w:color w:val="000000"/>
          <w:sz w:val="24"/>
          <w:szCs w:val="24"/>
        </w:rPr>
        <w:t xml:space="preserve">-API die </w:t>
      </w:r>
      <w:r w:rsidR="00BE41FB">
        <w:rPr>
          <w:rFonts w:ascii="Times New Roman" w:hAnsi="Times New Roman"/>
          <w:color w:val="000000"/>
          <w:sz w:val="24"/>
          <w:szCs w:val="24"/>
        </w:rPr>
        <w:t xml:space="preserve">automatische Zuordnung der gewonnenen </w:t>
      </w:r>
      <w:r w:rsidR="0099572C">
        <w:rPr>
          <w:rFonts w:ascii="Times New Roman" w:hAnsi="Times New Roman"/>
          <w:color w:val="000000"/>
          <w:sz w:val="24"/>
          <w:szCs w:val="24"/>
        </w:rPr>
        <w:t xml:space="preserve">Subjekte, Prädikate und Objekte </w:t>
      </w:r>
      <w:r w:rsidR="00BE41FB">
        <w:rPr>
          <w:rFonts w:ascii="Times New Roman" w:hAnsi="Times New Roman"/>
          <w:color w:val="000000"/>
          <w:sz w:val="24"/>
          <w:szCs w:val="24"/>
        </w:rPr>
        <w:t>zu den entsprechenden</w:t>
      </w:r>
      <w:r w:rsidR="0099572C">
        <w:rPr>
          <w:rFonts w:ascii="Times New Roman" w:hAnsi="Times New Roman"/>
          <w:color w:val="000000"/>
          <w:sz w:val="24"/>
          <w:szCs w:val="24"/>
        </w:rPr>
        <w:t xml:space="preserve"> Q- und P-ID</w:t>
      </w:r>
      <w:r w:rsidR="00BE41FB">
        <w:rPr>
          <w:rFonts w:ascii="Times New Roman" w:hAnsi="Times New Roman"/>
          <w:color w:val="000000"/>
          <w:sz w:val="24"/>
          <w:szCs w:val="24"/>
        </w:rPr>
        <w:t>s.</w:t>
      </w:r>
      <w:r w:rsidR="0099572C">
        <w:rPr>
          <w:rFonts w:ascii="Times New Roman" w:hAnsi="Times New Roman"/>
          <w:color w:val="000000"/>
          <w:sz w:val="24"/>
          <w:szCs w:val="24"/>
        </w:rPr>
        <w:t xml:space="preserve"> Information</w:t>
      </w:r>
      <w:r w:rsidR="00BE41FB">
        <w:rPr>
          <w:rFonts w:ascii="Times New Roman" w:hAnsi="Times New Roman"/>
          <w:color w:val="000000"/>
          <w:sz w:val="24"/>
          <w:szCs w:val="24"/>
        </w:rPr>
        <w:t>en</w:t>
      </w:r>
      <w:r w:rsidR="0099572C">
        <w:rPr>
          <w:rFonts w:ascii="Times New Roman" w:hAnsi="Times New Roman"/>
          <w:color w:val="000000"/>
          <w:sz w:val="24"/>
          <w:szCs w:val="24"/>
        </w:rPr>
        <w:t xml:space="preserve">, die nicht </w:t>
      </w:r>
      <w:r w:rsidR="00DD6FA4">
        <w:rPr>
          <w:rFonts w:ascii="Times New Roman" w:hAnsi="Times New Roman"/>
          <w:color w:val="000000"/>
          <w:sz w:val="24"/>
          <w:szCs w:val="24"/>
        </w:rPr>
        <w:t>identifiziert</w:t>
      </w:r>
      <w:r w:rsidR="0099572C">
        <w:rPr>
          <w:rFonts w:ascii="Times New Roman" w:hAnsi="Times New Roman"/>
          <w:color w:val="000000"/>
          <w:sz w:val="24"/>
          <w:szCs w:val="24"/>
        </w:rPr>
        <w:t xml:space="preserve"> wurde</w:t>
      </w:r>
      <w:r w:rsidR="00B03128">
        <w:rPr>
          <w:rFonts w:ascii="Times New Roman" w:hAnsi="Times New Roman"/>
          <w:color w:val="000000"/>
          <w:sz w:val="24"/>
          <w:szCs w:val="24"/>
        </w:rPr>
        <w:t>n</w:t>
      </w:r>
      <w:r w:rsidR="0099572C">
        <w:rPr>
          <w:rFonts w:ascii="Times New Roman" w:hAnsi="Times New Roman"/>
          <w:color w:val="000000"/>
          <w:sz w:val="24"/>
          <w:szCs w:val="24"/>
        </w:rPr>
        <w:t>, blieb</w:t>
      </w:r>
      <w:r w:rsidR="00BE41FB">
        <w:rPr>
          <w:rFonts w:ascii="Times New Roman" w:hAnsi="Times New Roman"/>
          <w:color w:val="000000"/>
          <w:sz w:val="24"/>
          <w:szCs w:val="24"/>
        </w:rPr>
        <w:t>en</w:t>
      </w:r>
      <w:r w:rsidR="0099572C">
        <w:rPr>
          <w:rFonts w:ascii="Times New Roman" w:hAnsi="Times New Roman"/>
          <w:color w:val="000000"/>
          <w:sz w:val="24"/>
          <w:szCs w:val="24"/>
        </w:rPr>
        <w:t xml:space="preserve"> leer und wurde</w:t>
      </w:r>
      <w:r w:rsidR="00BE41FB">
        <w:rPr>
          <w:rFonts w:ascii="Times New Roman" w:hAnsi="Times New Roman"/>
          <w:color w:val="000000"/>
          <w:sz w:val="24"/>
          <w:szCs w:val="24"/>
        </w:rPr>
        <w:t>n</w:t>
      </w:r>
      <w:r w:rsidR="0099572C">
        <w:rPr>
          <w:rFonts w:ascii="Times New Roman" w:hAnsi="Times New Roman"/>
          <w:color w:val="000000"/>
          <w:sz w:val="24"/>
          <w:szCs w:val="24"/>
        </w:rPr>
        <w:t xml:space="preserve"> händig </w:t>
      </w:r>
      <w:r w:rsidR="00BE41FB">
        <w:rPr>
          <w:rFonts w:ascii="Times New Roman" w:hAnsi="Times New Roman"/>
          <w:color w:val="000000"/>
          <w:sz w:val="24"/>
          <w:szCs w:val="24"/>
        </w:rPr>
        <w:t>ergänzt</w:t>
      </w:r>
      <w:r w:rsidR="0099572C">
        <w:rPr>
          <w:rFonts w:ascii="Times New Roman" w:hAnsi="Times New Roman"/>
          <w:color w:val="000000"/>
          <w:sz w:val="24"/>
          <w:szCs w:val="24"/>
        </w:rPr>
        <w:t>.</w:t>
      </w:r>
      <w:r w:rsidR="00A227B8">
        <w:rPr>
          <w:rFonts w:ascii="Times New Roman" w:hAnsi="Times New Roman"/>
          <w:color w:val="000000"/>
          <w:sz w:val="24"/>
          <w:szCs w:val="24"/>
        </w:rPr>
        <w:t xml:space="preserve"> </w:t>
      </w:r>
      <w:r w:rsidR="007812DB">
        <w:rPr>
          <w:rFonts w:ascii="Times New Roman" w:hAnsi="Times New Roman"/>
          <w:color w:val="000000"/>
          <w:sz w:val="24"/>
          <w:szCs w:val="24"/>
        </w:rPr>
        <w:t xml:space="preserve">Dabei zeigten sich zwei Fälle: Entweder ließ sich der Name einer Entität aufgrund von Mehrdeutigkeit nicht eindeutig identifizieren, oder die betreffende Person war in </w:t>
      </w:r>
      <w:proofErr w:type="spellStart"/>
      <w:r w:rsidR="007812DB">
        <w:rPr>
          <w:rFonts w:ascii="Times New Roman" w:hAnsi="Times New Roman"/>
          <w:color w:val="000000"/>
          <w:sz w:val="24"/>
          <w:szCs w:val="24"/>
        </w:rPr>
        <w:t>Wikidata</w:t>
      </w:r>
      <w:proofErr w:type="spellEnd"/>
      <w:r w:rsidR="007812DB">
        <w:rPr>
          <w:rFonts w:ascii="Times New Roman" w:hAnsi="Times New Roman"/>
          <w:color w:val="000000"/>
          <w:sz w:val="24"/>
          <w:szCs w:val="24"/>
        </w:rPr>
        <w:t xml:space="preserve"> noch nicht vorhanden. Die Entitäten, die nicht zugeordnet werden konnten, wurden aus de</w:t>
      </w:r>
      <w:ins w:id="207" w:author="Lia Greiberg" w:date="2025-09-13T10:13:00Z" w16du:dateUtc="2025-09-13T08:13:00Z">
        <w:r w:rsidR="00831429">
          <w:rPr>
            <w:rFonts w:ascii="Times New Roman" w:hAnsi="Times New Roman"/>
            <w:color w:val="000000"/>
            <w:sz w:val="24"/>
            <w:szCs w:val="24"/>
          </w:rPr>
          <w:t>r</w:t>
        </w:r>
      </w:ins>
      <w:del w:id="208" w:author="Lia Greiberg" w:date="2025-09-13T10:13:00Z" w16du:dateUtc="2025-09-13T08:13:00Z">
        <w:r w:rsidR="007812DB" w:rsidDel="00831429">
          <w:rPr>
            <w:rFonts w:ascii="Times New Roman" w:hAnsi="Times New Roman"/>
            <w:color w:val="000000"/>
            <w:sz w:val="24"/>
            <w:szCs w:val="24"/>
          </w:rPr>
          <w:delText>m</w:delText>
        </w:r>
      </w:del>
      <w:r w:rsidR="007812DB">
        <w:rPr>
          <w:rFonts w:ascii="Times New Roman" w:hAnsi="Times New Roman"/>
          <w:color w:val="000000"/>
          <w:sz w:val="24"/>
          <w:szCs w:val="24"/>
        </w:rPr>
        <w:t xml:space="preserve"> Hilfstabelle entfernt</w:t>
      </w:r>
      <w:ins w:id="209" w:author="Lia Greiberg" w:date="2025-09-07T17:50:00Z" w16du:dateUtc="2025-09-07T15:50:00Z">
        <w:r w:rsidR="002A6652">
          <w:rPr>
            <w:rFonts w:ascii="Times New Roman" w:hAnsi="Times New Roman"/>
            <w:color w:val="000000"/>
            <w:sz w:val="24"/>
            <w:szCs w:val="24"/>
          </w:rPr>
          <w:t xml:space="preserve"> und</w:t>
        </w:r>
      </w:ins>
      <w:del w:id="210" w:author="Lia Greiberg" w:date="2025-09-07T17:50:00Z" w16du:dateUtc="2025-09-07T15:50:00Z">
        <w:r w:rsidR="001971E3" w:rsidDel="002A6652">
          <w:rPr>
            <w:rFonts w:ascii="Times New Roman" w:hAnsi="Times New Roman"/>
            <w:color w:val="000000"/>
            <w:sz w:val="24"/>
            <w:szCs w:val="24"/>
          </w:rPr>
          <w:delText>;</w:delText>
        </w:r>
      </w:del>
      <w:r w:rsidR="001971E3">
        <w:rPr>
          <w:rFonts w:ascii="Times New Roman" w:hAnsi="Times New Roman"/>
          <w:color w:val="000000"/>
          <w:sz w:val="24"/>
          <w:szCs w:val="24"/>
        </w:rPr>
        <w:t xml:space="preserve"> falls erforderlich, wurden neue </w:t>
      </w:r>
      <w:r w:rsidR="001971E3">
        <w:rPr>
          <w:rFonts w:ascii="Times New Roman" w:hAnsi="Times New Roman"/>
          <w:color w:val="000000"/>
          <w:sz w:val="24"/>
          <w:szCs w:val="24"/>
        </w:rPr>
        <w:lastRenderedPageBreak/>
        <w:t xml:space="preserve">Entitäten in </w:t>
      </w:r>
      <w:proofErr w:type="spellStart"/>
      <w:r w:rsidR="001971E3">
        <w:rPr>
          <w:rFonts w:ascii="Times New Roman" w:hAnsi="Times New Roman"/>
          <w:color w:val="000000"/>
          <w:sz w:val="24"/>
          <w:szCs w:val="24"/>
        </w:rPr>
        <w:t>Wikidata</w:t>
      </w:r>
      <w:proofErr w:type="spellEnd"/>
      <w:r w:rsidR="001971E3">
        <w:rPr>
          <w:rFonts w:ascii="Times New Roman" w:hAnsi="Times New Roman"/>
          <w:color w:val="000000"/>
          <w:sz w:val="24"/>
          <w:szCs w:val="24"/>
        </w:rPr>
        <w:t xml:space="preserve"> angelegt.</w:t>
      </w:r>
      <w:r>
        <w:rPr>
          <w:rFonts w:ascii="Times New Roman" w:hAnsi="Times New Roman"/>
          <w:color w:val="000000"/>
          <w:sz w:val="24"/>
          <w:szCs w:val="24"/>
        </w:rPr>
        <w:t xml:space="preserve"> </w:t>
      </w:r>
      <w:r w:rsidR="007A6D3B">
        <w:rPr>
          <w:rFonts w:ascii="Times New Roman" w:hAnsi="Times New Roman"/>
          <w:color w:val="000000"/>
          <w:sz w:val="24"/>
          <w:szCs w:val="24"/>
        </w:rPr>
        <w:t xml:space="preserve">Für die Erstellung eines neuen Items für eine Person wurde ein Mindestkriterium definiert: Jedes neue Item muss den vollständigen Namen der Person sowie mindestens eine zusätzliche Information enthalten, wie bspw. </w:t>
      </w:r>
      <w:ins w:id="211" w:author="Lia Greiberg" w:date="2025-09-07T17:51:00Z" w16du:dateUtc="2025-09-07T15:51:00Z">
        <w:r w:rsidR="002A6652">
          <w:rPr>
            <w:rFonts w:ascii="Times New Roman" w:hAnsi="Times New Roman"/>
            <w:color w:val="000000"/>
            <w:sz w:val="24"/>
            <w:szCs w:val="24"/>
          </w:rPr>
          <w:t xml:space="preserve">ein </w:t>
        </w:r>
      </w:ins>
      <w:r w:rsidR="007A6D3B">
        <w:rPr>
          <w:rFonts w:ascii="Times New Roman" w:hAnsi="Times New Roman"/>
          <w:color w:val="000000"/>
          <w:sz w:val="24"/>
          <w:szCs w:val="24"/>
        </w:rPr>
        <w:t xml:space="preserve">geographisches Attribut oder eine familiäre Relation. Dies dient zugleich der Vermeidung von Redundanzen und der Sicherung der Datenqualität. </w:t>
      </w:r>
    </w:p>
    <w:p w14:paraId="1CB18635" w14:textId="274F8DC8" w:rsidR="00035417" w:rsidRDefault="00070EBA" w:rsidP="00F61E0B">
      <w:pPr>
        <w:pStyle w:val="GrundschriftmitEinzug"/>
        <w:spacing w:line="360" w:lineRule="auto"/>
        <w:ind w:firstLine="0"/>
      </w:pPr>
      <w:r w:rsidRPr="00070EBA">
        <w:rPr>
          <w:rFonts w:ascii="Times New Roman" w:hAnsi="Times New Roman"/>
          <w:color w:val="000000"/>
          <w:sz w:val="24"/>
          <w:szCs w:val="24"/>
        </w:rPr>
        <w:t xml:space="preserve">In der Praxis wird aus Effizienzgründen oder unter Zeitdruck nicht selten darauf verzichtet, bereits bestehende Datensätze auf ihre Richtigkeit und Vollständigkeit </w:t>
      </w:r>
      <w:del w:id="212" w:author="Lia Greiberg" w:date="2025-09-13T10:17:00Z" w16du:dateUtc="2025-09-13T08:17:00Z">
        <w:r w:rsidRPr="00070EBA" w:rsidDel="007C2A4C">
          <w:rPr>
            <w:rFonts w:ascii="Times New Roman" w:hAnsi="Times New Roman"/>
            <w:color w:val="000000"/>
            <w:sz w:val="24"/>
            <w:szCs w:val="24"/>
          </w:rPr>
          <w:delText xml:space="preserve">hin </w:delText>
        </w:r>
      </w:del>
      <w:r w:rsidRPr="00070EBA">
        <w:rPr>
          <w:rFonts w:ascii="Times New Roman" w:hAnsi="Times New Roman"/>
          <w:color w:val="000000"/>
          <w:sz w:val="24"/>
          <w:szCs w:val="24"/>
        </w:rPr>
        <w:t xml:space="preserve">zu </w:t>
      </w:r>
      <w:ins w:id="213" w:author="Lia Greiberg" w:date="2025-09-13T10:17:00Z" w16du:dateUtc="2025-09-13T08:17:00Z">
        <w:r w:rsidR="007C2A4C">
          <w:rPr>
            <w:rFonts w:ascii="Times New Roman" w:hAnsi="Times New Roman"/>
            <w:color w:val="000000"/>
            <w:sz w:val="24"/>
            <w:szCs w:val="24"/>
          </w:rPr>
          <w:t>über</w:t>
        </w:r>
      </w:ins>
      <w:r w:rsidRPr="00070EBA">
        <w:rPr>
          <w:rFonts w:ascii="Times New Roman" w:hAnsi="Times New Roman"/>
          <w:color w:val="000000"/>
          <w:sz w:val="24"/>
          <w:szCs w:val="24"/>
        </w:rPr>
        <w:t>prüfen. Stattdessen wird ein neuer Eintrag erzeugt, was wiederum zu Redundanzen sowie zu einer Verringerung der Datenkonsistenz und -qualität im Gesamtsystem führen kann</w:t>
      </w:r>
      <w:r w:rsidR="00BE41FB">
        <w:rPr>
          <w:rFonts w:ascii="Times New Roman" w:hAnsi="Times New Roman"/>
          <w:color w:val="000000"/>
          <w:sz w:val="24"/>
          <w:szCs w:val="24"/>
        </w:rPr>
        <w:t xml:space="preserve"> </w:t>
      </w:r>
      <w:r w:rsidR="00BE41FB" w:rsidRPr="00521E67">
        <w:rPr>
          <w:rFonts w:ascii="Times New Roman" w:hAnsi="Times New Roman"/>
          <w:sz w:val="24"/>
          <w:szCs w:val="24"/>
        </w:rPr>
        <w:fldChar w:fldCharType="begin"/>
      </w:r>
      <w:r w:rsidR="00BE41FB">
        <w:rPr>
          <w:rFonts w:ascii="Times New Roman" w:hAnsi="Times New Roman"/>
          <w:sz w:val="24"/>
          <w:szCs w:val="24"/>
        </w:rPr>
        <w:instrText xml:space="preserve"> ADDIN ZOTERO_ITEM CSL_CITATION {"citationID":"RUjXsreM","properties":{"formattedCitation":"(Kamzelak 2018)","plainCitation":"(Kamzelak 2018)","dontUpdate":true,"noteIndex":0},"citationItems":[{"id":112,"uris":["http://zotero.org/users/10358077/items/ZZ7T6LKX"],"itemData":{"id":112,"type":"chapter","container-title":"Digitale Editionen im semantic web. Chancen und Grenzen von Normdaten, FRBR und RDF.","edition":"2016","ISBN":"978-3-86906-842-8","language":"de","note":"DOI: 10.25366/2018.2","publisher":"Allitera Verlag, München","source":"DOI.org (Crossref)","title":"„Ei, dem alten Herrn zoll’ ich Achtung gern“","URL":"https://nbn-resolving.org/urn:nbn:de:bsz:14-qucosa2-209533","editor":[{"family":"Richts","given":"Kristina"},{"family":"Stadler","given":"Peter"}],"author":[{"family":"Kamzelak","given":"Roland S."}],"accessed":{"date-parts":[["2025",6,30]]},"issued":{"date-parts":[["2018",3,19]]}}}],"schema":"https://github.com/citation-style-language/schema/raw/master/csl-citation.json"} </w:instrText>
      </w:r>
      <w:r w:rsidR="00BE41FB" w:rsidRPr="00521E67">
        <w:rPr>
          <w:rFonts w:ascii="Times New Roman" w:hAnsi="Times New Roman"/>
          <w:sz w:val="24"/>
          <w:szCs w:val="24"/>
        </w:rPr>
        <w:fldChar w:fldCharType="separate"/>
      </w:r>
      <w:r w:rsidR="00BE41FB" w:rsidRPr="00521E67">
        <w:rPr>
          <w:rFonts w:ascii="Times New Roman" w:hAnsi="Times New Roman"/>
          <w:noProof/>
          <w:sz w:val="24"/>
          <w:szCs w:val="24"/>
        </w:rPr>
        <w:t>(vgl. Kamzelak 2018: 426-427)</w:t>
      </w:r>
      <w:r w:rsidR="00BE41FB" w:rsidRPr="00521E67">
        <w:rPr>
          <w:rFonts w:ascii="Times New Roman" w:hAnsi="Times New Roman"/>
          <w:sz w:val="24"/>
          <w:szCs w:val="24"/>
        </w:rPr>
        <w:fldChar w:fldCharType="end"/>
      </w:r>
      <w:r w:rsidRPr="00070EBA">
        <w:rPr>
          <w:rFonts w:ascii="Times New Roman" w:hAnsi="Times New Roman"/>
          <w:color w:val="000000"/>
          <w:sz w:val="24"/>
          <w:szCs w:val="24"/>
        </w:rPr>
        <w:t>.</w:t>
      </w:r>
      <w:r w:rsidRPr="00070EBA">
        <w:rPr>
          <w:rFonts w:ascii="Times New Roman" w:hAnsi="Times New Roman"/>
          <w:sz w:val="24"/>
          <w:szCs w:val="24"/>
        </w:rPr>
        <w:t xml:space="preserve"> </w:t>
      </w:r>
      <w:r w:rsidR="00BE41FB">
        <w:rPr>
          <w:rFonts w:ascii="Times New Roman" w:hAnsi="Times New Roman"/>
          <w:sz w:val="24"/>
          <w:szCs w:val="24"/>
        </w:rPr>
        <w:t xml:space="preserve">So wurden einige </w:t>
      </w:r>
      <w:del w:id="214" w:author="Lia Greiberg" w:date="2025-09-13T10:14:00Z" w16du:dateUtc="2025-09-13T08:14:00Z">
        <w:r w:rsidR="00BE41FB" w:rsidDel="00831429">
          <w:rPr>
            <w:rFonts w:ascii="Times New Roman" w:hAnsi="Times New Roman"/>
            <w:sz w:val="24"/>
            <w:szCs w:val="24"/>
          </w:rPr>
          <w:delText>ver</w:delText>
        </w:r>
      </w:del>
      <w:r w:rsidR="00BE41FB">
        <w:rPr>
          <w:rFonts w:ascii="Times New Roman" w:hAnsi="Times New Roman"/>
          <w:sz w:val="24"/>
          <w:szCs w:val="24"/>
        </w:rPr>
        <w:t>doppelte Q-IDs entdeckt, die in Zukunft noch korrigiert werden sollten</w:t>
      </w:r>
      <w:r w:rsidR="00E637C5">
        <w:rPr>
          <w:rFonts w:ascii="Times New Roman" w:hAnsi="Times New Roman"/>
          <w:sz w:val="24"/>
          <w:szCs w:val="24"/>
        </w:rPr>
        <w:t xml:space="preserve"> </w:t>
      </w:r>
      <w:r w:rsidR="00E637C5" w:rsidRPr="00E637C5">
        <w:rPr>
          <w:rFonts w:ascii="Times New Roman" w:hAnsi="Times New Roman"/>
          <w:sz w:val="24"/>
          <w:szCs w:val="24"/>
        </w:rPr>
        <w:t>(z.</w:t>
      </w:r>
      <w:ins w:id="215" w:author="Lia Greiberg" w:date="2025-09-13T10:18:00Z" w16du:dateUtc="2025-09-13T08:18:00Z">
        <w:r w:rsidR="007C2A4C">
          <w:rPr>
            <w:rFonts w:ascii="Times New Roman" w:hAnsi="Times New Roman"/>
            <w:sz w:val="24"/>
            <w:szCs w:val="24"/>
          </w:rPr>
          <w:t> </w:t>
        </w:r>
      </w:ins>
      <w:r w:rsidR="00E637C5" w:rsidRPr="00E637C5">
        <w:rPr>
          <w:rFonts w:ascii="Times New Roman" w:hAnsi="Times New Roman"/>
          <w:sz w:val="24"/>
          <w:szCs w:val="24"/>
        </w:rPr>
        <w:t xml:space="preserve">B. Q94755477, Q123463892, </w:t>
      </w:r>
      <w:dir w:val="ltr">
        <w:r w:rsidR="00E637C5" w:rsidRPr="00E637C5">
          <w:rPr>
            <w:rFonts w:ascii="Times New Roman" w:hAnsi="Times New Roman"/>
            <w:sz w:val="24"/>
            <w:szCs w:val="24"/>
          </w:rPr>
          <w:t>Q123495049</w:t>
        </w:r>
        <w:r w:rsidR="00E637C5" w:rsidRPr="00E637C5">
          <w:rPr>
            <w:rFonts w:ascii="Times New Roman" w:hAnsi="Times New Roman"/>
            <w:sz w:val="24"/>
            <w:szCs w:val="24"/>
          </w:rPr>
          <w:t xml:space="preserve">‬, </w:t>
        </w:r>
        <w:dir w:val="ltr">
          <w:r w:rsidR="00E637C5" w:rsidRPr="00E637C5">
            <w:rPr>
              <w:rFonts w:ascii="Times New Roman" w:hAnsi="Times New Roman"/>
              <w:sz w:val="24"/>
              <w:szCs w:val="24"/>
            </w:rPr>
            <w:t>Q94741320</w:t>
          </w:r>
          <w:r w:rsidR="00E637C5" w:rsidRPr="00E637C5">
            <w:rPr>
              <w:rFonts w:ascii="Times New Roman" w:hAnsi="Times New Roman"/>
              <w:sz w:val="24"/>
              <w:szCs w:val="24"/>
            </w:rPr>
            <w:t>‬)</w:t>
          </w:r>
          <w:r w:rsidR="00BE41FB">
            <w:rPr>
              <w:rFonts w:ascii="Times New Roman" w:hAnsi="Times New Roman"/>
              <w:sz w:val="24"/>
              <w:szCs w:val="24"/>
            </w:rPr>
            <w:t>.</w:t>
          </w:r>
          <w:r w:rsidR="00B5691B">
            <w:rPr>
              <w:rFonts w:ascii="Times New Roman" w:hAnsi="Times New Roman"/>
              <w:sz w:val="24"/>
              <w:szCs w:val="24"/>
            </w:rPr>
            <w:t xml:space="preserve"> Darüber hinaus wurde </w:t>
          </w:r>
          <w:r w:rsidR="00A227B8">
            <w:rPr>
              <w:rFonts w:ascii="Times New Roman" w:hAnsi="Times New Roman"/>
              <w:sz w:val="24"/>
              <w:szCs w:val="24"/>
            </w:rPr>
            <w:t xml:space="preserve">die Hilfstabelle für die spätere Visualisierung </w:t>
          </w:r>
          <w:r w:rsidR="00B5691B">
            <w:rPr>
              <w:rFonts w:ascii="Times New Roman" w:hAnsi="Times New Roman"/>
              <w:sz w:val="24"/>
              <w:szCs w:val="24"/>
            </w:rPr>
            <w:t xml:space="preserve">um </w:t>
          </w:r>
          <w:ins w:id="216" w:author="Lia Greiberg" w:date="2025-09-07T17:52:00Z" w16du:dateUtc="2025-09-07T15:52:00Z">
            <w:r w:rsidR="002A6652">
              <w:rPr>
                <w:rFonts w:ascii="Times New Roman" w:hAnsi="Times New Roman"/>
                <w:sz w:val="24"/>
                <w:szCs w:val="24"/>
              </w:rPr>
              <w:t xml:space="preserve">die </w:t>
            </w:r>
          </w:ins>
          <w:commentRangeStart w:id="217"/>
          <w:r w:rsidR="00B5691B">
            <w:rPr>
              <w:rFonts w:ascii="Times New Roman" w:hAnsi="Times New Roman"/>
              <w:sz w:val="24"/>
              <w:szCs w:val="24"/>
            </w:rPr>
            <w:t>geogra</w:t>
          </w:r>
          <w:ins w:id="218" w:author="Lia Greiberg" w:date="2025-09-13T10:15:00Z" w16du:dateUtc="2025-09-13T08:15:00Z">
            <w:r w:rsidR="00831429">
              <w:rPr>
                <w:rFonts w:ascii="Times New Roman" w:hAnsi="Times New Roman"/>
                <w:sz w:val="24"/>
                <w:szCs w:val="24"/>
              </w:rPr>
              <w:t>ph</w:t>
            </w:r>
          </w:ins>
          <w:del w:id="219" w:author="Lia Greiberg" w:date="2025-09-13T10:15:00Z" w16du:dateUtc="2025-09-13T08:15:00Z">
            <w:r w:rsidR="00B5691B" w:rsidDel="00831429">
              <w:rPr>
                <w:rFonts w:ascii="Times New Roman" w:hAnsi="Times New Roman"/>
                <w:sz w:val="24"/>
                <w:szCs w:val="24"/>
              </w:rPr>
              <w:delText>f</w:delText>
            </w:r>
          </w:del>
          <w:r w:rsidR="00B5691B">
            <w:rPr>
              <w:rFonts w:ascii="Times New Roman" w:hAnsi="Times New Roman"/>
              <w:sz w:val="24"/>
              <w:szCs w:val="24"/>
            </w:rPr>
            <w:t>ische</w:t>
          </w:r>
          <w:ins w:id="220" w:author="Lia Greiberg" w:date="2025-09-07T17:52:00Z" w16du:dateUtc="2025-09-07T15:52:00Z">
            <w:r w:rsidR="002A6652">
              <w:rPr>
                <w:rFonts w:ascii="Times New Roman" w:hAnsi="Times New Roman"/>
                <w:sz w:val="24"/>
                <w:szCs w:val="24"/>
              </w:rPr>
              <w:t>n</w:t>
            </w:r>
          </w:ins>
          <w:commentRangeEnd w:id="217"/>
          <w:ins w:id="221" w:author="Lia Greiberg" w:date="2025-09-13T10:16:00Z" w16du:dateUtc="2025-09-13T08:16:00Z">
            <w:r w:rsidR="00831429">
              <w:rPr>
                <w:rStyle w:val="Kommentarzeichen"/>
                <w:rFonts w:ascii="Times New Roman" w:hAnsi="Times New Roman"/>
              </w:rPr>
              <w:commentReference w:id="217"/>
            </w:r>
          </w:ins>
          <w:r w:rsidR="00B5691B">
            <w:rPr>
              <w:rFonts w:ascii="Times New Roman" w:hAnsi="Times New Roman"/>
              <w:sz w:val="24"/>
              <w:szCs w:val="24"/>
            </w:rPr>
            <w:t xml:space="preserve"> Koordinaten </w:t>
          </w:r>
          <w:r w:rsidR="00A227B8">
            <w:rPr>
              <w:rFonts w:ascii="Times New Roman" w:hAnsi="Times New Roman"/>
              <w:sz w:val="24"/>
              <w:szCs w:val="24"/>
            </w:rPr>
            <w:t>erweitert</w:t>
          </w:r>
          <w:r w:rsidR="00B5691B">
            <w:rPr>
              <w:rFonts w:ascii="Times New Roman" w:hAnsi="Times New Roman"/>
              <w:sz w:val="24"/>
              <w:szCs w:val="24"/>
            </w:rPr>
            <w:t xml:space="preserve">, indem jedem Objekttype </w:t>
          </w:r>
          <w:proofErr w:type="spellStart"/>
          <w:r w:rsidR="00B5691B" w:rsidRPr="00B5691B">
            <w:rPr>
              <w:rFonts w:ascii="Times New Roman" w:hAnsi="Times New Roman"/>
              <w:i/>
              <w:iCs/>
              <w:sz w:val="24"/>
              <w:szCs w:val="24"/>
            </w:rPr>
            <w:t>location</w:t>
          </w:r>
          <w:proofErr w:type="spellEnd"/>
          <w:r w:rsidR="00B5691B">
            <w:rPr>
              <w:rFonts w:ascii="Times New Roman" w:hAnsi="Times New Roman"/>
              <w:sz w:val="24"/>
              <w:szCs w:val="24"/>
            </w:rPr>
            <w:t xml:space="preserve"> die entsprechenden Werte zugewiesen wurden. </w:t>
          </w:r>
          <w:r w:rsidR="00035417">
            <w:rPr>
              <w:rFonts w:ascii="Times New Roman" w:hAnsi="Times New Roman"/>
              <w:color w:val="000000" w:themeColor="text1"/>
              <w:sz w:val="24"/>
              <w:szCs w:val="24"/>
            </w:rPr>
            <w:t xml:space="preserve">Aussagen zu jedem Element wurden anhand </w:t>
          </w:r>
          <w:del w:id="222" w:author="Lia Greiberg" w:date="2025-09-13T10:19:00Z" w16du:dateUtc="2025-09-13T08:19:00Z">
            <w:r w:rsidR="00035417" w:rsidDel="007C2A4C">
              <w:rPr>
                <w:rFonts w:ascii="Times New Roman" w:hAnsi="Times New Roman"/>
                <w:color w:val="000000" w:themeColor="text1"/>
                <w:sz w:val="24"/>
                <w:szCs w:val="24"/>
              </w:rPr>
              <w:delText>vo</w:delText>
            </w:r>
          </w:del>
          <w:del w:id="223" w:author="Lia Greiberg" w:date="2025-09-13T10:16:00Z" w16du:dateUtc="2025-09-13T08:16:00Z">
            <w:r w:rsidR="00035417" w:rsidDel="007C2A4C">
              <w:rPr>
                <w:rFonts w:ascii="Times New Roman" w:hAnsi="Times New Roman"/>
                <w:color w:val="000000" w:themeColor="text1"/>
                <w:sz w:val="24"/>
                <w:szCs w:val="24"/>
              </w:rPr>
              <w:delText>n</w:delText>
            </w:r>
          </w:del>
          <w:ins w:id="224" w:author="Lia Greiberg" w:date="2025-09-13T10:19:00Z" w16du:dateUtc="2025-09-13T08:19:00Z">
            <w:r w:rsidR="007C2A4C">
              <w:rPr>
                <w:rFonts w:ascii="Times New Roman" w:hAnsi="Times New Roman"/>
                <w:color w:val="000000" w:themeColor="text1"/>
                <w:sz w:val="24"/>
                <w:szCs w:val="24"/>
              </w:rPr>
              <w:t>des</w:t>
            </w:r>
          </w:ins>
          <w:r w:rsidR="00035417">
            <w:rPr>
              <w:rFonts w:ascii="Times New Roman" w:hAnsi="Times New Roman"/>
              <w:color w:val="000000" w:themeColor="text1"/>
              <w:sz w:val="24"/>
              <w:szCs w:val="24"/>
            </w:rPr>
            <w:t xml:space="preserve"> </w:t>
          </w:r>
          <w:proofErr w:type="spellStart"/>
          <w:r w:rsidR="00035417">
            <w:rPr>
              <w:rFonts w:ascii="Times New Roman" w:hAnsi="Times New Roman"/>
              <w:color w:val="000000" w:themeColor="text1"/>
              <w:sz w:val="24"/>
              <w:szCs w:val="24"/>
            </w:rPr>
            <w:t>Wikidat</w:t>
          </w:r>
          <w:ins w:id="225" w:author="Lia Greiberg" w:date="2025-09-13T10:16:00Z" w16du:dateUtc="2025-09-13T08:16:00Z">
            <w:r w:rsidR="007C2A4C">
              <w:rPr>
                <w:rFonts w:ascii="Times New Roman" w:hAnsi="Times New Roman"/>
                <w:color w:val="000000" w:themeColor="text1"/>
                <w:sz w:val="24"/>
                <w:szCs w:val="24"/>
              </w:rPr>
              <w:t>a</w:t>
            </w:r>
          </w:ins>
          <w:proofErr w:type="spellEnd"/>
          <w:r w:rsidR="00035417">
            <w:rPr>
              <w:rFonts w:ascii="Times New Roman" w:hAnsi="Times New Roman"/>
              <w:color w:val="000000" w:themeColor="text1"/>
              <w:sz w:val="24"/>
              <w:szCs w:val="24"/>
            </w:rPr>
            <w:t>-Datenmodell</w:t>
          </w:r>
          <w:ins w:id="226" w:author="Lia Greiberg" w:date="2025-09-13T10:19:00Z" w16du:dateUtc="2025-09-13T08:19:00Z">
            <w:r w:rsidR="007C2A4C">
              <w:rPr>
                <w:rFonts w:ascii="Times New Roman" w:hAnsi="Times New Roman"/>
                <w:color w:val="000000" w:themeColor="text1"/>
                <w:sz w:val="24"/>
                <w:szCs w:val="24"/>
              </w:rPr>
              <w:t>s</w:t>
            </w:r>
          </w:ins>
          <w:r w:rsidR="00035417">
            <w:rPr>
              <w:rFonts w:ascii="Times New Roman" w:hAnsi="Times New Roman"/>
              <w:color w:val="000000" w:themeColor="text1"/>
              <w:sz w:val="24"/>
              <w:szCs w:val="24"/>
            </w:rPr>
            <w:t xml:space="preserve"> (Kapitel 5.5) getroffen. </w:t>
          </w:r>
          <w:r w:rsidR="00F61E0B">
            <w:rPr>
              <w:rFonts w:ascii="Times New Roman" w:hAnsi="Times New Roman"/>
              <w:sz w:val="24"/>
              <w:szCs w:val="24"/>
            </w:rPr>
            <w:t>Dies stellt sicher, dass die Daten zu</w:t>
          </w:r>
          <w:ins w:id="227" w:author="Lia Greiberg" w:date="2025-09-13T10:19:00Z" w16du:dateUtc="2025-09-13T08:19:00Z">
            <w:r w:rsidR="007C2A4C">
              <w:rPr>
                <w:rFonts w:ascii="Times New Roman" w:hAnsi="Times New Roman"/>
                <w:sz w:val="24"/>
                <w:szCs w:val="24"/>
              </w:rPr>
              <w:t>r</w:t>
            </w:r>
          </w:ins>
          <w:r w:rsidR="00F61E0B">
            <w:rPr>
              <w:rFonts w:ascii="Times New Roman" w:hAnsi="Times New Roman"/>
              <w:sz w:val="24"/>
              <w:szCs w:val="24"/>
            </w:rPr>
            <w:t xml:space="preserve"> bestehende</w:t>
          </w:r>
          <w:ins w:id="228" w:author="Lia Greiberg" w:date="2025-09-07T17:52:00Z" w16du:dateUtc="2025-09-07T15:52:00Z">
            <w:r w:rsidR="002A6652">
              <w:rPr>
                <w:rFonts w:ascii="Times New Roman" w:hAnsi="Times New Roman"/>
                <w:sz w:val="24"/>
                <w:szCs w:val="24"/>
              </w:rPr>
              <w:t>n</w:t>
            </w:r>
          </w:ins>
          <w:r w:rsidR="00F61E0B">
            <w:rPr>
              <w:rFonts w:ascii="Times New Roman" w:hAnsi="Times New Roman"/>
              <w:sz w:val="24"/>
              <w:szCs w:val="24"/>
            </w:rPr>
            <w:t xml:space="preserve"> Ontologie passen und leichter austauschbar sind. </w:t>
          </w:r>
          <w:r w:rsidR="007A6D3B">
            <w:t>‬</w:t>
          </w:r>
          <w:r w:rsidR="007A6D3B">
            <w:t>‬</w:t>
          </w:r>
          <w:r w:rsidR="007A6D3B">
            <w:t>‬</w:t>
          </w:r>
          <w:r w:rsidR="007A6D3B">
            <w:t>‬</w:t>
          </w:r>
          <w:r>
            <w:t>‬</w:t>
          </w:r>
          <w:r>
            <w:t>‬</w:t>
          </w:r>
          <w:r>
            <w:t>‬</w:t>
          </w:r>
          <w:r>
            <w:t>‬</w:t>
          </w:r>
          <w:r>
            <w:t>‬</w:t>
          </w:r>
          <w:r>
            <w:t>‬</w:t>
          </w:r>
          <w:r>
            <w:t>‬</w:t>
          </w:r>
          <w:r>
            <w:t>‬</w:t>
          </w:r>
          <w:r>
            <w:t>‬</w:t>
          </w:r>
          <w:r>
            <w:t>‬</w:t>
          </w:r>
          <w:r w:rsidR="00000000">
            <w:t>‬</w:t>
          </w:r>
          <w:r w:rsidR="00000000">
            <w:t>‬</w:t>
          </w:r>
        </w:dir>
      </w:dir>
    </w:p>
    <w:p w14:paraId="715037E1" w14:textId="01E36487" w:rsidR="005F415D" w:rsidRDefault="00E353D6" w:rsidP="00F61E0B">
      <w:pPr>
        <w:pStyle w:val="GrundschriftmitEinzug"/>
        <w:spacing w:line="360" w:lineRule="auto"/>
        <w:ind w:firstLine="0"/>
        <w:rPr>
          <w:rFonts w:ascii="Times New Roman" w:hAnsi="Times New Roman"/>
          <w:sz w:val="24"/>
          <w:szCs w:val="24"/>
        </w:rPr>
      </w:pPr>
      <w:r>
        <w:rPr>
          <w:rFonts w:ascii="Times New Roman" w:hAnsi="Times New Roman"/>
          <w:sz w:val="24"/>
          <w:szCs w:val="24"/>
        </w:rPr>
        <w:t>Ein wesentliche</w:t>
      </w:r>
      <w:r w:rsidR="008350DD">
        <w:rPr>
          <w:rFonts w:ascii="Times New Roman" w:hAnsi="Times New Roman"/>
          <w:sz w:val="24"/>
          <w:szCs w:val="24"/>
        </w:rPr>
        <w:t>r Vorteil des gewählten Ansatzes bestand darin, dass ein großer Teil der Zuordnungen automatisiert erfolgen konnte. Dennoch zeigte sich eine klare Grenze</w:t>
      </w:r>
      <w:ins w:id="229" w:author="Lia Greiberg" w:date="2025-09-13T10:23:00Z" w16du:dateUtc="2025-09-13T08:23:00Z">
        <w:r w:rsidR="007C2A4C">
          <w:rPr>
            <w:rFonts w:ascii="Times New Roman" w:hAnsi="Times New Roman"/>
            <w:sz w:val="24"/>
            <w:szCs w:val="24"/>
          </w:rPr>
          <w:t xml:space="preserve">: </w:t>
        </w:r>
      </w:ins>
      <w:del w:id="230" w:author="Lia Greiberg" w:date="2025-09-07T17:53:00Z" w16du:dateUtc="2025-09-07T15:53:00Z">
        <w:r w:rsidR="008350DD" w:rsidDel="002A6652">
          <w:rPr>
            <w:rFonts w:ascii="Times New Roman" w:hAnsi="Times New Roman"/>
            <w:sz w:val="24"/>
            <w:szCs w:val="24"/>
          </w:rPr>
          <w:delText xml:space="preserve">: </w:delText>
        </w:r>
      </w:del>
      <w:ins w:id="231" w:author="Lia Greiberg" w:date="2025-09-13T10:23:00Z" w16du:dateUtc="2025-09-13T08:23:00Z">
        <w:r w:rsidR="007C2A4C">
          <w:rPr>
            <w:rFonts w:ascii="Times New Roman" w:hAnsi="Times New Roman"/>
            <w:sz w:val="24"/>
            <w:szCs w:val="24"/>
          </w:rPr>
          <w:t>N</w:t>
        </w:r>
      </w:ins>
      <w:del w:id="232" w:author="Lia Greiberg" w:date="2025-09-13T10:23:00Z" w16du:dateUtc="2025-09-13T08:23:00Z">
        <w:r w:rsidR="008350DD" w:rsidDel="007C2A4C">
          <w:rPr>
            <w:rFonts w:ascii="Times New Roman" w:hAnsi="Times New Roman"/>
            <w:sz w:val="24"/>
            <w:szCs w:val="24"/>
          </w:rPr>
          <w:delText>n</w:delText>
        </w:r>
      </w:del>
      <w:r w:rsidR="008350DD">
        <w:rPr>
          <w:rFonts w:ascii="Times New Roman" w:hAnsi="Times New Roman"/>
          <w:sz w:val="24"/>
          <w:szCs w:val="24"/>
        </w:rPr>
        <w:t>icht alle Geodaten ließen sich identifizieren</w:t>
      </w:r>
      <w:ins w:id="233" w:author="Lia Greiberg" w:date="2025-09-13T10:23:00Z" w16du:dateUtc="2025-09-13T08:23:00Z">
        <w:r w:rsidR="007C2A4C">
          <w:rPr>
            <w:rFonts w:ascii="Times New Roman" w:hAnsi="Times New Roman"/>
            <w:sz w:val="24"/>
            <w:szCs w:val="24"/>
          </w:rPr>
          <w:t>.</w:t>
        </w:r>
      </w:ins>
      <w:del w:id="234" w:author="Lia Greiberg" w:date="2025-09-13T10:23:00Z" w16du:dateUtc="2025-09-13T08:23:00Z">
        <w:r w:rsidR="008350DD" w:rsidDel="007C2A4C">
          <w:rPr>
            <w:rFonts w:ascii="Times New Roman" w:hAnsi="Times New Roman"/>
            <w:sz w:val="24"/>
            <w:szCs w:val="24"/>
          </w:rPr>
          <w:delText>:</w:delText>
        </w:r>
      </w:del>
      <w:r w:rsidR="008350DD">
        <w:rPr>
          <w:rFonts w:ascii="Times New Roman" w:hAnsi="Times New Roman"/>
          <w:sz w:val="24"/>
          <w:szCs w:val="24"/>
        </w:rPr>
        <w:t xml:space="preserve"> Entweder</w:t>
      </w:r>
      <w:ins w:id="235" w:author="Lia Greiberg" w:date="2025-09-07T17:53:00Z" w16du:dateUtc="2025-09-07T15:53:00Z">
        <w:r w:rsidR="002A6652">
          <w:rPr>
            <w:rFonts w:ascii="Times New Roman" w:hAnsi="Times New Roman"/>
            <w:sz w:val="24"/>
            <w:szCs w:val="24"/>
          </w:rPr>
          <w:t xml:space="preserve"> wurde</w:t>
        </w:r>
      </w:ins>
      <w:ins w:id="236" w:author="Lia Greiberg" w:date="2025-09-07T17:57:00Z" w16du:dateUtc="2025-09-07T15:57:00Z">
        <w:r w:rsidR="00D93A6E">
          <w:rPr>
            <w:rFonts w:ascii="Times New Roman" w:hAnsi="Times New Roman"/>
            <w:sz w:val="24"/>
            <w:szCs w:val="24"/>
          </w:rPr>
          <w:t>n</w:t>
        </w:r>
      </w:ins>
      <w:r w:rsidR="008350DD">
        <w:rPr>
          <w:rFonts w:ascii="Times New Roman" w:hAnsi="Times New Roman"/>
          <w:sz w:val="24"/>
          <w:szCs w:val="24"/>
        </w:rPr>
        <w:t xml:space="preserve"> die</w:t>
      </w:r>
      <w:ins w:id="237" w:author="Lia Greiberg" w:date="2025-09-07T17:54:00Z" w16du:dateUtc="2025-09-07T15:54:00Z">
        <w:r w:rsidR="002A6652">
          <w:rPr>
            <w:rFonts w:ascii="Times New Roman" w:hAnsi="Times New Roman"/>
            <w:sz w:val="24"/>
            <w:szCs w:val="24"/>
          </w:rPr>
          <w:t xml:space="preserve"> historischen Bezeichnungen der</w:t>
        </w:r>
      </w:ins>
      <w:r w:rsidR="008350DD">
        <w:rPr>
          <w:rFonts w:ascii="Times New Roman" w:hAnsi="Times New Roman"/>
          <w:sz w:val="24"/>
          <w:szCs w:val="24"/>
        </w:rPr>
        <w:t xml:space="preserve"> genannten Ortsnamen im Laufe der Zeit </w:t>
      </w:r>
      <w:del w:id="238" w:author="Lia Greiberg" w:date="2025-09-07T17:53:00Z" w16du:dateUtc="2025-09-07T15:53:00Z">
        <w:r w:rsidR="008350DD" w:rsidDel="002A6652">
          <w:rPr>
            <w:rFonts w:ascii="Times New Roman" w:hAnsi="Times New Roman"/>
            <w:sz w:val="24"/>
            <w:szCs w:val="24"/>
          </w:rPr>
          <w:delText xml:space="preserve">ihre historischen Bezeichnungen </w:delText>
        </w:r>
      </w:del>
      <w:r w:rsidR="008350DD">
        <w:rPr>
          <w:rFonts w:ascii="Times New Roman" w:hAnsi="Times New Roman"/>
          <w:sz w:val="24"/>
          <w:szCs w:val="24"/>
        </w:rPr>
        <w:t>geändert</w:t>
      </w:r>
      <w:del w:id="239" w:author="Lia Greiberg" w:date="2025-09-07T17:57:00Z" w16du:dateUtc="2025-09-07T15:57:00Z">
        <w:r w:rsidR="008350DD" w:rsidDel="00D93A6E">
          <w:rPr>
            <w:rFonts w:ascii="Times New Roman" w:hAnsi="Times New Roman"/>
            <w:sz w:val="24"/>
            <w:szCs w:val="24"/>
          </w:rPr>
          <w:delText>e</w:delText>
        </w:r>
      </w:del>
      <w:del w:id="240" w:author="Lia Greiberg" w:date="2025-09-07T17:54:00Z" w16du:dateUtc="2025-09-07T15:54:00Z">
        <w:r w:rsidR="008350DD" w:rsidDel="002A6652">
          <w:rPr>
            <w:rFonts w:ascii="Times New Roman" w:hAnsi="Times New Roman"/>
            <w:sz w:val="24"/>
            <w:szCs w:val="24"/>
          </w:rPr>
          <w:delText>n</w:delText>
        </w:r>
      </w:del>
      <w:del w:id="241" w:author="Lia Greiberg" w:date="2025-09-13T10:24:00Z" w16du:dateUtc="2025-09-13T08:24:00Z">
        <w:r w:rsidR="008350DD" w:rsidDel="007C2A4C">
          <w:rPr>
            <w:rFonts w:ascii="Times New Roman" w:hAnsi="Times New Roman"/>
            <w:sz w:val="24"/>
            <w:szCs w:val="24"/>
          </w:rPr>
          <w:delText xml:space="preserve"> </w:delText>
        </w:r>
      </w:del>
      <w:del w:id="242" w:author="Lia Greiberg" w:date="2025-09-13T10:23:00Z" w16du:dateUtc="2025-09-13T08:23:00Z">
        <w:r w:rsidR="008350DD" w:rsidRPr="00D93A6E" w:rsidDel="007C2A4C">
          <w:rPr>
            <w:rFonts w:ascii="Times New Roman" w:hAnsi="Times New Roman"/>
            <w:sz w:val="24"/>
            <w:szCs w:val="24"/>
          </w:rPr>
          <w:delText>un</w:delText>
        </w:r>
      </w:del>
      <w:ins w:id="243" w:author="Lia Greiberg" w:date="2025-09-13T10:23:00Z" w16du:dateUtc="2025-09-13T08:23:00Z">
        <w:r w:rsidR="007C2A4C">
          <w:rPr>
            <w:rFonts w:ascii="Times New Roman" w:hAnsi="Times New Roman"/>
            <w:sz w:val="24"/>
            <w:szCs w:val="24"/>
          </w:rPr>
          <w:t xml:space="preserve"> und </w:t>
        </w:r>
      </w:ins>
      <w:del w:id="244" w:author="Lia Greiberg" w:date="2025-09-13T10:23:00Z" w16du:dateUtc="2025-09-13T08:23:00Z">
        <w:r w:rsidR="008350DD" w:rsidRPr="00D93A6E" w:rsidDel="007C2A4C">
          <w:rPr>
            <w:rFonts w:ascii="Times New Roman" w:hAnsi="Times New Roman"/>
            <w:sz w:val="24"/>
            <w:szCs w:val="24"/>
          </w:rPr>
          <w:delText xml:space="preserve">d </w:delText>
        </w:r>
      </w:del>
      <w:ins w:id="245" w:author="Lia Greiberg" w:date="2025-09-07T17:57:00Z" w16du:dateUtc="2025-09-07T15:57:00Z">
        <w:r w:rsidR="00D93A6E">
          <w:rPr>
            <w:rFonts w:ascii="Times New Roman" w:hAnsi="Times New Roman"/>
            <w:sz w:val="24"/>
            <w:szCs w:val="24"/>
          </w:rPr>
          <w:t>es</w:t>
        </w:r>
      </w:ins>
      <w:ins w:id="246" w:author="Lia Greiberg" w:date="2025-09-13T10:23:00Z" w16du:dateUtc="2025-09-13T08:23:00Z">
        <w:r w:rsidR="007C2A4C">
          <w:rPr>
            <w:rFonts w:ascii="Times New Roman" w:hAnsi="Times New Roman"/>
            <w:sz w:val="24"/>
            <w:szCs w:val="24"/>
          </w:rPr>
          <w:t xml:space="preserve"> gab</w:t>
        </w:r>
      </w:ins>
      <w:ins w:id="247" w:author="Lia Greiberg" w:date="2025-09-07T17:57:00Z" w16du:dateUtc="2025-09-07T15:57:00Z">
        <w:r w:rsidR="00D93A6E">
          <w:rPr>
            <w:rFonts w:ascii="Times New Roman" w:hAnsi="Times New Roman"/>
            <w:sz w:val="24"/>
            <w:szCs w:val="24"/>
          </w:rPr>
          <w:t xml:space="preserve"> </w:t>
        </w:r>
      </w:ins>
      <w:r w:rsidR="008350DD" w:rsidRPr="00D93A6E">
        <w:rPr>
          <w:rFonts w:ascii="Times New Roman" w:hAnsi="Times New Roman"/>
          <w:sz w:val="24"/>
          <w:szCs w:val="24"/>
        </w:rPr>
        <w:t>in den Texten nicht genügend Information</w:t>
      </w:r>
      <w:ins w:id="248" w:author="Lia Greiberg" w:date="2025-09-13T10:23:00Z" w16du:dateUtc="2025-09-13T08:23:00Z">
        <w:r w:rsidR="007C2A4C">
          <w:rPr>
            <w:rFonts w:ascii="Times New Roman" w:hAnsi="Times New Roman"/>
            <w:sz w:val="24"/>
            <w:szCs w:val="24"/>
          </w:rPr>
          <w:t>en</w:t>
        </w:r>
      </w:ins>
      <w:del w:id="249" w:author="Lia Greiberg" w:date="2025-09-13T10:23:00Z" w16du:dateUtc="2025-09-13T08:23:00Z">
        <w:r w:rsidR="008350DD" w:rsidRPr="00D93A6E" w:rsidDel="007C2A4C">
          <w:rPr>
            <w:rFonts w:ascii="Times New Roman" w:hAnsi="Times New Roman"/>
            <w:sz w:val="24"/>
            <w:szCs w:val="24"/>
          </w:rPr>
          <w:delText xml:space="preserve"> gab</w:delText>
        </w:r>
      </w:del>
      <w:r w:rsidR="008350DD" w:rsidRPr="00D93A6E">
        <w:rPr>
          <w:rFonts w:ascii="Times New Roman" w:hAnsi="Times New Roman"/>
          <w:sz w:val="24"/>
          <w:szCs w:val="24"/>
        </w:rPr>
        <w:t xml:space="preserve">, um die Orte in </w:t>
      </w:r>
      <w:proofErr w:type="spellStart"/>
      <w:r w:rsidR="008350DD" w:rsidRPr="00D93A6E">
        <w:rPr>
          <w:rFonts w:ascii="Times New Roman" w:hAnsi="Times New Roman"/>
          <w:sz w:val="24"/>
          <w:szCs w:val="24"/>
        </w:rPr>
        <w:t>Wikidata</w:t>
      </w:r>
      <w:proofErr w:type="spellEnd"/>
      <w:r w:rsidR="008350DD" w:rsidRPr="00D93A6E">
        <w:rPr>
          <w:rFonts w:ascii="Times New Roman" w:hAnsi="Times New Roman"/>
          <w:sz w:val="24"/>
          <w:szCs w:val="24"/>
        </w:rPr>
        <w:t xml:space="preserve"> sicher zu erkennen</w:t>
      </w:r>
      <w:del w:id="250" w:author="Lia Greiberg" w:date="2025-09-13T10:23:00Z" w16du:dateUtc="2025-09-13T08:23:00Z">
        <w:r w:rsidR="008350DD" w:rsidRPr="00D93A6E" w:rsidDel="007C2A4C">
          <w:rPr>
            <w:rFonts w:ascii="Times New Roman" w:hAnsi="Times New Roman"/>
            <w:sz w:val="24"/>
            <w:szCs w:val="24"/>
          </w:rPr>
          <w:delText>,</w:delText>
        </w:r>
      </w:del>
      <w:r w:rsidR="008350DD">
        <w:rPr>
          <w:rFonts w:ascii="Times New Roman" w:hAnsi="Times New Roman"/>
          <w:sz w:val="24"/>
          <w:szCs w:val="24"/>
        </w:rPr>
        <w:t xml:space="preserve"> oder </w:t>
      </w:r>
      <w:del w:id="251" w:author="Lia Greiberg" w:date="2025-09-07T17:54:00Z" w16du:dateUtc="2025-09-07T15:54:00Z">
        <w:r w:rsidR="008350DD" w:rsidDel="002A6652">
          <w:rPr>
            <w:rFonts w:ascii="Times New Roman" w:hAnsi="Times New Roman"/>
            <w:sz w:val="24"/>
            <w:szCs w:val="24"/>
          </w:rPr>
          <w:delText xml:space="preserve">war </w:delText>
        </w:r>
      </w:del>
      <w:r w:rsidR="008350DD">
        <w:rPr>
          <w:rFonts w:ascii="Times New Roman" w:hAnsi="Times New Roman"/>
          <w:sz w:val="24"/>
          <w:szCs w:val="24"/>
        </w:rPr>
        <w:t xml:space="preserve">die Schreibweise in den Primärquellen </w:t>
      </w:r>
      <w:ins w:id="252" w:author="Lia Greiberg" w:date="2025-09-07T17:54:00Z" w16du:dateUtc="2025-09-07T15:54:00Z">
        <w:r w:rsidR="002A6652">
          <w:rPr>
            <w:rFonts w:ascii="Times New Roman" w:hAnsi="Times New Roman"/>
            <w:sz w:val="24"/>
            <w:szCs w:val="24"/>
          </w:rPr>
          <w:t xml:space="preserve">war </w:t>
        </w:r>
      </w:ins>
      <w:r w:rsidR="008350DD">
        <w:rPr>
          <w:rFonts w:ascii="Times New Roman" w:hAnsi="Times New Roman"/>
          <w:sz w:val="24"/>
          <w:szCs w:val="24"/>
        </w:rPr>
        <w:t xml:space="preserve">abweichend, sodass die betreffenden Orte nicht eindeutig erkannt werden konnten. Ähnlich verhielt es sich bei Personennamen. Häufig wurden die Bezeichnungen </w:t>
      </w:r>
      <w:r w:rsidR="008350DD" w:rsidRPr="00251EC9">
        <w:rPr>
          <w:rFonts w:ascii="Times New Roman" w:hAnsi="Times New Roman"/>
          <w:i/>
          <w:iCs/>
          <w:sz w:val="24"/>
          <w:szCs w:val="24"/>
        </w:rPr>
        <w:t>Bruder XY</w:t>
      </w:r>
      <w:r w:rsidR="008350DD">
        <w:rPr>
          <w:rFonts w:ascii="Times New Roman" w:hAnsi="Times New Roman"/>
          <w:sz w:val="24"/>
          <w:szCs w:val="24"/>
        </w:rPr>
        <w:t xml:space="preserve">, </w:t>
      </w:r>
      <w:r w:rsidR="008350DD" w:rsidRPr="00251EC9">
        <w:rPr>
          <w:rFonts w:ascii="Times New Roman" w:hAnsi="Times New Roman"/>
          <w:i/>
          <w:iCs/>
          <w:sz w:val="24"/>
          <w:szCs w:val="24"/>
        </w:rPr>
        <w:t>Schwester XY</w:t>
      </w:r>
      <w:r w:rsidR="008350DD">
        <w:rPr>
          <w:rFonts w:ascii="Times New Roman" w:hAnsi="Times New Roman"/>
          <w:sz w:val="24"/>
          <w:szCs w:val="24"/>
        </w:rPr>
        <w:t xml:space="preserve"> oder </w:t>
      </w:r>
      <w:r w:rsidR="008350DD" w:rsidRPr="00251EC9">
        <w:rPr>
          <w:rFonts w:ascii="Times New Roman" w:hAnsi="Times New Roman"/>
          <w:i/>
          <w:iCs/>
          <w:sz w:val="24"/>
          <w:szCs w:val="24"/>
        </w:rPr>
        <w:t>Geschwister XY</w:t>
      </w:r>
      <w:r w:rsidR="008350DD">
        <w:rPr>
          <w:rFonts w:ascii="Times New Roman" w:hAnsi="Times New Roman"/>
          <w:sz w:val="24"/>
          <w:szCs w:val="24"/>
        </w:rPr>
        <w:t xml:space="preserve"> </w:t>
      </w:r>
      <w:r w:rsidR="003B28F4">
        <w:rPr>
          <w:rFonts w:ascii="Times New Roman" w:hAnsi="Times New Roman"/>
          <w:sz w:val="24"/>
          <w:szCs w:val="24"/>
        </w:rPr>
        <w:t xml:space="preserve">genannt, ohne dass weitere Anhaltspunkte zur eindeutigen Identifizierung vorhanden waren. </w:t>
      </w:r>
      <w:del w:id="253" w:author="Lia Greiberg" w:date="2025-09-13T10:27:00Z" w16du:dateUtc="2025-09-13T08:27:00Z">
        <w:r w:rsidR="003B28F4" w:rsidDel="00832557">
          <w:rPr>
            <w:rFonts w:ascii="Times New Roman" w:hAnsi="Times New Roman"/>
            <w:sz w:val="24"/>
            <w:szCs w:val="24"/>
          </w:rPr>
          <w:delText xml:space="preserve">Bei </w:delText>
        </w:r>
      </w:del>
      <w:ins w:id="254" w:author="Lia Greiberg" w:date="2025-09-13T10:27:00Z" w16du:dateUtc="2025-09-13T08:27:00Z">
        <w:r w:rsidR="00832557">
          <w:rPr>
            <w:rFonts w:ascii="Times New Roman" w:hAnsi="Times New Roman"/>
            <w:sz w:val="24"/>
            <w:szCs w:val="24"/>
          </w:rPr>
          <w:t>In</w:t>
        </w:r>
        <w:r w:rsidR="00832557">
          <w:rPr>
            <w:rFonts w:ascii="Times New Roman" w:hAnsi="Times New Roman"/>
            <w:sz w:val="24"/>
            <w:szCs w:val="24"/>
          </w:rPr>
          <w:t xml:space="preserve"> </w:t>
        </w:r>
      </w:ins>
      <w:r w:rsidR="003B28F4">
        <w:rPr>
          <w:rFonts w:ascii="Times New Roman" w:hAnsi="Times New Roman"/>
          <w:sz w:val="24"/>
          <w:szCs w:val="24"/>
        </w:rPr>
        <w:t>solchen Fällen musste überprüft werden, welche zusätzlichen Informationen extrahiert wurde</w:t>
      </w:r>
      <w:ins w:id="255" w:author="Lia Greiberg" w:date="2025-09-13T10:26:00Z" w16du:dateUtc="2025-09-13T08:26:00Z">
        <w:r w:rsidR="00832557">
          <w:rPr>
            <w:rFonts w:ascii="Times New Roman" w:hAnsi="Times New Roman"/>
            <w:sz w:val="24"/>
            <w:szCs w:val="24"/>
          </w:rPr>
          <w:t>n</w:t>
        </w:r>
      </w:ins>
      <w:r w:rsidR="003B28F4">
        <w:rPr>
          <w:rFonts w:ascii="Times New Roman" w:hAnsi="Times New Roman"/>
          <w:sz w:val="24"/>
          <w:szCs w:val="24"/>
        </w:rPr>
        <w:t xml:space="preserve">, um eine bestehende Q-ID korrekt zuzuordnen oder ggf. eine neue anzulegen. </w:t>
      </w:r>
      <w:r w:rsidR="00AE58C3">
        <w:rPr>
          <w:rFonts w:ascii="Times New Roman" w:hAnsi="Times New Roman"/>
          <w:sz w:val="24"/>
          <w:szCs w:val="24"/>
        </w:rPr>
        <w:t xml:space="preserve">Insgesamt war eine manuelle Nachbearbeitung </w:t>
      </w:r>
      <w:del w:id="256" w:author="Lia Greiberg" w:date="2025-09-13T10:27:00Z" w16du:dateUtc="2025-09-13T08:27:00Z">
        <w:r w:rsidR="00251EC9" w:rsidDel="00832557">
          <w:rPr>
            <w:rFonts w:ascii="Times New Roman" w:hAnsi="Times New Roman"/>
            <w:sz w:val="24"/>
            <w:szCs w:val="24"/>
          </w:rPr>
          <w:delText xml:space="preserve">in </w:delText>
        </w:r>
      </w:del>
      <w:ins w:id="257" w:author="Lia Greiberg" w:date="2025-09-13T10:27:00Z" w16du:dateUtc="2025-09-13T08:27:00Z">
        <w:r w:rsidR="00832557">
          <w:rPr>
            <w:rFonts w:ascii="Times New Roman" w:hAnsi="Times New Roman"/>
            <w:sz w:val="24"/>
            <w:szCs w:val="24"/>
          </w:rPr>
          <w:t>bei</w:t>
        </w:r>
        <w:r w:rsidR="00832557">
          <w:rPr>
            <w:rFonts w:ascii="Times New Roman" w:hAnsi="Times New Roman"/>
            <w:sz w:val="24"/>
            <w:szCs w:val="24"/>
          </w:rPr>
          <w:t xml:space="preserve"> </w:t>
        </w:r>
      </w:ins>
      <w:r w:rsidR="00251EC9">
        <w:rPr>
          <w:rFonts w:ascii="Times New Roman" w:hAnsi="Times New Roman"/>
          <w:sz w:val="24"/>
          <w:szCs w:val="24"/>
        </w:rPr>
        <w:t xml:space="preserve">diesem Ansatz </w:t>
      </w:r>
      <w:r w:rsidR="005F415D">
        <w:rPr>
          <w:rFonts w:ascii="Times New Roman" w:hAnsi="Times New Roman"/>
          <w:sz w:val="24"/>
          <w:szCs w:val="24"/>
        </w:rPr>
        <w:t>unverzichtbar.</w:t>
      </w:r>
    </w:p>
    <w:p w14:paraId="2191C2CB" w14:textId="2F98991E" w:rsidR="007A7361" w:rsidRPr="00D004DA" w:rsidRDefault="005F415D" w:rsidP="00157FD4">
      <w:pPr>
        <w:pStyle w:val="GrundschriftmitEinzug"/>
        <w:spacing w:line="360" w:lineRule="auto"/>
        <w:ind w:firstLine="0"/>
        <w:rPr>
          <w:rFonts w:ascii="Times New Roman" w:hAnsi="Times New Roman"/>
          <w:color w:val="000000" w:themeColor="text1"/>
          <w:sz w:val="28"/>
          <w:szCs w:val="28"/>
        </w:rPr>
      </w:pPr>
      <w:r>
        <w:rPr>
          <w:rFonts w:ascii="Times New Roman" w:hAnsi="Times New Roman"/>
          <w:sz w:val="24"/>
          <w:szCs w:val="24"/>
        </w:rPr>
        <w:t>Während der Datenvorverarbeit</w:t>
      </w:r>
      <w:ins w:id="258" w:author="Lia Greiberg" w:date="2025-09-13T10:30:00Z" w16du:dateUtc="2025-09-13T08:30:00Z">
        <w:r w:rsidR="00832557">
          <w:rPr>
            <w:rFonts w:ascii="Times New Roman" w:hAnsi="Times New Roman"/>
            <w:sz w:val="24"/>
            <w:szCs w:val="24"/>
          </w:rPr>
          <w:t>ung</w:t>
        </w:r>
      </w:ins>
      <w:del w:id="259" w:author="Lia Greiberg" w:date="2025-09-13T10:30:00Z" w16du:dateUtc="2025-09-13T08:30:00Z">
        <w:r w:rsidDel="00832557">
          <w:rPr>
            <w:rFonts w:ascii="Times New Roman" w:hAnsi="Times New Roman"/>
            <w:sz w:val="24"/>
            <w:szCs w:val="24"/>
          </w:rPr>
          <w:delText>en</w:delText>
        </w:r>
      </w:del>
      <w:r>
        <w:rPr>
          <w:rFonts w:ascii="Times New Roman" w:hAnsi="Times New Roman"/>
          <w:sz w:val="24"/>
          <w:szCs w:val="24"/>
        </w:rPr>
        <w:t xml:space="preserve"> wurden die Texte in einzelne Sätze unter</w:t>
      </w:r>
      <w:del w:id="260" w:author="Lia Greiberg" w:date="2025-09-13T10:28:00Z" w16du:dateUtc="2025-09-13T08:28:00Z">
        <w:r w:rsidDel="00832557">
          <w:rPr>
            <w:rFonts w:ascii="Times New Roman" w:hAnsi="Times New Roman"/>
            <w:sz w:val="24"/>
            <w:szCs w:val="24"/>
          </w:rPr>
          <w:delText>ge</w:delText>
        </w:r>
      </w:del>
      <w:r>
        <w:rPr>
          <w:rFonts w:ascii="Times New Roman" w:hAnsi="Times New Roman"/>
          <w:sz w:val="24"/>
          <w:szCs w:val="24"/>
        </w:rPr>
        <w:t xml:space="preserve">teilt, wodurch das Problem mit der </w:t>
      </w:r>
      <w:r>
        <w:rPr>
          <w:rFonts w:ascii="Times New Roman" w:hAnsi="Times New Roman"/>
          <w:color w:val="000000" w:themeColor="text1"/>
          <w:sz w:val="24"/>
          <w:szCs w:val="24"/>
        </w:rPr>
        <w:t xml:space="preserve">Kohärenz </w:t>
      </w:r>
      <w:proofErr w:type="gramStart"/>
      <w:r>
        <w:rPr>
          <w:rFonts w:ascii="Times New Roman" w:hAnsi="Times New Roman"/>
          <w:color w:val="000000" w:themeColor="text1"/>
          <w:sz w:val="24"/>
          <w:szCs w:val="24"/>
        </w:rPr>
        <w:t>entstand</w:t>
      </w:r>
      <w:proofErr w:type="gramEnd"/>
      <w:del w:id="261" w:author="Lia Greiberg" w:date="2025-09-13T10:28:00Z" w16du:dateUtc="2025-09-13T08:28:00Z">
        <w:r w:rsidDel="00832557">
          <w:rPr>
            <w:rFonts w:ascii="Times New Roman" w:hAnsi="Times New Roman"/>
            <w:color w:val="000000" w:themeColor="text1"/>
            <w:sz w:val="24"/>
            <w:szCs w:val="24"/>
          </w:rPr>
          <w:delText>en</w:delText>
        </w:r>
      </w:del>
      <w:r>
        <w:rPr>
          <w:rFonts w:ascii="Times New Roman" w:hAnsi="Times New Roman"/>
          <w:color w:val="000000" w:themeColor="text1"/>
          <w:sz w:val="24"/>
          <w:szCs w:val="24"/>
        </w:rPr>
        <w:t>. Ein Hauptgrund dafür war, dass d</w:t>
      </w:r>
      <w:ins w:id="262" w:author="Lia Greiberg" w:date="2025-09-13T09:51:00Z" w16du:dateUtc="2025-09-13T07:51:00Z">
        <w:r w:rsidR="00F875D0">
          <w:rPr>
            <w:rFonts w:ascii="Times New Roman" w:hAnsi="Times New Roman"/>
            <w:color w:val="000000" w:themeColor="text1"/>
            <w:sz w:val="24"/>
            <w:szCs w:val="24"/>
          </w:rPr>
          <w:t>as</w:t>
        </w:r>
      </w:ins>
      <w:del w:id="263" w:author="Lia Greiberg" w:date="2025-09-13T09:51:00Z" w16du:dateUtc="2025-09-13T07:51:00Z">
        <w:r w:rsidDel="00F875D0">
          <w:rPr>
            <w:rFonts w:ascii="Times New Roman" w:hAnsi="Times New Roman"/>
            <w:color w:val="000000" w:themeColor="text1"/>
            <w:sz w:val="24"/>
            <w:szCs w:val="24"/>
          </w:rPr>
          <w:delText>ie</w:delText>
        </w:r>
      </w:del>
      <w:r>
        <w:rPr>
          <w:rFonts w:ascii="Times New Roman" w:hAnsi="Times New Roman"/>
          <w:color w:val="000000" w:themeColor="text1"/>
          <w:sz w:val="24"/>
          <w:szCs w:val="24"/>
        </w:rPr>
        <w:t xml:space="preserve"> EL erst</w:t>
      </w:r>
      <w:ins w:id="264" w:author="Lia Greiberg" w:date="2025-09-07T17:55:00Z" w16du:dateUtc="2025-09-07T15:55:00Z">
        <w:r w:rsidR="002A6652">
          <w:rPr>
            <w:rFonts w:ascii="Times New Roman" w:hAnsi="Times New Roman"/>
            <w:color w:val="000000" w:themeColor="text1"/>
            <w:sz w:val="24"/>
            <w:szCs w:val="24"/>
          </w:rPr>
          <w:t xml:space="preserve"> im</w:t>
        </w:r>
      </w:ins>
      <w:r>
        <w:rPr>
          <w:rFonts w:ascii="Times New Roman" w:hAnsi="Times New Roman"/>
          <w:color w:val="000000" w:themeColor="text1"/>
          <w:sz w:val="24"/>
          <w:szCs w:val="24"/>
        </w:rPr>
        <w:t xml:space="preserve"> Nachhinein durchgeführt wurde und nicht parallel </w:t>
      </w:r>
      <w:del w:id="265" w:author="Lia Greiberg" w:date="2025-09-13T10:31:00Z" w16du:dateUtc="2025-09-13T08:31:00Z">
        <w:r w:rsidDel="00832557">
          <w:rPr>
            <w:rFonts w:ascii="Times New Roman" w:hAnsi="Times New Roman"/>
            <w:color w:val="000000" w:themeColor="text1"/>
            <w:sz w:val="24"/>
            <w:szCs w:val="24"/>
          </w:rPr>
          <w:delText xml:space="preserve">mit </w:delText>
        </w:r>
      </w:del>
      <w:ins w:id="266" w:author="Lia Greiberg" w:date="2025-09-13T10:31:00Z" w16du:dateUtc="2025-09-13T08:31:00Z">
        <w:r w:rsidR="00832557">
          <w:rPr>
            <w:rFonts w:ascii="Times New Roman" w:hAnsi="Times New Roman"/>
            <w:color w:val="000000" w:themeColor="text1"/>
            <w:sz w:val="24"/>
            <w:szCs w:val="24"/>
          </w:rPr>
          <w:t>zur</w:t>
        </w:r>
      </w:ins>
      <w:ins w:id="267" w:author="Lia Greiberg" w:date="2025-09-13T09:52:00Z" w16du:dateUtc="2025-09-13T07:52:00Z">
        <w:r w:rsidR="00F875D0">
          <w:rPr>
            <w:rFonts w:ascii="Times New Roman" w:hAnsi="Times New Roman"/>
            <w:color w:val="000000" w:themeColor="text1"/>
            <w:sz w:val="24"/>
            <w:szCs w:val="24"/>
          </w:rPr>
          <w:t xml:space="preserve"> </w:t>
        </w:r>
      </w:ins>
      <w:r>
        <w:rPr>
          <w:rFonts w:ascii="Times New Roman" w:hAnsi="Times New Roman"/>
          <w:color w:val="000000" w:themeColor="text1"/>
          <w:sz w:val="24"/>
          <w:szCs w:val="24"/>
        </w:rPr>
        <w:t>NER erfolgt</w:t>
      </w:r>
      <w:ins w:id="268" w:author="Lia Greiberg" w:date="2025-09-07T17:55:00Z" w16du:dateUtc="2025-09-07T15:55:00Z">
        <w:r w:rsidR="002A6652">
          <w:rPr>
            <w:rFonts w:ascii="Times New Roman" w:hAnsi="Times New Roman"/>
            <w:color w:val="000000" w:themeColor="text1"/>
            <w:sz w:val="24"/>
            <w:szCs w:val="24"/>
          </w:rPr>
          <w:t xml:space="preserve"> </w:t>
        </w:r>
        <w:r w:rsidR="002A6652">
          <w:rPr>
            <w:rFonts w:ascii="Times New Roman" w:hAnsi="Times New Roman"/>
            <w:color w:val="000000" w:themeColor="text1"/>
            <w:sz w:val="24"/>
            <w:szCs w:val="24"/>
          </w:rPr>
          <w:lastRenderedPageBreak/>
          <w:t>ist</w:t>
        </w:r>
      </w:ins>
      <w:r>
        <w:rPr>
          <w:rFonts w:ascii="Times New Roman" w:hAnsi="Times New Roman"/>
          <w:color w:val="000000" w:themeColor="text1"/>
          <w:sz w:val="24"/>
          <w:szCs w:val="24"/>
        </w:rPr>
        <w:t>. Dies wurde als methodische</w:t>
      </w:r>
      <w:ins w:id="269" w:author="Lia Greiberg" w:date="2025-09-13T10:29:00Z" w16du:dateUtc="2025-09-13T08:29:00Z">
        <w:r w:rsidR="00832557">
          <w:rPr>
            <w:rFonts w:ascii="Times New Roman" w:hAnsi="Times New Roman"/>
            <w:color w:val="000000" w:themeColor="text1"/>
            <w:sz w:val="24"/>
            <w:szCs w:val="24"/>
          </w:rPr>
          <w:t>r</w:t>
        </w:r>
      </w:ins>
      <w:r>
        <w:rPr>
          <w:rFonts w:ascii="Times New Roman" w:hAnsi="Times New Roman"/>
          <w:color w:val="000000" w:themeColor="text1"/>
          <w:sz w:val="24"/>
          <w:szCs w:val="24"/>
        </w:rPr>
        <w:t xml:space="preserve"> Fehler herausgestellt: Während die Verwendung des Personalpronomens </w:t>
      </w:r>
      <w:r w:rsidRPr="00320A64">
        <w:rPr>
          <w:rFonts w:ascii="Times New Roman" w:hAnsi="Times New Roman"/>
          <w:i/>
          <w:iCs/>
          <w:color w:val="000000" w:themeColor="text1"/>
          <w:sz w:val="24"/>
          <w:szCs w:val="24"/>
        </w:rPr>
        <w:t>ich</w:t>
      </w:r>
      <w:r>
        <w:rPr>
          <w:rFonts w:ascii="Times New Roman" w:hAnsi="Times New Roman"/>
          <w:color w:val="000000" w:themeColor="text1"/>
          <w:sz w:val="24"/>
          <w:szCs w:val="24"/>
        </w:rPr>
        <w:t xml:space="preserve"> unproblematisch war, da es eindeutig zu der Autorin oder dem Autor zugeordnet werden konnte, führte ein Wechsel der Erzählperspektive von Ich- zu</w:t>
      </w:r>
      <w:ins w:id="270" w:author="Lia Greiberg" w:date="2025-09-13T10:31:00Z" w16du:dateUtc="2025-09-13T08:31:00Z">
        <w:r w:rsidR="00832557">
          <w:rPr>
            <w:rFonts w:ascii="Times New Roman" w:hAnsi="Times New Roman"/>
            <w:color w:val="000000" w:themeColor="text1"/>
            <w:sz w:val="24"/>
            <w:szCs w:val="24"/>
          </w:rPr>
          <w:t>r</w:t>
        </w:r>
      </w:ins>
      <w:r>
        <w:rPr>
          <w:rFonts w:ascii="Times New Roman" w:hAnsi="Times New Roman"/>
          <w:color w:val="000000" w:themeColor="text1"/>
          <w:sz w:val="24"/>
          <w:szCs w:val="24"/>
        </w:rPr>
        <w:t xml:space="preserve"> Er-/Sie-Form zu Mehrdeutigkeit. Auch beim Gebrauch der ersten Person Plural (</w:t>
      </w:r>
      <w:r w:rsidRPr="00320A64">
        <w:rPr>
          <w:rFonts w:ascii="Times New Roman" w:hAnsi="Times New Roman"/>
          <w:i/>
          <w:iCs/>
          <w:color w:val="000000" w:themeColor="text1"/>
          <w:sz w:val="24"/>
          <w:szCs w:val="24"/>
        </w:rPr>
        <w:t>wir</w:t>
      </w:r>
      <w:r>
        <w:rPr>
          <w:rFonts w:ascii="Times New Roman" w:hAnsi="Times New Roman"/>
          <w:color w:val="000000" w:themeColor="text1"/>
          <w:sz w:val="24"/>
          <w:szCs w:val="24"/>
        </w:rPr>
        <w:t>) musste jeweils geprüft werden, auf wen sich die Referenz bezog, wenn dies</w:t>
      </w:r>
      <w:del w:id="271" w:author="Lia Greiberg" w:date="2025-09-13T10:32:00Z" w16du:dateUtc="2025-09-13T08:32:00Z">
        <w:r w:rsidDel="00832557">
          <w:rPr>
            <w:rFonts w:ascii="Times New Roman" w:hAnsi="Times New Roman"/>
            <w:color w:val="000000" w:themeColor="text1"/>
            <w:sz w:val="24"/>
            <w:szCs w:val="24"/>
          </w:rPr>
          <w:delText>er</w:delText>
        </w:r>
      </w:del>
      <w:r>
        <w:rPr>
          <w:rFonts w:ascii="Times New Roman" w:hAnsi="Times New Roman"/>
          <w:color w:val="000000" w:themeColor="text1"/>
          <w:sz w:val="24"/>
          <w:szCs w:val="24"/>
        </w:rPr>
        <w:t xml:space="preserve"> nicht aus dem Kontext erkennbar war.</w:t>
      </w:r>
      <w:r w:rsidR="00AE58C3">
        <w:rPr>
          <w:rFonts w:ascii="Times New Roman" w:hAnsi="Times New Roman"/>
          <w:sz w:val="24"/>
          <w:szCs w:val="24"/>
        </w:rPr>
        <w:t xml:space="preserve"> </w:t>
      </w:r>
    </w:p>
    <w:p w14:paraId="32A3729C" w14:textId="1E076B4E" w:rsidR="00FD4642" w:rsidRPr="00FD4642" w:rsidRDefault="00FD4642" w:rsidP="00E62F65">
      <w:pPr>
        <w:pStyle w:val="Literaturverzeichnis"/>
        <w:ind w:left="0" w:firstLine="0"/>
        <w:jc w:val="both"/>
        <w:rPr>
          <w:sz w:val="24"/>
          <w:szCs w:val="24"/>
        </w:rPr>
      </w:pPr>
    </w:p>
    <w:sectPr w:rsidR="00FD4642" w:rsidRPr="00FD4642" w:rsidSect="00E9263C">
      <w:headerReference w:type="even" r:id="rId22"/>
      <w:headerReference w:type="default" r:id="rId23"/>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Lia Greiberg" w:date="2025-09-07T16:50:00Z" w:initials="LG">
    <w:p w14:paraId="675C1AA4" w14:textId="77777777" w:rsidR="002A55AF" w:rsidRDefault="002A55AF" w:rsidP="002A55AF">
      <w:pPr>
        <w:pStyle w:val="Kommentartext"/>
      </w:pPr>
      <w:r>
        <w:rPr>
          <w:rStyle w:val="Kommentarzeichen"/>
        </w:rPr>
        <w:annotationRef/>
      </w:r>
      <w:r>
        <w:t>Hier fehlt ein Wort, wahrscheinlich Semantik Web?</w:t>
      </w:r>
    </w:p>
  </w:comment>
  <w:comment w:id="5" w:author="Lia Greiberg" w:date="2025-09-12T13:33:00Z" w:initials="LG">
    <w:p w14:paraId="03EB3CF0" w14:textId="77777777" w:rsidR="00153765" w:rsidRDefault="00153765" w:rsidP="00153765">
      <w:pPr>
        <w:pStyle w:val="Kommentartext"/>
      </w:pPr>
      <w:r>
        <w:rPr>
          <w:rStyle w:val="Kommentarzeichen"/>
        </w:rPr>
        <w:annotationRef/>
      </w:r>
      <w:r>
        <w:t>Ich habe daraus zwei Sätze gemacht, für einen Satz war das viel zu lang.</w:t>
      </w:r>
    </w:p>
  </w:comment>
  <w:comment w:id="34" w:author="Lia Greiberg" w:date="2025-09-12T14:18:00Z" w:initials="LG">
    <w:p w14:paraId="69F18B91" w14:textId="77777777" w:rsidR="00004D1B" w:rsidRDefault="00004D1B" w:rsidP="00004D1B">
      <w:pPr>
        <w:pStyle w:val="Kommentartext"/>
      </w:pPr>
      <w:r>
        <w:rPr>
          <w:rStyle w:val="Kommentarzeichen"/>
        </w:rPr>
        <w:annotationRef/>
      </w:r>
      <w:r>
        <w:t>Bezieht sich das auf „Die Klasse erster Ordnung“ dann „liefert“, oder auf „</w:t>
      </w:r>
      <w:r>
        <w:rPr>
          <w:color w:val="000000"/>
        </w:rPr>
        <w:t>aller Klassen zweiter Ordnung</w:t>
      </w:r>
      <w:r>
        <w:t>“ - dann wie es war, also „liefern“</w:t>
      </w:r>
    </w:p>
  </w:comment>
  <w:comment w:id="47" w:author="Lia Greiberg" w:date="2025-09-07T16:56:00Z" w:initials="LG">
    <w:p w14:paraId="53DF8EAF" w14:textId="77777777" w:rsidR="00A93C19" w:rsidRDefault="00A97763" w:rsidP="00A93C19">
      <w:pPr>
        <w:pStyle w:val="Kommentartext"/>
      </w:pPr>
      <w:r>
        <w:rPr>
          <w:rStyle w:val="Kommentarzeichen"/>
        </w:rPr>
        <w:annotationRef/>
      </w:r>
      <w:r w:rsidR="00A93C19">
        <w:t>Du hast „Alias“ auch schon als Begriff im Kapitel 4 eingeführt, je nachdem wo dieser Teil rein soll, musst du aufpassen, dass du es nicht zweimal ausgeschrieben und als Abkürzung hast.</w:t>
      </w:r>
    </w:p>
  </w:comment>
  <w:comment w:id="49" w:author="Lia Greiberg" w:date="2025-09-07T16:58:00Z" w:initials="LG">
    <w:p w14:paraId="23796595" w14:textId="77777777" w:rsidR="00A93C19" w:rsidRDefault="00A97763" w:rsidP="00A93C19">
      <w:pPr>
        <w:pStyle w:val="Kommentartext"/>
      </w:pPr>
      <w:r>
        <w:rPr>
          <w:rStyle w:val="Kommentarzeichen"/>
        </w:rPr>
        <w:annotationRef/>
      </w:r>
      <w:r w:rsidR="00A93C19">
        <w:t>Wird … was? Ich hab erstmal „überführt“ geschrieben. Aber ich weiß nicht, ob das passt, es fehlt auf jeden Fall das Vollverb in dem Satz.</w:t>
      </w:r>
    </w:p>
  </w:comment>
  <w:comment w:id="72" w:author="Lia Greiberg" w:date="2025-09-12T14:55:00Z" w:initials="LG">
    <w:p w14:paraId="2595F69F" w14:textId="77777777" w:rsidR="005904F4" w:rsidRDefault="005904F4" w:rsidP="005904F4">
      <w:pPr>
        <w:pStyle w:val="Kommentartext"/>
      </w:pPr>
      <w:r>
        <w:rPr>
          <w:rStyle w:val="Kommentarzeichen"/>
        </w:rPr>
        <w:annotationRef/>
      </w:r>
      <w:r>
        <w:t>Zweimal „klar“ im Satz, vielleicht kann eins davon durch ein anderes Wort ersetzt werden? Vielleicht durch „deutlich“? Oder du lässt ein „klar“ weg?</w:t>
      </w:r>
    </w:p>
  </w:comment>
  <w:comment w:id="104" w:author="Lia Greiberg" w:date="2025-09-12T15:09:00Z" w:initials="LG">
    <w:p w14:paraId="7E0A9C0E" w14:textId="77777777" w:rsidR="0029338A" w:rsidRDefault="0029338A" w:rsidP="0029338A">
      <w:pPr>
        <w:pStyle w:val="Kommentartext"/>
      </w:pPr>
      <w:r>
        <w:rPr>
          <w:rStyle w:val="Kommentarzeichen"/>
        </w:rPr>
        <w:annotationRef/>
      </w:r>
      <w:r>
        <w:t>Die 1,0 ist irgendwie verwirrend, vielleicht (max. 1,0) oder was genau willst du damit sagen?</w:t>
      </w:r>
    </w:p>
  </w:comment>
  <w:comment w:id="115" w:author="Lia Greiberg" w:date="2025-09-12T15:13:00Z" w:initials="LG">
    <w:p w14:paraId="7422DB10" w14:textId="77777777" w:rsidR="0029338A" w:rsidRDefault="0029338A" w:rsidP="0029338A">
      <w:pPr>
        <w:pStyle w:val="Kommentartext"/>
      </w:pPr>
      <w:r>
        <w:rPr>
          <w:rStyle w:val="Kommentarzeichen"/>
        </w:rPr>
        <w:annotationRef/>
      </w:r>
      <w:r>
        <w:t>Formeln einfügen nicht vergessen!</w:t>
      </w:r>
    </w:p>
  </w:comment>
  <w:comment w:id="116" w:author="Lia Greiberg" w:date="2025-09-12T15:15:00Z" w:initials="LG">
    <w:p w14:paraId="29741F78" w14:textId="6CEF082F" w:rsidR="0029338A" w:rsidRDefault="0029338A" w:rsidP="0029338A">
      <w:pPr>
        <w:pStyle w:val="Kommentartext"/>
      </w:pPr>
      <w:r>
        <w:rPr>
          <w:rStyle w:val="Kommentarzeichen"/>
        </w:rPr>
        <w:annotationRef/>
      </w:r>
      <w:r>
        <w:t>Diese Abkürzung führst du auch schon im Kapitel 5 ein.</w:t>
      </w:r>
    </w:p>
  </w:comment>
  <w:comment w:id="122" w:author="Svetlana Yakutina" w:date="2025-09-02T11:05:00Z" w:initials="SY">
    <w:p w14:paraId="7694C548" w14:textId="74C2D6A8" w:rsidR="00FC02D9" w:rsidRDefault="00B23B07" w:rsidP="00FC02D9">
      <w:pPr>
        <w:pStyle w:val="Kommentartext"/>
      </w:pPr>
      <w:r>
        <w:rPr>
          <w:rStyle w:val="Kommentarzeichen"/>
        </w:rPr>
        <w:annotationRef/>
      </w:r>
      <w:r w:rsidR="00FC02D9">
        <w:rPr>
          <w:highlight w:val="yellow"/>
        </w:rPr>
        <w:t>Gendern? das ist kein Begriff :)</w:t>
      </w:r>
    </w:p>
  </w:comment>
  <w:comment w:id="123" w:author="Lia Greiberg" w:date="2025-09-13T09:49:00Z" w:initials="LG">
    <w:p w14:paraId="260D445A" w14:textId="77777777" w:rsidR="00F875D0" w:rsidRDefault="00F875D0" w:rsidP="00F875D0">
      <w:pPr>
        <w:pStyle w:val="Kommentartext"/>
      </w:pPr>
      <w:r>
        <w:rPr>
          <w:rStyle w:val="Kommentarzeichen"/>
        </w:rPr>
        <w:annotationRef/>
      </w:r>
      <w:r>
        <w:t>Ich würde es glaube ich nicht gendern, weil ja ein Anbieter meist ein Unternehmen o.ä. ist und keine Person.</w:t>
      </w:r>
    </w:p>
  </w:comment>
  <w:comment w:id="129" w:author="Lia Greiberg" w:date="2025-09-07T17:37:00Z" w:initials="LG">
    <w:p w14:paraId="329736A1" w14:textId="7F180F7C" w:rsidR="00E004FE" w:rsidRDefault="00FC02D9" w:rsidP="00E004FE">
      <w:pPr>
        <w:pStyle w:val="Kommentartext"/>
      </w:pPr>
      <w:r>
        <w:rPr>
          <w:rStyle w:val="Kommentarzeichen"/>
        </w:rPr>
        <w:annotationRef/>
      </w:r>
      <w:r w:rsidR="00E004FE">
        <w:t>In deinem Text sind ziemlich viele Abkürzungen, vergiss am Ende nicht ein Abkürzungsverzeichnis zu erstellen.</w:t>
      </w:r>
    </w:p>
  </w:comment>
  <w:comment w:id="184" w:author="Lia Greiberg" w:date="2025-09-13T10:01:00Z" w:initials="LG">
    <w:p w14:paraId="1050361F" w14:textId="77777777" w:rsidR="00A445F7" w:rsidRDefault="00A445F7" w:rsidP="00A445F7">
      <w:pPr>
        <w:pStyle w:val="Kommentartext"/>
      </w:pPr>
      <w:r>
        <w:rPr>
          <w:rStyle w:val="Kommentarzeichen"/>
        </w:rPr>
        <w:annotationRef/>
      </w:r>
      <w:r>
        <w:t>Du hast sonst immer einen Abstand nach jedem Absatz gehabt, aber ab hier nicht mehr. Und auch der Einschub der ersten Zeile fehlt. Ich vermute aber, dass du die Formatierung erst machst, wenn die ganze Arbeit zusammenhängt. Wollte es für alle Fälle trotzdem anmerken.</w:t>
      </w:r>
    </w:p>
  </w:comment>
  <w:comment w:id="217" w:author="Lia Greiberg" w:date="2025-09-13T10:16:00Z" w:initials="LG">
    <w:p w14:paraId="643750F4" w14:textId="77777777" w:rsidR="00831429" w:rsidRDefault="00831429" w:rsidP="00831429">
      <w:pPr>
        <w:pStyle w:val="Kommentartext"/>
      </w:pPr>
      <w:r>
        <w:rPr>
          <w:rStyle w:val="Kommentarzeichen"/>
        </w:rPr>
        <w:annotationRef/>
      </w:r>
      <w:r>
        <w:t>Geht auf mir „f“ statt „ph“, aber du schreibst es vorher mit „ph“, deswegen hab ich es für die Einheitlichkeit angepasst.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5C1AA4" w15:done="0"/>
  <w15:commentEx w15:paraId="03EB3CF0" w15:done="0"/>
  <w15:commentEx w15:paraId="69F18B91" w15:done="0"/>
  <w15:commentEx w15:paraId="53DF8EAF" w15:done="0"/>
  <w15:commentEx w15:paraId="23796595" w15:done="0"/>
  <w15:commentEx w15:paraId="2595F69F" w15:done="0"/>
  <w15:commentEx w15:paraId="7E0A9C0E" w15:done="0"/>
  <w15:commentEx w15:paraId="7422DB10" w15:done="0"/>
  <w15:commentEx w15:paraId="29741F78" w15:done="0"/>
  <w15:commentEx w15:paraId="7694C548" w15:done="0"/>
  <w15:commentEx w15:paraId="260D445A" w15:paraIdParent="7694C548" w15:done="0"/>
  <w15:commentEx w15:paraId="329736A1" w15:done="0"/>
  <w15:commentEx w15:paraId="1050361F" w15:done="0"/>
  <w15:commentEx w15:paraId="643750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208EC" w16cex:dateUtc="2025-09-07T14:50:00Z"/>
  <w16cex:commentExtensible w16cex:durableId="499E07AB" w16cex:dateUtc="2025-09-12T11:33:00Z"/>
  <w16cex:commentExtensible w16cex:durableId="0E246EBC" w16cex:dateUtc="2025-09-12T12:18:00Z"/>
  <w16cex:commentExtensible w16cex:durableId="3A063C69" w16cex:dateUtc="2025-09-07T14:56:00Z"/>
  <w16cex:commentExtensible w16cex:durableId="0DC0D901" w16cex:dateUtc="2025-09-07T14:58:00Z"/>
  <w16cex:commentExtensible w16cex:durableId="3407592D" w16cex:dateUtc="2025-09-12T12:55:00Z"/>
  <w16cex:commentExtensible w16cex:durableId="3B194635" w16cex:dateUtc="2025-09-12T13:09:00Z"/>
  <w16cex:commentExtensible w16cex:durableId="61EBC100" w16cex:dateUtc="2025-09-12T13:13:00Z"/>
  <w16cex:commentExtensible w16cex:durableId="6B9BE986" w16cex:dateUtc="2025-09-12T13:15:00Z"/>
  <w16cex:commentExtensible w16cex:durableId="56B761BD" w16cex:dateUtc="2025-09-02T09:05:00Z"/>
  <w16cex:commentExtensible w16cex:durableId="03815A6D" w16cex:dateUtc="2025-09-13T07:49:00Z"/>
  <w16cex:commentExtensible w16cex:durableId="1E699CE2" w16cex:dateUtc="2025-09-07T15:37:00Z"/>
  <w16cex:commentExtensible w16cex:durableId="78B1458A" w16cex:dateUtc="2025-09-13T08:01:00Z"/>
  <w16cex:commentExtensible w16cex:durableId="2544DD24" w16cex:dateUtc="2025-09-13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5C1AA4" w16cid:durableId="3DB208EC"/>
  <w16cid:commentId w16cid:paraId="03EB3CF0" w16cid:durableId="499E07AB"/>
  <w16cid:commentId w16cid:paraId="69F18B91" w16cid:durableId="0E246EBC"/>
  <w16cid:commentId w16cid:paraId="53DF8EAF" w16cid:durableId="3A063C69"/>
  <w16cid:commentId w16cid:paraId="23796595" w16cid:durableId="0DC0D901"/>
  <w16cid:commentId w16cid:paraId="2595F69F" w16cid:durableId="3407592D"/>
  <w16cid:commentId w16cid:paraId="7E0A9C0E" w16cid:durableId="3B194635"/>
  <w16cid:commentId w16cid:paraId="7422DB10" w16cid:durableId="61EBC100"/>
  <w16cid:commentId w16cid:paraId="29741F78" w16cid:durableId="6B9BE986"/>
  <w16cid:commentId w16cid:paraId="7694C548" w16cid:durableId="56B761BD"/>
  <w16cid:commentId w16cid:paraId="260D445A" w16cid:durableId="03815A6D"/>
  <w16cid:commentId w16cid:paraId="329736A1" w16cid:durableId="1E699CE2"/>
  <w16cid:commentId w16cid:paraId="1050361F" w16cid:durableId="78B1458A"/>
  <w16cid:commentId w16cid:paraId="643750F4" w16cid:durableId="2544DD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AFD2D" w14:textId="77777777" w:rsidR="00DD19FC" w:rsidRDefault="00DD19FC">
      <w:r>
        <w:separator/>
      </w:r>
    </w:p>
  </w:endnote>
  <w:endnote w:type="continuationSeparator" w:id="0">
    <w:p w14:paraId="5A0615F7" w14:textId="77777777" w:rsidR="00DD19FC" w:rsidRDefault="00DD1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8F6AC6F8-0B18-4D43-A5BF-F3B81600EA15}"/>
  </w:font>
  <w:font w:name="Calibri">
    <w:panose1 w:val="020F0502020204030204"/>
    <w:charset w:val="00"/>
    <w:family w:val="swiss"/>
    <w:pitch w:val="variable"/>
    <w:sig w:usb0="E4002EFF" w:usb1="C000247B" w:usb2="00000009" w:usb3="00000000" w:csb0="000001FF" w:csb1="00000000"/>
    <w:embedRegular r:id="rId2" w:fontKey="{F50F6E98-D15B-4899-BDF5-E2C64C4A5286}"/>
    <w:embedBold r:id="rId3" w:fontKey="{F22AFC5F-7BF1-49D7-9428-ACA20E175287}"/>
  </w:font>
  <w:font w:name="Cambria">
    <w:panose1 w:val="02040503050406030204"/>
    <w:charset w:val="00"/>
    <w:family w:val="roman"/>
    <w:pitch w:val="variable"/>
    <w:sig w:usb0="E00006FF" w:usb1="420024FF" w:usb2="02000000" w:usb3="00000000" w:csb0="0000019F" w:csb1="00000000"/>
    <w:embedRegular r:id="rId4" w:fontKey="{9DDD9C1C-E294-4CF2-AAB1-AE5F10E9AB12}"/>
    <w:embedBold r:id="rId5" w:fontKey="{720793EE-4560-4969-81C0-D7E3F5275B5A}"/>
  </w:font>
  <w:font w:name="Open Sans">
    <w:panose1 w:val="020B0806030504020204"/>
    <w:charset w:val="00"/>
    <w:family w:val="swiss"/>
    <w:pitch w:val="variable"/>
    <w:sig w:usb0="E00002EF" w:usb1="4000205B" w:usb2="00000028" w:usb3="00000000" w:csb0="0000019F" w:csb1="00000000"/>
    <w:embedRegular r:id="rId6" w:fontKey="{E76335F6-A439-40D8-B8B5-68F8FE5E78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19E4" w14:textId="77777777" w:rsidR="00DD19FC" w:rsidRDefault="00DD19FC">
      <w:r>
        <w:t>_____________</w:t>
      </w:r>
    </w:p>
  </w:footnote>
  <w:footnote w:type="continuationSeparator" w:id="0">
    <w:p w14:paraId="3E6253EE" w14:textId="77777777" w:rsidR="00DD19FC" w:rsidRDefault="00DD19FC">
      <w:r>
        <w:t>_____________</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2"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4"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7"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8"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3"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4"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7"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6D0EEF"/>
    <w:multiLevelType w:val="hybridMultilevel"/>
    <w:tmpl w:val="F22283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2"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3"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0992995"/>
    <w:multiLevelType w:val="multilevel"/>
    <w:tmpl w:val="E77881E2"/>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0"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4"/>
  </w:num>
  <w:num w:numId="2" w16cid:durableId="1646199358">
    <w:abstractNumId w:val="0"/>
  </w:num>
  <w:num w:numId="3" w16cid:durableId="1722903516">
    <w:abstractNumId w:val="33"/>
  </w:num>
  <w:num w:numId="4" w16cid:durableId="67194981">
    <w:abstractNumId w:val="28"/>
  </w:num>
  <w:num w:numId="5" w16cid:durableId="2039314080">
    <w:abstractNumId w:val="5"/>
  </w:num>
  <w:num w:numId="6" w16cid:durableId="363479262">
    <w:abstractNumId w:val="20"/>
  </w:num>
  <w:num w:numId="7" w16cid:durableId="1240211314">
    <w:abstractNumId w:val="15"/>
  </w:num>
  <w:num w:numId="8" w16cid:durableId="1770277873">
    <w:abstractNumId w:val="23"/>
  </w:num>
  <w:num w:numId="9" w16cid:durableId="1303467718">
    <w:abstractNumId w:val="4"/>
  </w:num>
  <w:num w:numId="10" w16cid:durableId="849753729">
    <w:abstractNumId w:val="22"/>
  </w:num>
  <w:num w:numId="11" w16cid:durableId="771050834">
    <w:abstractNumId w:val="11"/>
  </w:num>
  <w:num w:numId="12" w16cid:durableId="1394963946">
    <w:abstractNumId w:val="17"/>
  </w:num>
  <w:num w:numId="13" w16cid:durableId="2317560">
    <w:abstractNumId w:val="25"/>
  </w:num>
  <w:num w:numId="14" w16cid:durableId="2030328916">
    <w:abstractNumId w:val="30"/>
  </w:num>
  <w:num w:numId="15" w16cid:durableId="55670471">
    <w:abstractNumId w:val="31"/>
  </w:num>
  <w:num w:numId="16" w16cid:durableId="1141074178">
    <w:abstractNumId w:val="3"/>
  </w:num>
  <w:num w:numId="17" w16cid:durableId="22445387">
    <w:abstractNumId w:val="8"/>
  </w:num>
  <w:num w:numId="18" w16cid:durableId="104622943">
    <w:abstractNumId w:val="7"/>
  </w:num>
  <w:num w:numId="19" w16cid:durableId="527111062">
    <w:abstractNumId w:val="19"/>
  </w:num>
  <w:num w:numId="20" w16cid:durableId="1059788831">
    <w:abstractNumId w:val="13"/>
  </w:num>
  <w:num w:numId="21" w16cid:durableId="30569389">
    <w:abstractNumId w:val="1"/>
  </w:num>
  <w:num w:numId="22" w16cid:durableId="821891909">
    <w:abstractNumId w:val="2"/>
  </w:num>
  <w:num w:numId="23" w16cid:durableId="1149325384">
    <w:abstractNumId w:val="21"/>
  </w:num>
  <w:num w:numId="24" w16cid:durableId="1622302007">
    <w:abstractNumId w:val="16"/>
  </w:num>
  <w:num w:numId="25" w16cid:durableId="1382250346">
    <w:abstractNumId w:val="29"/>
  </w:num>
  <w:num w:numId="26" w16cid:durableId="1841116693">
    <w:abstractNumId w:val="10"/>
  </w:num>
  <w:num w:numId="27" w16cid:durableId="1047729348">
    <w:abstractNumId w:val="27"/>
  </w:num>
  <w:num w:numId="28" w16cid:durableId="234323457">
    <w:abstractNumId w:val="26"/>
  </w:num>
  <w:num w:numId="29" w16cid:durableId="1654946200">
    <w:abstractNumId w:val="6"/>
  </w:num>
  <w:num w:numId="30" w16cid:durableId="95642152">
    <w:abstractNumId w:val="9"/>
  </w:num>
  <w:num w:numId="31" w16cid:durableId="1506553285">
    <w:abstractNumId w:val="32"/>
  </w:num>
  <w:num w:numId="32" w16cid:durableId="551648814">
    <w:abstractNumId w:val="12"/>
  </w:num>
  <w:num w:numId="33" w16cid:durableId="275793145">
    <w:abstractNumId w:val="24"/>
  </w:num>
  <w:num w:numId="34" w16cid:durableId="63079044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 Greiberg">
    <w15:presenceInfo w15:providerId="None" w15:userId="Lia Greiberg"/>
  </w15:person>
  <w15:person w15:author="Svetlana Yakutina">
    <w15:presenceInfo w15:providerId="Windows Live" w15:userId="82e2cc62cf405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1132"/>
    <w:rsid w:val="0000252B"/>
    <w:rsid w:val="00003157"/>
    <w:rsid w:val="00003C0E"/>
    <w:rsid w:val="00004D1B"/>
    <w:rsid w:val="0000688D"/>
    <w:rsid w:val="00007437"/>
    <w:rsid w:val="000115F6"/>
    <w:rsid w:val="000119BB"/>
    <w:rsid w:val="00014710"/>
    <w:rsid w:val="000151FD"/>
    <w:rsid w:val="000226E4"/>
    <w:rsid w:val="00022C03"/>
    <w:rsid w:val="00025976"/>
    <w:rsid w:val="000301DD"/>
    <w:rsid w:val="00031C3C"/>
    <w:rsid w:val="0003326F"/>
    <w:rsid w:val="00035417"/>
    <w:rsid w:val="00035BDF"/>
    <w:rsid w:val="0003634E"/>
    <w:rsid w:val="00037591"/>
    <w:rsid w:val="000416DE"/>
    <w:rsid w:val="00044190"/>
    <w:rsid w:val="00051B6D"/>
    <w:rsid w:val="00052804"/>
    <w:rsid w:val="000549A3"/>
    <w:rsid w:val="00054A85"/>
    <w:rsid w:val="0006285D"/>
    <w:rsid w:val="00063C99"/>
    <w:rsid w:val="000643A1"/>
    <w:rsid w:val="00066F92"/>
    <w:rsid w:val="000703E8"/>
    <w:rsid w:val="00070EBA"/>
    <w:rsid w:val="00071B53"/>
    <w:rsid w:val="00073FCD"/>
    <w:rsid w:val="00077826"/>
    <w:rsid w:val="00080165"/>
    <w:rsid w:val="00081A8A"/>
    <w:rsid w:val="00084E92"/>
    <w:rsid w:val="00086540"/>
    <w:rsid w:val="000943F7"/>
    <w:rsid w:val="00094738"/>
    <w:rsid w:val="00094AE0"/>
    <w:rsid w:val="00096F31"/>
    <w:rsid w:val="000A2F65"/>
    <w:rsid w:val="000A39B9"/>
    <w:rsid w:val="000A4997"/>
    <w:rsid w:val="000B04BB"/>
    <w:rsid w:val="000C0768"/>
    <w:rsid w:val="000C693F"/>
    <w:rsid w:val="000C7507"/>
    <w:rsid w:val="000C7961"/>
    <w:rsid w:val="000D3CF2"/>
    <w:rsid w:val="000D6D9A"/>
    <w:rsid w:val="000E5DAD"/>
    <w:rsid w:val="000E6C6C"/>
    <w:rsid w:val="000E7836"/>
    <w:rsid w:val="000F0846"/>
    <w:rsid w:val="000F3E6B"/>
    <w:rsid w:val="000F68C1"/>
    <w:rsid w:val="001048DD"/>
    <w:rsid w:val="001053B4"/>
    <w:rsid w:val="00106EC7"/>
    <w:rsid w:val="00113304"/>
    <w:rsid w:val="0011738A"/>
    <w:rsid w:val="00117B7D"/>
    <w:rsid w:val="00123410"/>
    <w:rsid w:val="001346B0"/>
    <w:rsid w:val="001411D3"/>
    <w:rsid w:val="00141A8C"/>
    <w:rsid w:val="00143661"/>
    <w:rsid w:val="0014467E"/>
    <w:rsid w:val="0015100C"/>
    <w:rsid w:val="00153401"/>
    <w:rsid w:val="00153765"/>
    <w:rsid w:val="0015552D"/>
    <w:rsid w:val="00157FD4"/>
    <w:rsid w:val="001612D6"/>
    <w:rsid w:val="00165416"/>
    <w:rsid w:val="00172F83"/>
    <w:rsid w:val="00173783"/>
    <w:rsid w:val="00173FE3"/>
    <w:rsid w:val="001765EB"/>
    <w:rsid w:val="0018173D"/>
    <w:rsid w:val="00182E23"/>
    <w:rsid w:val="00187F47"/>
    <w:rsid w:val="001943D3"/>
    <w:rsid w:val="001963EC"/>
    <w:rsid w:val="001971E3"/>
    <w:rsid w:val="001A081B"/>
    <w:rsid w:val="001A125D"/>
    <w:rsid w:val="001A4B96"/>
    <w:rsid w:val="001A52A0"/>
    <w:rsid w:val="001B1160"/>
    <w:rsid w:val="001B1FF9"/>
    <w:rsid w:val="001B6EC5"/>
    <w:rsid w:val="001C04E0"/>
    <w:rsid w:val="001C32AF"/>
    <w:rsid w:val="001C5D70"/>
    <w:rsid w:val="001C6A79"/>
    <w:rsid w:val="001C7567"/>
    <w:rsid w:val="001D7A89"/>
    <w:rsid w:val="001E630F"/>
    <w:rsid w:val="001F094B"/>
    <w:rsid w:val="001F1E15"/>
    <w:rsid w:val="00201788"/>
    <w:rsid w:val="002024ED"/>
    <w:rsid w:val="00205B48"/>
    <w:rsid w:val="00206E31"/>
    <w:rsid w:val="00213F4C"/>
    <w:rsid w:val="002155DE"/>
    <w:rsid w:val="00216FE4"/>
    <w:rsid w:val="00220300"/>
    <w:rsid w:val="002203F0"/>
    <w:rsid w:val="002207DD"/>
    <w:rsid w:val="002211DF"/>
    <w:rsid w:val="002337D0"/>
    <w:rsid w:val="002410BC"/>
    <w:rsid w:val="002453DD"/>
    <w:rsid w:val="0025063A"/>
    <w:rsid w:val="00251632"/>
    <w:rsid w:val="002519FF"/>
    <w:rsid w:val="00251EC9"/>
    <w:rsid w:val="00253612"/>
    <w:rsid w:val="00255042"/>
    <w:rsid w:val="0026342A"/>
    <w:rsid w:val="002638E0"/>
    <w:rsid w:val="00263B68"/>
    <w:rsid w:val="00271A68"/>
    <w:rsid w:val="00272D7F"/>
    <w:rsid w:val="002763E4"/>
    <w:rsid w:val="0028051D"/>
    <w:rsid w:val="00281C8C"/>
    <w:rsid w:val="00285ADA"/>
    <w:rsid w:val="00286D1C"/>
    <w:rsid w:val="0029338A"/>
    <w:rsid w:val="002948C3"/>
    <w:rsid w:val="002A25EF"/>
    <w:rsid w:val="002A3A18"/>
    <w:rsid w:val="002A46D5"/>
    <w:rsid w:val="002A55AF"/>
    <w:rsid w:val="002A6652"/>
    <w:rsid w:val="002A6B27"/>
    <w:rsid w:val="002B3649"/>
    <w:rsid w:val="002B4FDE"/>
    <w:rsid w:val="002B5650"/>
    <w:rsid w:val="002C5B9D"/>
    <w:rsid w:val="002D17FA"/>
    <w:rsid w:val="002D4840"/>
    <w:rsid w:val="002D7E7F"/>
    <w:rsid w:val="002E16E7"/>
    <w:rsid w:val="002E6E64"/>
    <w:rsid w:val="002F033F"/>
    <w:rsid w:val="002F1B7D"/>
    <w:rsid w:val="002F1D76"/>
    <w:rsid w:val="002F514C"/>
    <w:rsid w:val="002F7657"/>
    <w:rsid w:val="003008DA"/>
    <w:rsid w:val="00310BCD"/>
    <w:rsid w:val="00314E18"/>
    <w:rsid w:val="00315137"/>
    <w:rsid w:val="0031701F"/>
    <w:rsid w:val="00320A64"/>
    <w:rsid w:val="00330704"/>
    <w:rsid w:val="00333E2A"/>
    <w:rsid w:val="00334161"/>
    <w:rsid w:val="003411E6"/>
    <w:rsid w:val="00341BEA"/>
    <w:rsid w:val="00342529"/>
    <w:rsid w:val="003462FD"/>
    <w:rsid w:val="003554D1"/>
    <w:rsid w:val="0036048C"/>
    <w:rsid w:val="003659F9"/>
    <w:rsid w:val="00367311"/>
    <w:rsid w:val="003702C5"/>
    <w:rsid w:val="00371339"/>
    <w:rsid w:val="00373711"/>
    <w:rsid w:val="00374309"/>
    <w:rsid w:val="003746BD"/>
    <w:rsid w:val="00380A45"/>
    <w:rsid w:val="00391830"/>
    <w:rsid w:val="003A25F5"/>
    <w:rsid w:val="003A69D5"/>
    <w:rsid w:val="003B28F4"/>
    <w:rsid w:val="003B76C3"/>
    <w:rsid w:val="003C1951"/>
    <w:rsid w:val="003D24A5"/>
    <w:rsid w:val="003D2795"/>
    <w:rsid w:val="003D330B"/>
    <w:rsid w:val="003D4301"/>
    <w:rsid w:val="003D7192"/>
    <w:rsid w:val="003E2612"/>
    <w:rsid w:val="003F0E45"/>
    <w:rsid w:val="003F3872"/>
    <w:rsid w:val="003F7B9C"/>
    <w:rsid w:val="003F7E7A"/>
    <w:rsid w:val="003F7EBD"/>
    <w:rsid w:val="004046AF"/>
    <w:rsid w:val="00405584"/>
    <w:rsid w:val="00407D35"/>
    <w:rsid w:val="00424C14"/>
    <w:rsid w:val="0042545D"/>
    <w:rsid w:val="00427DD8"/>
    <w:rsid w:val="00431952"/>
    <w:rsid w:val="004336DB"/>
    <w:rsid w:val="0043396A"/>
    <w:rsid w:val="004344A4"/>
    <w:rsid w:val="004347A5"/>
    <w:rsid w:val="00436493"/>
    <w:rsid w:val="004417F5"/>
    <w:rsid w:val="00445AF6"/>
    <w:rsid w:val="00450C57"/>
    <w:rsid w:val="004516FA"/>
    <w:rsid w:val="0045447A"/>
    <w:rsid w:val="00456543"/>
    <w:rsid w:val="0046362B"/>
    <w:rsid w:val="004663AE"/>
    <w:rsid w:val="00474011"/>
    <w:rsid w:val="00476740"/>
    <w:rsid w:val="0048222D"/>
    <w:rsid w:val="004856B6"/>
    <w:rsid w:val="00485E37"/>
    <w:rsid w:val="004870F5"/>
    <w:rsid w:val="00487514"/>
    <w:rsid w:val="0049184B"/>
    <w:rsid w:val="00491892"/>
    <w:rsid w:val="00493FE4"/>
    <w:rsid w:val="0049789C"/>
    <w:rsid w:val="00497FDA"/>
    <w:rsid w:val="004A02F2"/>
    <w:rsid w:val="004A2E57"/>
    <w:rsid w:val="004A37E5"/>
    <w:rsid w:val="004A4032"/>
    <w:rsid w:val="004A5C9C"/>
    <w:rsid w:val="004A74D9"/>
    <w:rsid w:val="004B02AF"/>
    <w:rsid w:val="004B3033"/>
    <w:rsid w:val="004B42A4"/>
    <w:rsid w:val="004B7D84"/>
    <w:rsid w:val="004C25D0"/>
    <w:rsid w:val="004C4C17"/>
    <w:rsid w:val="004C7281"/>
    <w:rsid w:val="004D4D87"/>
    <w:rsid w:val="004D58EA"/>
    <w:rsid w:val="004D7527"/>
    <w:rsid w:val="004E113F"/>
    <w:rsid w:val="004E17B3"/>
    <w:rsid w:val="004E18A3"/>
    <w:rsid w:val="004E36D7"/>
    <w:rsid w:val="004E6772"/>
    <w:rsid w:val="004E79BA"/>
    <w:rsid w:val="004F7E43"/>
    <w:rsid w:val="00511515"/>
    <w:rsid w:val="00511FEF"/>
    <w:rsid w:val="00514582"/>
    <w:rsid w:val="00514CB9"/>
    <w:rsid w:val="00514E70"/>
    <w:rsid w:val="00516DA0"/>
    <w:rsid w:val="005173B7"/>
    <w:rsid w:val="00521E67"/>
    <w:rsid w:val="00523987"/>
    <w:rsid w:val="0052619F"/>
    <w:rsid w:val="00526209"/>
    <w:rsid w:val="00530183"/>
    <w:rsid w:val="005374A3"/>
    <w:rsid w:val="00537FAB"/>
    <w:rsid w:val="0054531E"/>
    <w:rsid w:val="00551603"/>
    <w:rsid w:val="00555366"/>
    <w:rsid w:val="005565CE"/>
    <w:rsid w:val="00557AB5"/>
    <w:rsid w:val="00565DE4"/>
    <w:rsid w:val="0056668D"/>
    <w:rsid w:val="00575521"/>
    <w:rsid w:val="005759DD"/>
    <w:rsid w:val="00576053"/>
    <w:rsid w:val="005904F4"/>
    <w:rsid w:val="005914FD"/>
    <w:rsid w:val="00593B9D"/>
    <w:rsid w:val="005945B6"/>
    <w:rsid w:val="005948BD"/>
    <w:rsid w:val="00597543"/>
    <w:rsid w:val="005A029B"/>
    <w:rsid w:val="005A7927"/>
    <w:rsid w:val="005B017C"/>
    <w:rsid w:val="005B24A6"/>
    <w:rsid w:val="005C2BC6"/>
    <w:rsid w:val="005C4D1C"/>
    <w:rsid w:val="005C4EEB"/>
    <w:rsid w:val="005D2983"/>
    <w:rsid w:val="005D2B0A"/>
    <w:rsid w:val="005D3AD7"/>
    <w:rsid w:val="005E0312"/>
    <w:rsid w:val="005E26C0"/>
    <w:rsid w:val="005E4421"/>
    <w:rsid w:val="005E4B3D"/>
    <w:rsid w:val="005E721C"/>
    <w:rsid w:val="005E74C3"/>
    <w:rsid w:val="005E7665"/>
    <w:rsid w:val="005E7A8F"/>
    <w:rsid w:val="005F37B9"/>
    <w:rsid w:val="005F3E85"/>
    <w:rsid w:val="005F403F"/>
    <w:rsid w:val="005F415D"/>
    <w:rsid w:val="005F7D85"/>
    <w:rsid w:val="006009BF"/>
    <w:rsid w:val="006015A4"/>
    <w:rsid w:val="00607915"/>
    <w:rsid w:val="00615C7A"/>
    <w:rsid w:val="006176EE"/>
    <w:rsid w:val="0061794C"/>
    <w:rsid w:val="006236D6"/>
    <w:rsid w:val="00623B14"/>
    <w:rsid w:val="00631C80"/>
    <w:rsid w:val="0063747F"/>
    <w:rsid w:val="006509AD"/>
    <w:rsid w:val="00650CCF"/>
    <w:rsid w:val="006520C0"/>
    <w:rsid w:val="0065241E"/>
    <w:rsid w:val="0065267A"/>
    <w:rsid w:val="006529B2"/>
    <w:rsid w:val="006542C3"/>
    <w:rsid w:val="00660FCE"/>
    <w:rsid w:val="00661C47"/>
    <w:rsid w:val="00662E27"/>
    <w:rsid w:val="00665B07"/>
    <w:rsid w:val="00670538"/>
    <w:rsid w:val="00676509"/>
    <w:rsid w:val="00677A83"/>
    <w:rsid w:val="006807CE"/>
    <w:rsid w:val="006808E9"/>
    <w:rsid w:val="00683BD4"/>
    <w:rsid w:val="0068644A"/>
    <w:rsid w:val="00686583"/>
    <w:rsid w:val="00687BB9"/>
    <w:rsid w:val="00690ACA"/>
    <w:rsid w:val="00690E89"/>
    <w:rsid w:val="006963ED"/>
    <w:rsid w:val="006A0D85"/>
    <w:rsid w:val="006A3DCD"/>
    <w:rsid w:val="006A6FFD"/>
    <w:rsid w:val="006B0CFC"/>
    <w:rsid w:val="006B0F57"/>
    <w:rsid w:val="006B113A"/>
    <w:rsid w:val="006B3481"/>
    <w:rsid w:val="006B454E"/>
    <w:rsid w:val="006B5AFF"/>
    <w:rsid w:val="006C247E"/>
    <w:rsid w:val="006C2877"/>
    <w:rsid w:val="006D1B6A"/>
    <w:rsid w:val="006D6904"/>
    <w:rsid w:val="006F3DFB"/>
    <w:rsid w:val="00705351"/>
    <w:rsid w:val="007068C2"/>
    <w:rsid w:val="00707789"/>
    <w:rsid w:val="00712C06"/>
    <w:rsid w:val="007146FA"/>
    <w:rsid w:val="00714EF9"/>
    <w:rsid w:val="00717110"/>
    <w:rsid w:val="007214DF"/>
    <w:rsid w:val="00724339"/>
    <w:rsid w:val="00725085"/>
    <w:rsid w:val="007368C4"/>
    <w:rsid w:val="00740080"/>
    <w:rsid w:val="00741B6D"/>
    <w:rsid w:val="00743352"/>
    <w:rsid w:val="00743C23"/>
    <w:rsid w:val="00743CCD"/>
    <w:rsid w:val="007502DD"/>
    <w:rsid w:val="007512C0"/>
    <w:rsid w:val="00754EB7"/>
    <w:rsid w:val="00755F10"/>
    <w:rsid w:val="007612DC"/>
    <w:rsid w:val="007706C7"/>
    <w:rsid w:val="00773C4F"/>
    <w:rsid w:val="00773E4F"/>
    <w:rsid w:val="0077535E"/>
    <w:rsid w:val="00777E4B"/>
    <w:rsid w:val="00780FAB"/>
    <w:rsid w:val="007812DB"/>
    <w:rsid w:val="00782D63"/>
    <w:rsid w:val="00784D2A"/>
    <w:rsid w:val="00786ED4"/>
    <w:rsid w:val="00791645"/>
    <w:rsid w:val="00794C58"/>
    <w:rsid w:val="007951CC"/>
    <w:rsid w:val="007A32F6"/>
    <w:rsid w:val="007A3F49"/>
    <w:rsid w:val="007A6923"/>
    <w:rsid w:val="007A6D3B"/>
    <w:rsid w:val="007A7361"/>
    <w:rsid w:val="007B061D"/>
    <w:rsid w:val="007B323B"/>
    <w:rsid w:val="007B4777"/>
    <w:rsid w:val="007C2A4C"/>
    <w:rsid w:val="007C2E93"/>
    <w:rsid w:val="007C3ACF"/>
    <w:rsid w:val="007C6B67"/>
    <w:rsid w:val="007D4361"/>
    <w:rsid w:val="007D46E8"/>
    <w:rsid w:val="007D54C2"/>
    <w:rsid w:val="007D737C"/>
    <w:rsid w:val="007E3125"/>
    <w:rsid w:val="007E672F"/>
    <w:rsid w:val="007E73B9"/>
    <w:rsid w:val="008022F7"/>
    <w:rsid w:val="00802E24"/>
    <w:rsid w:val="00812024"/>
    <w:rsid w:val="00817B76"/>
    <w:rsid w:val="00821146"/>
    <w:rsid w:val="008218C0"/>
    <w:rsid w:val="00831429"/>
    <w:rsid w:val="00831C9C"/>
    <w:rsid w:val="00832557"/>
    <w:rsid w:val="00832F0D"/>
    <w:rsid w:val="008350DD"/>
    <w:rsid w:val="00835B6F"/>
    <w:rsid w:val="00837959"/>
    <w:rsid w:val="00837A23"/>
    <w:rsid w:val="00840FD5"/>
    <w:rsid w:val="00841291"/>
    <w:rsid w:val="00844BCB"/>
    <w:rsid w:val="008451DF"/>
    <w:rsid w:val="00846EDA"/>
    <w:rsid w:val="00852747"/>
    <w:rsid w:val="008530E7"/>
    <w:rsid w:val="0086777B"/>
    <w:rsid w:val="00874BDF"/>
    <w:rsid w:val="00881FB1"/>
    <w:rsid w:val="00886EE7"/>
    <w:rsid w:val="008875E5"/>
    <w:rsid w:val="00896650"/>
    <w:rsid w:val="00897086"/>
    <w:rsid w:val="008A02D0"/>
    <w:rsid w:val="008A08D4"/>
    <w:rsid w:val="008B0C1E"/>
    <w:rsid w:val="008B6520"/>
    <w:rsid w:val="008B7D0E"/>
    <w:rsid w:val="008C06CE"/>
    <w:rsid w:val="008C2AB3"/>
    <w:rsid w:val="008C5D2B"/>
    <w:rsid w:val="008C7782"/>
    <w:rsid w:val="008D2B1B"/>
    <w:rsid w:val="008D40DC"/>
    <w:rsid w:val="008D4858"/>
    <w:rsid w:val="008D7608"/>
    <w:rsid w:val="008E0F5A"/>
    <w:rsid w:val="008E6909"/>
    <w:rsid w:val="00903BF6"/>
    <w:rsid w:val="00904EB1"/>
    <w:rsid w:val="009054B5"/>
    <w:rsid w:val="00906259"/>
    <w:rsid w:val="00911F4E"/>
    <w:rsid w:val="00911F59"/>
    <w:rsid w:val="00912B2B"/>
    <w:rsid w:val="00915F3C"/>
    <w:rsid w:val="009174AD"/>
    <w:rsid w:val="00920D61"/>
    <w:rsid w:val="0092260B"/>
    <w:rsid w:val="0092288A"/>
    <w:rsid w:val="009270A6"/>
    <w:rsid w:val="0093056D"/>
    <w:rsid w:val="009372AF"/>
    <w:rsid w:val="00941368"/>
    <w:rsid w:val="00946044"/>
    <w:rsid w:val="009466D1"/>
    <w:rsid w:val="00954CBF"/>
    <w:rsid w:val="00954F9D"/>
    <w:rsid w:val="00957348"/>
    <w:rsid w:val="00960C57"/>
    <w:rsid w:val="009619EB"/>
    <w:rsid w:val="00964DB3"/>
    <w:rsid w:val="00967675"/>
    <w:rsid w:val="00970353"/>
    <w:rsid w:val="009709E0"/>
    <w:rsid w:val="00982BF7"/>
    <w:rsid w:val="0098515F"/>
    <w:rsid w:val="00991144"/>
    <w:rsid w:val="009916DD"/>
    <w:rsid w:val="00993269"/>
    <w:rsid w:val="0099481C"/>
    <w:rsid w:val="009953C0"/>
    <w:rsid w:val="0099572C"/>
    <w:rsid w:val="0099576F"/>
    <w:rsid w:val="009A555C"/>
    <w:rsid w:val="009B4A6F"/>
    <w:rsid w:val="009C01F3"/>
    <w:rsid w:val="009C0B3F"/>
    <w:rsid w:val="009C0D47"/>
    <w:rsid w:val="009C1B5A"/>
    <w:rsid w:val="009C1D99"/>
    <w:rsid w:val="009D14C1"/>
    <w:rsid w:val="009D2D2B"/>
    <w:rsid w:val="009D2E1A"/>
    <w:rsid w:val="009D3912"/>
    <w:rsid w:val="009D40FC"/>
    <w:rsid w:val="009E4424"/>
    <w:rsid w:val="009E7891"/>
    <w:rsid w:val="009F6E9B"/>
    <w:rsid w:val="009F7A35"/>
    <w:rsid w:val="00A053F9"/>
    <w:rsid w:val="00A07FA7"/>
    <w:rsid w:val="00A12582"/>
    <w:rsid w:val="00A21B97"/>
    <w:rsid w:val="00A21DA0"/>
    <w:rsid w:val="00A227B8"/>
    <w:rsid w:val="00A22D3F"/>
    <w:rsid w:val="00A261AA"/>
    <w:rsid w:val="00A2649D"/>
    <w:rsid w:val="00A26F92"/>
    <w:rsid w:val="00A3060C"/>
    <w:rsid w:val="00A30FA1"/>
    <w:rsid w:val="00A31096"/>
    <w:rsid w:val="00A32E46"/>
    <w:rsid w:val="00A3609F"/>
    <w:rsid w:val="00A375CA"/>
    <w:rsid w:val="00A401D2"/>
    <w:rsid w:val="00A4165F"/>
    <w:rsid w:val="00A445F7"/>
    <w:rsid w:val="00A45D07"/>
    <w:rsid w:val="00A464C5"/>
    <w:rsid w:val="00A52541"/>
    <w:rsid w:val="00A6003D"/>
    <w:rsid w:val="00A61E96"/>
    <w:rsid w:val="00A62DE3"/>
    <w:rsid w:val="00A642A0"/>
    <w:rsid w:val="00A74069"/>
    <w:rsid w:val="00A84A31"/>
    <w:rsid w:val="00A93C19"/>
    <w:rsid w:val="00A96436"/>
    <w:rsid w:val="00A96677"/>
    <w:rsid w:val="00A97763"/>
    <w:rsid w:val="00A97F06"/>
    <w:rsid w:val="00AA0681"/>
    <w:rsid w:val="00AA209F"/>
    <w:rsid w:val="00AA317E"/>
    <w:rsid w:val="00AA7E63"/>
    <w:rsid w:val="00AC17FC"/>
    <w:rsid w:val="00AC1EAC"/>
    <w:rsid w:val="00AC5022"/>
    <w:rsid w:val="00AC7036"/>
    <w:rsid w:val="00AC758C"/>
    <w:rsid w:val="00AD39DD"/>
    <w:rsid w:val="00AD4665"/>
    <w:rsid w:val="00AD4AF5"/>
    <w:rsid w:val="00AD588D"/>
    <w:rsid w:val="00AD6AE9"/>
    <w:rsid w:val="00AE34D8"/>
    <w:rsid w:val="00AE58C3"/>
    <w:rsid w:val="00AE6C69"/>
    <w:rsid w:val="00AF1E01"/>
    <w:rsid w:val="00AF3607"/>
    <w:rsid w:val="00AF588F"/>
    <w:rsid w:val="00AF60E8"/>
    <w:rsid w:val="00B002C8"/>
    <w:rsid w:val="00B00A1C"/>
    <w:rsid w:val="00B00D31"/>
    <w:rsid w:val="00B03128"/>
    <w:rsid w:val="00B06702"/>
    <w:rsid w:val="00B07440"/>
    <w:rsid w:val="00B118C3"/>
    <w:rsid w:val="00B146F4"/>
    <w:rsid w:val="00B15D0B"/>
    <w:rsid w:val="00B22ECD"/>
    <w:rsid w:val="00B23B07"/>
    <w:rsid w:val="00B24C46"/>
    <w:rsid w:val="00B32BB9"/>
    <w:rsid w:val="00B33222"/>
    <w:rsid w:val="00B36452"/>
    <w:rsid w:val="00B40DAE"/>
    <w:rsid w:val="00B41896"/>
    <w:rsid w:val="00B4645E"/>
    <w:rsid w:val="00B537D2"/>
    <w:rsid w:val="00B53F3E"/>
    <w:rsid w:val="00B5691B"/>
    <w:rsid w:val="00B61BEE"/>
    <w:rsid w:val="00B65F0C"/>
    <w:rsid w:val="00B67CFA"/>
    <w:rsid w:val="00B67F6C"/>
    <w:rsid w:val="00B67F9A"/>
    <w:rsid w:val="00B70F0E"/>
    <w:rsid w:val="00B720D3"/>
    <w:rsid w:val="00B74F25"/>
    <w:rsid w:val="00B82948"/>
    <w:rsid w:val="00B8549B"/>
    <w:rsid w:val="00B876B6"/>
    <w:rsid w:val="00B978C4"/>
    <w:rsid w:val="00BA4D97"/>
    <w:rsid w:val="00BA6724"/>
    <w:rsid w:val="00BB67E1"/>
    <w:rsid w:val="00BC14D6"/>
    <w:rsid w:val="00BC1AB9"/>
    <w:rsid w:val="00BC3950"/>
    <w:rsid w:val="00BC3979"/>
    <w:rsid w:val="00BD0559"/>
    <w:rsid w:val="00BD403F"/>
    <w:rsid w:val="00BD56D5"/>
    <w:rsid w:val="00BD62EC"/>
    <w:rsid w:val="00BD6C2F"/>
    <w:rsid w:val="00BE096D"/>
    <w:rsid w:val="00BE0ABE"/>
    <w:rsid w:val="00BE13D6"/>
    <w:rsid w:val="00BE41FB"/>
    <w:rsid w:val="00BF2D40"/>
    <w:rsid w:val="00BF7FF7"/>
    <w:rsid w:val="00C03E5F"/>
    <w:rsid w:val="00C10595"/>
    <w:rsid w:val="00C12EC2"/>
    <w:rsid w:val="00C1472C"/>
    <w:rsid w:val="00C15AE3"/>
    <w:rsid w:val="00C20C46"/>
    <w:rsid w:val="00C20D92"/>
    <w:rsid w:val="00C21D23"/>
    <w:rsid w:val="00C23D35"/>
    <w:rsid w:val="00C300A4"/>
    <w:rsid w:val="00C42D9C"/>
    <w:rsid w:val="00C51786"/>
    <w:rsid w:val="00C525AE"/>
    <w:rsid w:val="00C5432E"/>
    <w:rsid w:val="00C57328"/>
    <w:rsid w:val="00C639B1"/>
    <w:rsid w:val="00C6437E"/>
    <w:rsid w:val="00C65056"/>
    <w:rsid w:val="00C7305D"/>
    <w:rsid w:val="00C73E8F"/>
    <w:rsid w:val="00C7459E"/>
    <w:rsid w:val="00C755DC"/>
    <w:rsid w:val="00C84735"/>
    <w:rsid w:val="00C860D0"/>
    <w:rsid w:val="00C863A4"/>
    <w:rsid w:val="00CA1F29"/>
    <w:rsid w:val="00CA30E7"/>
    <w:rsid w:val="00CB2229"/>
    <w:rsid w:val="00CB38E6"/>
    <w:rsid w:val="00CB3A94"/>
    <w:rsid w:val="00CB425F"/>
    <w:rsid w:val="00CC3691"/>
    <w:rsid w:val="00CD0404"/>
    <w:rsid w:val="00CD0D35"/>
    <w:rsid w:val="00CD57FD"/>
    <w:rsid w:val="00CD6C4B"/>
    <w:rsid w:val="00CD7126"/>
    <w:rsid w:val="00CE333E"/>
    <w:rsid w:val="00CE4195"/>
    <w:rsid w:val="00CE6DB0"/>
    <w:rsid w:val="00CF0C03"/>
    <w:rsid w:val="00CF18A7"/>
    <w:rsid w:val="00CF231A"/>
    <w:rsid w:val="00CF359F"/>
    <w:rsid w:val="00CF54D2"/>
    <w:rsid w:val="00D00D0C"/>
    <w:rsid w:val="00D01C12"/>
    <w:rsid w:val="00D10BFA"/>
    <w:rsid w:val="00D1439F"/>
    <w:rsid w:val="00D21EE0"/>
    <w:rsid w:val="00D22CE2"/>
    <w:rsid w:val="00D24DD5"/>
    <w:rsid w:val="00D26EF5"/>
    <w:rsid w:val="00D30CCA"/>
    <w:rsid w:val="00D340F7"/>
    <w:rsid w:val="00D40FD2"/>
    <w:rsid w:val="00D41461"/>
    <w:rsid w:val="00D45FCA"/>
    <w:rsid w:val="00D47C2A"/>
    <w:rsid w:val="00D500C1"/>
    <w:rsid w:val="00D50958"/>
    <w:rsid w:val="00D51118"/>
    <w:rsid w:val="00D56724"/>
    <w:rsid w:val="00D63388"/>
    <w:rsid w:val="00D649C2"/>
    <w:rsid w:val="00D70F7B"/>
    <w:rsid w:val="00D763F7"/>
    <w:rsid w:val="00D85E51"/>
    <w:rsid w:val="00D85EBC"/>
    <w:rsid w:val="00D90AE1"/>
    <w:rsid w:val="00D91EA9"/>
    <w:rsid w:val="00D9231F"/>
    <w:rsid w:val="00D93A6E"/>
    <w:rsid w:val="00DA267D"/>
    <w:rsid w:val="00DB2958"/>
    <w:rsid w:val="00DB773D"/>
    <w:rsid w:val="00DC05B0"/>
    <w:rsid w:val="00DC22F0"/>
    <w:rsid w:val="00DC380C"/>
    <w:rsid w:val="00DC577B"/>
    <w:rsid w:val="00DC59DC"/>
    <w:rsid w:val="00DC6999"/>
    <w:rsid w:val="00DC6C26"/>
    <w:rsid w:val="00DC6DAA"/>
    <w:rsid w:val="00DD19FC"/>
    <w:rsid w:val="00DD511F"/>
    <w:rsid w:val="00DD66C1"/>
    <w:rsid w:val="00DD66C8"/>
    <w:rsid w:val="00DD6FA4"/>
    <w:rsid w:val="00DE246F"/>
    <w:rsid w:val="00DE7303"/>
    <w:rsid w:val="00DF0073"/>
    <w:rsid w:val="00DF0F91"/>
    <w:rsid w:val="00DF4FDF"/>
    <w:rsid w:val="00E004FE"/>
    <w:rsid w:val="00E03D38"/>
    <w:rsid w:val="00E048D9"/>
    <w:rsid w:val="00E0763B"/>
    <w:rsid w:val="00E1170E"/>
    <w:rsid w:val="00E138EF"/>
    <w:rsid w:val="00E15626"/>
    <w:rsid w:val="00E17B9B"/>
    <w:rsid w:val="00E17D24"/>
    <w:rsid w:val="00E32EF0"/>
    <w:rsid w:val="00E33087"/>
    <w:rsid w:val="00E353D6"/>
    <w:rsid w:val="00E416A7"/>
    <w:rsid w:val="00E440F1"/>
    <w:rsid w:val="00E45A19"/>
    <w:rsid w:val="00E46028"/>
    <w:rsid w:val="00E62F65"/>
    <w:rsid w:val="00E63531"/>
    <w:rsid w:val="00E637C5"/>
    <w:rsid w:val="00E70173"/>
    <w:rsid w:val="00E74BE4"/>
    <w:rsid w:val="00E75B83"/>
    <w:rsid w:val="00E76437"/>
    <w:rsid w:val="00E82098"/>
    <w:rsid w:val="00E84CC7"/>
    <w:rsid w:val="00E860F4"/>
    <w:rsid w:val="00E919DD"/>
    <w:rsid w:val="00E9263C"/>
    <w:rsid w:val="00EA323B"/>
    <w:rsid w:val="00EB36ED"/>
    <w:rsid w:val="00EB438E"/>
    <w:rsid w:val="00EB5224"/>
    <w:rsid w:val="00EB7E27"/>
    <w:rsid w:val="00EC0FC7"/>
    <w:rsid w:val="00EC50C0"/>
    <w:rsid w:val="00ED2435"/>
    <w:rsid w:val="00EE0540"/>
    <w:rsid w:val="00EE73F3"/>
    <w:rsid w:val="00EF0534"/>
    <w:rsid w:val="00EF0D29"/>
    <w:rsid w:val="00EF4748"/>
    <w:rsid w:val="00EF4A46"/>
    <w:rsid w:val="00EF72BA"/>
    <w:rsid w:val="00EF7D22"/>
    <w:rsid w:val="00F002AF"/>
    <w:rsid w:val="00F02DC6"/>
    <w:rsid w:val="00F06249"/>
    <w:rsid w:val="00F07CCF"/>
    <w:rsid w:val="00F07D77"/>
    <w:rsid w:val="00F22ABB"/>
    <w:rsid w:val="00F22CD2"/>
    <w:rsid w:val="00F33A7B"/>
    <w:rsid w:val="00F34491"/>
    <w:rsid w:val="00F34F95"/>
    <w:rsid w:val="00F364DD"/>
    <w:rsid w:val="00F4331C"/>
    <w:rsid w:val="00F43E39"/>
    <w:rsid w:val="00F478DC"/>
    <w:rsid w:val="00F50B38"/>
    <w:rsid w:val="00F527DE"/>
    <w:rsid w:val="00F56F55"/>
    <w:rsid w:val="00F61E0B"/>
    <w:rsid w:val="00F62A7E"/>
    <w:rsid w:val="00F63CD7"/>
    <w:rsid w:val="00F670B2"/>
    <w:rsid w:val="00F67AA3"/>
    <w:rsid w:val="00F76669"/>
    <w:rsid w:val="00F80038"/>
    <w:rsid w:val="00F803FA"/>
    <w:rsid w:val="00F830EA"/>
    <w:rsid w:val="00F85546"/>
    <w:rsid w:val="00F875D0"/>
    <w:rsid w:val="00F9009E"/>
    <w:rsid w:val="00FA1C5E"/>
    <w:rsid w:val="00FA3AA0"/>
    <w:rsid w:val="00FB0D6F"/>
    <w:rsid w:val="00FB3C5C"/>
    <w:rsid w:val="00FB6A3E"/>
    <w:rsid w:val="00FC02D9"/>
    <w:rsid w:val="00FC68C2"/>
    <w:rsid w:val="00FD0F8C"/>
    <w:rsid w:val="00FD14C2"/>
    <w:rsid w:val="00FD375D"/>
    <w:rsid w:val="00FD4642"/>
    <w:rsid w:val="00FD6084"/>
    <w:rsid w:val="00FD6383"/>
    <w:rsid w:val="00FE084B"/>
    <w:rsid w:val="00FE198D"/>
    <w:rsid w:val="00FE29BA"/>
    <w:rsid w:val="00FE3B14"/>
    <w:rsid w:val="00FF7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4D2A"/>
  </w:style>
  <w:style w:type="paragraph" w:styleId="berschrift1">
    <w:name w:val="heading 1"/>
    <w:basedOn w:val="Standard"/>
    <w:next w:val="Standard"/>
    <w:link w:val="berschrift1Zchn"/>
    <w:uiPriority w:val="9"/>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780FAB"/>
    <w:rPr>
      <w:color w:val="666666"/>
    </w:rPr>
  </w:style>
  <w:style w:type="character" w:customStyle="1" w:styleId="wikibase-title-label">
    <w:name w:val="wikibase-title-label"/>
    <w:basedOn w:val="Absatz-Standardschriftart"/>
    <w:rsid w:val="00F364DD"/>
  </w:style>
  <w:style w:type="character" w:customStyle="1" w:styleId="wikibase-title-id">
    <w:name w:val="wikibase-title-id"/>
    <w:basedOn w:val="Absatz-Standardschriftart"/>
    <w:rsid w:val="00F364DD"/>
  </w:style>
  <w:style w:type="character" w:customStyle="1" w:styleId="berschrift1Zchn">
    <w:name w:val="Überschrift 1 Zchn"/>
    <w:basedOn w:val="Absatz-Standardschriftart"/>
    <w:link w:val="berschrift1"/>
    <w:uiPriority w:val="9"/>
    <w:rsid w:val="004C25D0"/>
    <w:rPr>
      <w:rFonts w:ascii="Garamond" w:hAnsi="Garamond"/>
      <w:kern w:val="28"/>
      <w:sz w:val="30"/>
    </w:rPr>
  </w:style>
  <w:style w:type="character" w:styleId="Kommentarzeichen">
    <w:name w:val="annotation reference"/>
    <w:basedOn w:val="Absatz-Standardschriftart"/>
    <w:uiPriority w:val="99"/>
    <w:semiHidden/>
    <w:unhideWhenUsed/>
    <w:rsid w:val="00C57328"/>
    <w:rPr>
      <w:sz w:val="16"/>
      <w:szCs w:val="16"/>
    </w:rPr>
  </w:style>
  <w:style w:type="paragraph" w:styleId="Kommentartext">
    <w:name w:val="annotation text"/>
    <w:basedOn w:val="Standard"/>
    <w:link w:val="KommentartextZchn"/>
    <w:uiPriority w:val="99"/>
    <w:unhideWhenUsed/>
    <w:rsid w:val="00C57328"/>
  </w:style>
  <w:style w:type="character" w:customStyle="1" w:styleId="KommentartextZchn">
    <w:name w:val="Kommentartext Zchn"/>
    <w:basedOn w:val="Absatz-Standardschriftart"/>
    <w:link w:val="Kommentartext"/>
    <w:uiPriority w:val="99"/>
    <w:rsid w:val="00C57328"/>
  </w:style>
  <w:style w:type="paragraph" w:styleId="Kommentarthema">
    <w:name w:val="annotation subject"/>
    <w:basedOn w:val="Kommentartext"/>
    <w:next w:val="Kommentartext"/>
    <w:link w:val="KommentarthemaZchn"/>
    <w:uiPriority w:val="99"/>
    <w:semiHidden/>
    <w:unhideWhenUsed/>
    <w:rsid w:val="00C57328"/>
    <w:rPr>
      <w:b/>
      <w:bCs/>
    </w:rPr>
  </w:style>
  <w:style w:type="character" w:customStyle="1" w:styleId="KommentarthemaZchn">
    <w:name w:val="Kommentarthema Zchn"/>
    <w:basedOn w:val="KommentartextZchn"/>
    <w:link w:val="Kommentarthema"/>
    <w:uiPriority w:val="99"/>
    <w:semiHidden/>
    <w:rsid w:val="00C57328"/>
    <w:rPr>
      <w:b/>
      <w:bCs/>
    </w:rPr>
  </w:style>
  <w:style w:type="paragraph" w:styleId="berarbeitung">
    <w:name w:val="Revision"/>
    <w:hidden/>
    <w:uiPriority w:val="99"/>
    <w:semiHidden/>
    <w:rsid w:val="002A5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wikidata.org/wiki/Wikidata:Relation_between_properties_in_RDF_and_in_Wikidata" TargetMode="External"/><Relationship Id="rId18" Type="http://schemas.openxmlformats.org/officeDocument/2006/relationships/hyperlink" Target="https://www.dnb.de/DE/Professionell/Standardisierung/GND/gnd_node.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ediawiki.org/wiki/API:Action_API" TargetMode="External"/><Relationship Id="rId7" Type="http://schemas.openxmlformats.org/officeDocument/2006/relationships/endnotes" Target="endnotes.xml"/><Relationship Id="rId12" Type="http://schemas.openxmlformats.org/officeDocument/2006/relationships/hyperlink" Target="https://www.wikidata.org/wiki/Wikidata:WikiProject_Ontology/Modelling" TargetMode="External"/><Relationship Id="rId17" Type="http://schemas.openxmlformats.org/officeDocument/2006/relationships/hyperlink" Target="https://python.langchain.com/docs/concepts/chat_models/"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learning.oreilly.com/library/view/developing-apps-with/9781098168094/ch04.html" TargetMode="External"/><Relationship Id="rId20" Type="http://schemas.openxmlformats.org/officeDocument/2006/relationships/hyperlink" Target="https://www.deutsche-biographie.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ing.oreilly.com/library/view/developing-apps-with/9781098168094/ch04.html" TargetMode="External"/><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www.wikipedia.de/"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WdeG_GW</Template>
  <TotalTime>0</TotalTime>
  <Pages>8</Pages>
  <Words>5394</Words>
  <Characters>30749</Characters>
  <Application>Microsoft Office Word</Application>
  <DocSecurity>0</DocSecurity>
  <Lines>256</Lines>
  <Paragraphs>72</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36071</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Lia Greiberg</cp:lastModifiedBy>
  <cp:revision>23</cp:revision>
  <cp:lastPrinted>2025-08-27T06:12:00Z</cp:lastPrinted>
  <dcterms:created xsi:type="dcterms:W3CDTF">2025-09-02T09:55:00Z</dcterms:created>
  <dcterms:modified xsi:type="dcterms:W3CDTF">2025-09-13T08:33:00Z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zotero-version="7.0.24"&gt;&lt;session id="8uh8yoLG"/&gt;&lt;style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