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92AD1" w14:textId="125B34B2" w:rsidR="0065241E" w:rsidRDefault="0097385E" w:rsidP="00353700">
      <w:pPr>
        <w:pStyle w:val="berschrift2"/>
        <w:numPr>
          <w:ilvl w:val="0"/>
          <w:numId w:val="10"/>
        </w:numPr>
        <w:spacing w:after="120" w:line="360" w:lineRule="auto"/>
        <w:ind w:left="284" w:hanging="284"/>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Semanti</w:t>
      </w:r>
      <w:r w:rsidR="001E0FE0">
        <w:rPr>
          <w:rFonts w:ascii="Times New Roman" w:hAnsi="Times New Roman"/>
          <w:color w:val="000000" w:themeColor="text1"/>
          <w:sz w:val="28"/>
          <w:szCs w:val="28"/>
        </w:rPr>
        <w:t>c</w:t>
      </w:r>
      <w:proofErr w:type="spellEnd"/>
      <w:r>
        <w:rPr>
          <w:rFonts w:ascii="Times New Roman" w:hAnsi="Times New Roman"/>
          <w:color w:val="000000" w:themeColor="text1"/>
          <w:sz w:val="28"/>
          <w:szCs w:val="28"/>
        </w:rPr>
        <w:t xml:space="preserve"> Web</w:t>
      </w:r>
    </w:p>
    <w:p w14:paraId="16F91388" w14:textId="18D216F3" w:rsidR="003E100D" w:rsidRPr="003E100D" w:rsidRDefault="00DD511F" w:rsidP="00353700">
      <w:pPr>
        <w:pStyle w:val="Grundschrift"/>
        <w:spacing w:line="360" w:lineRule="auto"/>
        <w:rPr>
          <w:rFonts w:ascii="Times New Roman" w:hAnsi="Times New Roman"/>
          <w:sz w:val="24"/>
          <w:szCs w:val="24"/>
        </w:rPr>
      </w:pPr>
      <w:r w:rsidRPr="00DD511F">
        <w:rPr>
          <w:rFonts w:ascii="Times New Roman" w:hAnsi="Times New Roman"/>
          <w:sz w:val="24"/>
          <w:szCs w:val="24"/>
        </w:rPr>
        <w:t xml:space="preserve">In diesem Kapitel werden </w:t>
      </w:r>
      <w:r w:rsidR="00014710" w:rsidRPr="008D1151">
        <w:rPr>
          <w:rFonts w:ascii="Times New Roman" w:hAnsi="Times New Roman"/>
          <w:sz w:val="24"/>
          <w:szCs w:val="24"/>
        </w:rPr>
        <w:t>zentrale</w:t>
      </w:r>
      <w:r w:rsidR="00014710">
        <w:rPr>
          <w:rFonts w:ascii="Times New Roman" w:hAnsi="Times New Roman"/>
          <w:sz w:val="24"/>
          <w:szCs w:val="24"/>
        </w:rPr>
        <w:t xml:space="preserve"> theoretische Grundlagen zur Repräsentation und Organisation von Wissen in digitalen Systemen vorgestellt. </w:t>
      </w:r>
      <w:commentRangeStart w:id="0"/>
      <w:r w:rsidR="00014710">
        <w:rPr>
          <w:rFonts w:ascii="Times New Roman" w:hAnsi="Times New Roman"/>
          <w:sz w:val="24"/>
          <w:szCs w:val="24"/>
        </w:rPr>
        <w:t xml:space="preserve">Anschließend werden die grundlegenden Konzepte des Semantik Web </w:t>
      </w:r>
      <w:del w:id="1" w:author="Lia Greiberg" w:date="2025-08-20T16:54:00Z" w16du:dateUtc="2025-08-20T14:54:00Z">
        <w:r w:rsidR="00014710" w:rsidDel="00F3002D">
          <w:rPr>
            <w:rFonts w:ascii="Times New Roman" w:hAnsi="Times New Roman"/>
            <w:sz w:val="24"/>
            <w:szCs w:val="24"/>
          </w:rPr>
          <w:delText>erläutert und</w:delText>
        </w:r>
      </w:del>
      <w:ins w:id="2" w:author="Lia Greiberg" w:date="2025-08-20T16:54:00Z" w16du:dateUtc="2025-08-20T14:54:00Z">
        <w:r w:rsidR="00F3002D">
          <w:rPr>
            <w:rFonts w:ascii="Times New Roman" w:hAnsi="Times New Roman"/>
            <w:sz w:val="24"/>
            <w:szCs w:val="24"/>
          </w:rPr>
          <w:t>sowie die dazugehörigen</w:t>
        </w:r>
      </w:ins>
      <w:r w:rsidR="00014710">
        <w:rPr>
          <w:rFonts w:ascii="Times New Roman" w:hAnsi="Times New Roman"/>
          <w:sz w:val="24"/>
          <w:szCs w:val="24"/>
        </w:rPr>
        <w:t xml:space="preserve"> </w:t>
      </w:r>
      <w:del w:id="3" w:author="Lia Greiberg" w:date="2025-08-20T16:55:00Z" w16du:dateUtc="2025-08-20T14:55:00Z">
        <w:r w:rsidR="00014710" w:rsidRPr="008D1151" w:rsidDel="00F3002D">
          <w:rPr>
            <w:rFonts w:ascii="Times New Roman" w:hAnsi="Times New Roman"/>
            <w:sz w:val="24"/>
            <w:szCs w:val="24"/>
          </w:rPr>
          <w:delText>zentrale</w:delText>
        </w:r>
      </w:del>
      <w:del w:id="4" w:author="Lia Greiberg" w:date="2025-08-09T23:33:00Z" w16du:dateUtc="2025-08-09T21:33:00Z">
        <w:r w:rsidR="00014710" w:rsidRPr="008D1151" w:rsidDel="00672E36">
          <w:rPr>
            <w:rFonts w:ascii="Times New Roman" w:hAnsi="Times New Roman"/>
            <w:sz w:val="24"/>
            <w:szCs w:val="24"/>
          </w:rPr>
          <w:delText>n</w:delText>
        </w:r>
      </w:del>
      <w:del w:id="5" w:author="Lia Greiberg" w:date="2025-08-20T16:55:00Z" w16du:dateUtc="2025-08-20T14:55:00Z">
        <w:r w:rsidR="00014710" w:rsidDel="00F3002D">
          <w:rPr>
            <w:rFonts w:ascii="Times New Roman" w:hAnsi="Times New Roman"/>
            <w:sz w:val="24"/>
            <w:szCs w:val="24"/>
          </w:rPr>
          <w:delText xml:space="preserve"> </w:delText>
        </w:r>
      </w:del>
      <w:r w:rsidR="00014710">
        <w:rPr>
          <w:rFonts w:ascii="Times New Roman" w:hAnsi="Times New Roman"/>
          <w:sz w:val="24"/>
          <w:szCs w:val="24"/>
        </w:rPr>
        <w:t>Begriffe</w:t>
      </w:r>
      <w:ins w:id="6" w:author="Lia Greiberg" w:date="2025-08-20T16:55:00Z" w16du:dateUtc="2025-08-20T14:55:00Z">
        <w:r w:rsidR="00F3002D">
          <w:rPr>
            <w:rFonts w:ascii="Times New Roman" w:hAnsi="Times New Roman"/>
            <w:sz w:val="24"/>
            <w:szCs w:val="24"/>
          </w:rPr>
          <w:t xml:space="preserve"> </w:t>
        </w:r>
      </w:ins>
      <w:del w:id="7" w:author="Lia Greiberg" w:date="2025-08-20T16:55:00Z" w16du:dateUtc="2025-08-20T14:55:00Z">
        <w:r w:rsidR="00014710" w:rsidDel="00F3002D">
          <w:rPr>
            <w:rFonts w:ascii="Times New Roman" w:hAnsi="Times New Roman"/>
            <w:sz w:val="24"/>
            <w:szCs w:val="24"/>
          </w:rPr>
          <w:delText xml:space="preserve"> aufgegriffen und </w:delText>
        </w:r>
      </w:del>
      <w:r w:rsidR="00014710">
        <w:rPr>
          <w:rFonts w:ascii="Times New Roman" w:hAnsi="Times New Roman"/>
          <w:sz w:val="24"/>
          <w:szCs w:val="24"/>
        </w:rPr>
        <w:t>erläutert.</w:t>
      </w:r>
      <w:commentRangeEnd w:id="0"/>
      <w:r w:rsidR="00F3002D">
        <w:rPr>
          <w:rStyle w:val="Kommentarzeichen"/>
          <w:rFonts w:ascii="Times New Roman" w:hAnsi="Times New Roman"/>
        </w:rPr>
        <w:commentReference w:id="0"/>
      </w:r>
      <w:r w:rsidR="00014710">
        <w:rPr>
          <w:rFonts w:ascii="Times New Roman" w:hAnsi="Times New Roman"/>
          <w:sz w:val="24"/>
          <w:szCs w:val="24"/>
        </w:rPr>
        <w:t xml:space="preserve"> </w:t>
      </w:r>
      <w:r w:rsidR="00C755DC">
        <w:rPr>
          <w:rFonts w:ascii="Times New Roman" w:hAnsi="Times New Roman"/>
          <w:sz w:val="24"/>
          <w:szCs w:val="24"/>
        </w:rPr>
        <w:t>Ein b</w:t>
      </w:r>
      <w:r w:rsidR="00014710">
        <w:rPr>
          <w:rFonts w:ascii="Times New Roman" w:hAnsi="Times New Roman"/>
          <w:sz w:val="24"/>
          <w:szCs w:val="24"/>
        </w:rPr>
        <w:t>esondere</w:t>
      </w:r>
      <w:r w:rsidR="00C755DC">
        <w:rPr>
          <w:rFonts w:ascii="Times New Roman" w:hAnsi="Times New Roman"/>
          <w:sz w:val="24"/>
          <w:szCs w:val="24"/>
        </w:rPr>
        <w:t>r</w:t>
      </w:r>
      <w:r w:rsidR="00014710">
        <w:rPr>
          <w:rFonts w:ascii="Times New Roman" w:hAnsi="Times New Roman"/>
          <w:sz w:val="24"/>
          <w:szCs w:val="24"/>
        </w:rPr>
        <w:t xml:space="preserve"> Fokus liegt dabei auf der </w:t>
      </w:r>
      <w:commentRangeStart w:id="8"/>
      <w:proofErr w:type="spellStart"/>
      <w:r w:rsidR="00014710">
        <w:rPr>
          <w:rFonts w:ascii="Times New Roman" w:hAnsi="Times New Roman"/>
          <w:sz w:val="24"/>
          <w:szCs w:val="24"/>
        </w:rPr>
        <w:t>graph</w:t>
      </w:r>
      <w:ins w:id="9" w:author="Lia Greiberg" w:date="2025-08-19T15:39:00Z" w16du:dateUtc="2025-08-19T13:39:00Z">
        <w:r w:rsidR="00F56DB0">
          <w:rPr>
            <w:rFonts w:ascii="Times New Roman" w:hAnsi="Times New Roman"/>
            <w:sz w:val="24"/>
            <w:szCs w:val="24"/>
          </w:rPr>
          <w:t>en</w:t>
        </w:r>
      </w:ins>
      <w:r w:rsidR="00014710">
        <w:rPr>
          <w:rFonts w:ascii="Times New Roman" w:hAnsi="Times New Roman"/>
          <w:sz w:val="24"/>
          <w:szCs w:val="24"/>
        </w:rPr>
        <w:t>basierten</w:t>
      </w:r>
      <w:commentRangeEnd w:id="8"/>
      <w:proofErr w:type="spellEnd"/>
      <w:r w:rsidR="00F56DB0">
        <w:rPr>
          <w:rStyle w:val="Kommentarzeichen"/>
          <w:rFonts w:ascii="Times New Roman" w:hAnsi="Times New Roman"/>
        </w:rPr>
        <w:commentReference w:id="8"/>
      </w:r>
      <w:r w:rsidR="00014710">
        <w:rPr>
          <w:rFonts w:ascii="Times New Roman" w:hAnsi="Times New Roman"/>
          <w:sz w:val="24"/>
          <w:szCs w:val="24"/>
        </w:rPr>
        <w:t xml:space="preserve"> </w:t>
      </w:r>
      <w:r w:rsidR="00C755DC">
        <w:rPr>
          <w:rFonts w:ascii="Times New Roman" w:hAnsi="Times New Roman"/>
          <w:sz w:val="24"/>
          <w:szCs w:val="24"/>
        </w:rPr>
        <w:t>Darstellung und Strukturierung</w:t>
      </w:r>
      <w:r w:rsidR="00014710">
        <w:rPr>
          <w:rFonts w:ascii="Times New Roman" w:hAnsi="Times New Roman"/>
          <w:sz w:val="24"/>
          <w:szCs w:val="24"/>
        </w:rPr>
        <w:t xml:space="preserve"> von Wissen.</w:t>
      </w:r>
    </w:p>
    <w:p w14:paraId="38D04838" w14:textId="20FC7F1E" w:rsidR="00580B12" w:rsidRPr="00580B12" w:rsidRDefault="00DD511F" w:rsidP="00353700">
      <w:pPr>
        <w:pStyle w:val="berschrift3"/>
        <w:jc w:val="both"/>
        <w:rPr>
          <w:rFonts w:ascii="Times New Roman" w:hAnsi="Times New Roman"/>
          <w:sz w:val="26"/>
          <w:szCs w:val="26"/>
        </w:rPr>
      </w:pPr>
      <w:r>
        <w:rPr>
          <w:rFonts w:ascii="Times New Roman" w:hAnsi="Times New Roman"/>
          <w:sz w:val="26"/>
          <w:szCs w:val="26"/>
        </w:rPr>
        <w:t>2</w:t>
      </w:r>
      <w:r w:rsidRPr="002D7E7F">
        <w:rPr>
          <w:rFonts w:ascii="Times New Roman" w:hAnsi="Times New Roman"/>
          <w:sz w:val="26"/>
          <w:szCs w:val="26"/>
        </w:rPr>
        <w:t>.</w:t>
      </w:r>
      <w:r>
        <w:rPr>
          <w:rFonts w:ascii="Times New Roman" w:hAnsi="Times New Roman"/>
          <w:sz w:val="26"/>
          <w:szCs w:val="26"/>
        </w:rPr>
        <w:t>1</w:t>
      </w:r>
      <w:r w:rsidRPr="002D7E7F">
        <w:rPr>
          <w:rFonts w:ascii="Times New Roman" w:hAnsi="Times New Roman"/>
          <w:sz w:val="26"/>
          <w:szCs w:val="26"/>
        </w:rPr>
        <w:t xml:space="preserve"> </w:t>
      </w:r>
      <w:r w:rsidR="0097385E">
        <w:rPr>
          <w:rFonts w:ascii="Times New Roman" w:hAnsi="Times New Roman"/>
          <w:sz w:val="26"/>
          <w:szCs w:val="26"/>
        </w:rPr>
        <w:t xml:space="preserve">Das </w:t>
      </w:r>
      <w:commentRangeStart w:id="10"/>
      <w:r w:rsidR="0097385E">
        <w:rPr>
          <w:rFonts w:ascii="Times New Roman" w:hAnsi="Times New Roman"/>
          <w:sz w:val="26"/>
          <w:szCs w:val="26"/>
        </w:rPr>
        <w:t>Web</w:t>
      </w:r>
      <w:commentRangeEnd w:id="10"/>
      <w:r w:rsidR="005B4013">
        <w:rPr>
          <w:rStyle w:val="Kommentarzeichen"/>
          <w:rFonts w:ascii="Times New Roman" w:hAnsi="Times New Roman"/>
          <w:kern w:val="0"/>
        </w:rPr>
        <w:commentReference w:id="10"/>
      </w:r>
    </w:p>
    <w:p w14:paraId="4B295319" w14:textId="4085AECC" w:rsidR="000A7534" w:rsidRDefault="00580B12" w:rsidP="00353700">
      <w:pPr>
        <w:pStyle w:val="StandardWeb"/>
        <w:spacing w:before="0" w:beforeAutospacing="0" w:after="120" w:afterAutospacing="0" w:line="360" w:lineRule="auto"/>
        <w:ind w:firstLine="426"/>
        <w:jc w:val="both"/>
      </w:pPr>
      <w:r>
        <w:t xml:space="preserve">Kaum eine andere Technologie </w:t>
      </w:r>
      <w:r w:rsidR="0023168A">
        <w:t xml:space="preserve">veränderte </w:t>
      </w:r>
      <w:r>
        <w:t>unseren a</w:t>
      </w:r>
      <w:r w:rsidR="0023168A">
        <w:t xml:space="preserve">lltäglichen </w:t>
      </w:r>
      <w:r>
        <w:t>Umgang mit Information</w:t>
      </w:r>
      <w:r w:rsidR="0023168A">
        <w:t>en in so kurze</w:t>
      </w:r>
      <w:ins w:id="11" w:author="Lia Greiberg" w:date="2025-08-09T23:34:00Z" w16du:dateUtc="2025-08-09T21:34:00Z">
        <w:r w:rsidR="00672E36">
          <w:t>r</w:t>
        </w:r>
      </w:ins>
      <w:r w:rsidR="0023168A">
        <w:t xml:space="preserve"> Zeit wie das World Wide Web (WWW</w:t>
      </w:r>
      <w:ins w:id="12" w:author="Lia Greiberg" w:date="2025-08-26T14:09:00Z" w16du:dateUtc="2025-08-26T12:09:00Z">
        <w:r w:rsidR="004558E5">
          <w:t xml:space="preserve">, </w:t>
        </w:r>
      </w:ins>
      <w:commentRangeStart w:id="13"/>
      <w:ins w:id="14" w:author="Lia Greiberg" w:date="2025-08-26T14:09:00Z">
        <w:r w:rsidR="004558E5" w:rsidRPr="004558E5">
          <w:t>im Folgenden auch: Web</w:t>
        </w:r>
      </w:ins>
      <w:commentRangeEnd w:id="13"/>
      <w:ins w:id="15" w:author="Lia Greiberg" w:date="2025-08-26T14:10:00Z" w16du:dateUtc="2025-08-26T12:10:00Z">
        <w:r w:rsidR="004558E5">
          <w:rPr>
            <w:rStyle w:val="Kommentarzeichen"/>
          </w:rPr>
          <w:commentReference w:id="13"/>
        </w:r>
      </w:ins>
      <w:r w:rsidR="0023168A">
        <w:t>)</w:t>
      </w:r>
      <w:r>
        <w:t xml:space="preserve">. </w:t>
      </w:r>
      <w:r w:rsidR="0023168A">
        <w:t>Die rasante Entwicklung des Internets trug entscheidend dazu bei, dass sich die Industriegesellschaft nach und nach in eine Informationsgesellschaft verwandelte</w:t>
      </w:r>
      <w:r w:rsidR="0097385E">
        <w:t>. Dank seiner standardisierten Struktur und darauf abgestimmten Infrastruktur bietet das Web zahlreiche Vorteile, insbesondere die hohe Aktualität sowie permanente Verfügbarkeit von Informationen</w:t>
      </w:r>
      <w:r w:rsidR="007024E7">
        <w:t xml:space="preserve">. Diese Eigenschaften führen zu einer vereinfachten schnelleren und kostengünstigeren Informationsbeschaffung. Zudem sind Informationen in zunehmendem </w:t>
      </w:r>
      <w:r w:rsidR="007024E7" w:rsidRPr="00C4122D">
        <w:t>Maße</w:t>
      </w:r>
      <w:del w:id="16" w:author="Lia Greiberg" w:date="2025-08-19T11:48:00Z" w16du:dateUtc="2025-08-19T09:48:00Z">
        <w:r w:rsidR="007024E7" w:rsidRPr="00C4122D" w:rsidDel="00C4122D">
          <w:delText>n</w:delText>
        </w:r>
      </w:del>
      <w:r w:rsidR="007024E7">
        <w:t xml:space="preserve"> einer breiten Öffentlichkeit zugänglich</w:t>
      </w:r>
      <w:r w:rsidR="006F25DF">
        <w:t xml:space="preserve"> </w:t>
      </w:r>
      <w:r w:rsidR="006F25DF">
        <w:fldChar w:fldCharType="begin"/>
      </w:r>
      <w:r w:rsidR="00CA2E97">
        <w:instrText xml:space="preserve"> ADDIN ZOTERO_ITEM CSL_CITATION {"citationID":"0pO3cR5u","properties":{"formattedCitation":"(Hitzler et al. 2007)","plainCitation":"(Hitzler et al. 2007)","dontUpdate":true,"noteIndex":0},"citationItems":[{"id":209,"uris":["http://zotero.org/users/10358077/items/YFT6F3CI"],"itemData":{"id":209,"type":"book","abstract":"Das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schema":"https://github.com/citation-style-language/schema/raw/master/csl-citation.json"} </w:instrText>
      </w:r>
      <w:r w:rsidR="006F25DF">
        <w:fldChar w:fldCharType="separate"/>
      </w:r>
      <w:r w:rsidR="006F25DF">
        <w:rPr>
          <w:noProof/>
        </w:rPr>
        <w:t>(vgl. Hitzler et al. 2007: 9</w:t>
      </w:r>
      <w:r w:rsidR="0097385E">
        <w:rPr>
          <w:noProof/>
        </w:rPr>
        <w:t>–10</w:t>
      </w:r>
      <w:r w:rsidR="006F25DF">
        <w:rPr>
          <w:noProof/>
        </w:rPr>
        <w:t>)</w:t>
      </w:r>
      <w:r w:rsidR="006F25DF">
        <w:fldChar w:fldCharType="end"/>
      </w:r>
      <w:r w:rsidR="0023168A">
        <w:t xml:space="preserve">. </w:t>
      </w:r>
      <w:r w:rsidR="00B73C3B">
        <w:t xml:space="preserve">Dies </w:t>
      </w:r>
      <w:r w:rsidR="00B73C3B" w:rsidRPr="00C4122D">
        <w:t>entspr</w:t>
      </w:r>
      <w:ins w:id="17" w:author="Lia Greiberg" w:date="2025-08-19T11:49:00Z" w16du:dateUtc="2025-08-19T09:49:00Z">
        <w:r w:rsidR="00C4122D">
          <w:t>i</w:t>
        </w:r>
      </w:ins>
      <w:del w:id="18" w:author="Lia Greiberg" w:date="2025-08-19T11:49:00Z" w16du:dateUtc="2025-08-19T09:49:00Z">
        <w:r w:rsidR="00B73C3B" w:rsidRPr="00C4122D" w:rsidDel="00C4122D">
          <w:delText>a</w:delText>
        </w:r>
      </w:del>
      <w:r w:rsidR="00B73C3B" w:rsidRPr="00C4122D">
        <w:t>ch</w:t>
      </w:r>
      <w:ins w:id="19" w:author="Lia Greiberg" w:date="2025-08-19T11:49:00Z" w16du:dateUtc="2025-08-19T09:49:00Z">
        <w:r w:rsidR="00C4122D">
          <w:t>t</w:t>
        </w:r>
      </w:ins>
      <w:r w:rsidR="00B73C3B">
        <w:t xml:space="preserve"> den Vorstellungen von Tim Berners-Lee, der in seiner Zusammenfassung </w:t>
      </w:r>
      <w:hyperlink r:id="rId12" w:history="1">
        <w:proofErr w:type="spellStart"/>
        <w:r w:rsidR="00B73C3B" w:rsidRPr="00B73C3B">
          <w:rPr>
            <w:rStyle w:val="Hyperlink"/>
            <w:i/>
            <w:iCs/>
          </w:rPr>
          <w:t>WorldWideWeb</w:t>
        </w:r>
        <w:proofErr w:type="spellEnd"/>
        <w:r w:rsidR="00B73C3B" w:rsidRPr="00B73C3B">
          <w:rPr>
            <w:rStyle w:val="Hyperlink"/>
            <w:i/>
            <w:iCs/>
          </w:rPr>
          <w:t>: Summary</w:t>
        </w:r>
      </w:hyperlink>
      <w:commentRangeStart w:id="20"/>
      <w:r w:rsidR="00B73C3B">
        <w:rPr>
          <w:i/>
          <w:iCs/>
        </w:rPr>
        <w:t xml:space="preserve"> </w:t>
      </w:r>
      <w:commentRangeEnd w:id="20"/>
      <w:r w:rsidR="0016035B">
        <w:rPr>
          <w:rStyle w:val="Kommentarzeichen"/>
        </w:rPr>
        <w:commentReference w:id="20"/>
      </w:r>
      <w:r w:rsidR="00B73C3B">
        <w:t>das Web</w:t>
      </w:r>
      <w:r w:rsidR="00D936FF">
        <w:t xml:space="preserve"> als ein leistungsfähiges und zugängliches System</w:t>
      </w:r>
      <w:r w:rsidR="00B73C3B">
        <w:t xml:space="preserve"> beschrieb</w:t>
      </w:r>
      <w:r w:rsidR="002209B6">
        <w:t>,</w:t>
      </w:r>
      <w:r w:rsidR="00D936FF">
        <w:t xml:space="preserve"> </w:t>
      </w:r>
      <w:r w:rsidR="002209B6">
        <w:t>in dem zwei zentrale Aspekte miteinander verbundenen s</w:t>
      </w:r>
      <w:ins w:id="21" w:author="Lia Greiberg" w:date="2025-08-19T11:51:00Z" w16du:dateUtc="2025-08-19T09:51:00Z">
        <w:r w:rsidR="00C4122D">
          <w:t>i</w:t>
        </w:r>
      </w:ins>
      <w:del w:id="22" w:author="Lia Greiberg" w:date="2025-08-19T11:51:00Z" w16du:dateUtc="2025-08-19T09:51:00Z">
        <w:r w:rsidR="002209B6" w:rsidDel="00C4122D">
          <w:delText>eie</w:delText>
        </w:r>
      </w:del>
      <w:r w:rsidR="002209B6">
        <w:t>n</w:t>
      </w:r>
      <w:ins w:id="23" w:author="Lia Greiberg" w:date="2025-08-19T11:51:00Z" w16du:dateUtc="2025-08-19T09:51:00Z">
        <w:r w:rsidR="00C4122D">
          <w:t>d</w:t>
        </w:r>
      </w:ins>
      <w:r w:rsidR="002209B6">
        <w:t xml:space="preserve">: Zum einen ist </w:t>
      </w:r>
      <w:ins w:id="24" w:author="Lia Greiberg" w:date="2025-08-09T23:36:00Z" w16du:dateUtc="2025-08-09T21:36:00Z">
        <w:r w:rsidR="00672E36">
          <w:t xml:space="preserve">es, </w:t>
        </w:r>
      </w:ins>
      <w:r w:rsidR="002209B6">
        <w:t xml:space="preserve">die effiziente Suche nach Informationen, zum anderen die Verknüpfung von Inhalten durch Hypertext. Im Mittelpunkt </w:t>
      </w:r>
      <w:r w:rsidR="002209B6" w:rsidRPr="0016035B">
        <w:t>stand</w:t>
      </w:r>
      <w:r w:rsidR="002209B6">
        <w:t xml:space="preserve"> die Überzeugung, dass insbesondere wissenschaftliche</w:t>
      </w:r>
      <w:ins w:id="25" w:author="Lia Greiberg" w:date="2025-08-09T23:36:00Z" w16du:dateUtc="2025-08-09T21:36:00Z">
        <w:r w:rsidR="00672E36">
          <w:t>s</w:t>
        </w:r>
      </w:ins>
      <w:del w:id="26" w:author="Lia Greiberg" w:date="2025-08-09T23:36:00Z" w16du:dateUtc="2025-08-09T21:36:00Z">
        <w:r w:rsidR="002209B6" w:rsidDel="00672E36">
          <w:delText>n</w:delText>
        </w:r>
      </w:del>
      <w:r w:rsidR="002209B6">
        <w:t xml:space="preserve"> Wissen frei verfügbar sein sollte. Dabei </w:t>
      </w:r>
      <w:r w:rsidR="002209B6" w:rsidRPr="0016035B">
        <w:t>lag</w:t>
      </w:r>
      <w:r w:rsidR="002209B6">
        <w:t xml:space="preserve"> der Fokus auf der Erleichterung des Austausches von Informationen in international verstreuten Teams und der Forderung der gemeinsamen Nutzung von Wissen.</w:t>
      </w:r>
      <w:r w:rsidR="001E0FE0">
        <w:t xml:space="preserve"> </w:t>
      </w:r>
      <w:r w:rsidR="000A7534">
        <w:t>Nach rund 20 Jahren bewährte</w:t>
      </w:r>
      <w:ins w:id="27" w:author="Lia Greiberg" w:date="2025-08-09T23:36:00Z" w16du:dateUtc="2025-08-09T21:36:00Z">
        <w:r w:rsidR="00672E36">
          <w:t>n</w:t>
        </w:r>
      </w:ins>
      <w:r w:rsidR="000A7534">
        <w:t xml:space="preserve"> sich die Grundprinzipien des Web</w:t>
      </w:r>
      <w:r w:rsidR="001E0FE0">
        <w:t xml:space="preserve"> </w:t>
      </w:r>
      <w:r w:rsidR="001E0FE0">
        <w:fldChar w:fldCharType="begin"/>
      </w:r>
      <w:r w:rsidR="00CF17B6">
        <w:instrText xml:space="preserve"> ADDIN ZOTERO_ITEM CSL_CITATION {"citationID":"jWQy4GUn","properties":{"formattedCitation":"(Domingue/Fensel/Hendler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001E0FE0">
        <w:fldChar w:fldCharType="separate"/>
      </w:r>
      <w:r w:rsidR="001E0FE0">
        <w:rPr>
          <w:noProof/>
        </w:rPr>
        <w:t>(vgl. Domingue/Fensel/Hendler 2011: 7)</w:t>
      </w:r>
      <w:r w:rsidR="001E0FE0">
        <w:fldChar w:fldCharType="end"/>
      </w:r>
      <w:r w:rsidR="000A7534">
        <w:t>.</w:t>
      </w:r>
    </w:p>
    <w:p w14:paraId="513C81CD" w14:textId="2F2309CC" w:rsidR="00CF17B6" w:rsidRDefault="001E0FE0" w:rsidP="00353700">
      <w:pPr>
        <w:pStyle w:val="StandardWeb"/>
        <w:spacing w:before="0" w:beforeAutospacing="0" w:after="120" w:afterAutospacing="0" w:line="360" w:lineRule="auto"/>
        <w:ind w:firstLine="426"/>
        <w:jc w:val="both"/>
      </w:pPr>
      <w:r>
        <w:t xml:space="preserve">Doch trotz der zentralen Vorteile und der ursprünglich idealistischen Zielsetzung zeigt sich, dass das </w:t>
      </w:r>
      <w:ins w:id="28" w:author="Lia Greiberg" w:date="2025-08-09T23:36:00Z" w16du:dateUtc="2025-08-09T21:36:00Z">
        <w:r w:rsidR="00672E36">
          <w:t>W</w:t>
        </w:r>
      </w:ins>
      <w:del w:id="29" w:author="Lia Greiberg" w:date="2025-08-09T23:36:00Z" w16du:dateUtc="2025-08-09T21:36:00Z">
        <w:r w:rsidDel="00672E36">
          <w:delText>w</w:delText>
        </w:r>
      </w:del>
      <w:r>
        <w:t xml:space="preserve">eb auch </w:t>
      </w:r>
      <w:commentRangeStart w:id="30"/>
      <w:r>
        <w:t>problematische Seiten aufweist</w:t>
      </w:r>
      <w:commentRangeEnd w:id="30"/>
      <w:r w:rsidR="004558E5">
        <w:rPr>
          <w:rStyle w:val="Kommentarzeichen"/>
        </w:rPr>
        <w:commentReference w:id="30"/>
      </w:r>
      <w:r w:rsidR="00CF17B6">
        <w:t xml:space="preserve">. </w:t>
      </w:r>
      <w:r w:rsidR="006D62A6">
        <w:t>Das Web enthält riesige Mengen an Information</w:t>
      </w:r>
      <w:r w:rsidR="00CF17B6">
        <w:t xml:space="preserve"> (vgl. ebd.: 9)</w:t>
      </w:r>
      <w:r w:rsidR="006D62A6">
        <w:t xml:space="preserve">, </w:t>
      </w:r>
      <w:r w:rsidR="00CF17B6">
        <w:t xml:space="preserve">die </w:t>
      </w:r>
      <w:del w:id="31" w:author="Lia Greiberg" w:date="2025-08-09T23:37:00Z" w16du:dateUtc="2025-08-09T21:37:00Z">
        <w:r w:rsidR="00CF17B6" w:rsidDel="001124FB">
          <w:delText xml:space="preserve">aber </w:delText>
        </w:r>
      </w:del>
      <w:ins w:id="32" w:author="Lia Greiberg" w:date="2025-08-09T23:37:00Z" w16du:dateUtc="2025-08-09T21:37:00Z">
        <w:r w:rsidR="001124FB">
          <w:t xml:space="preserve">jedoch </w:t>
        </w:r>
      </w:ins>
      <w:r w:rsidR="00CF17B6">
        <w:t>hauptsächlich für Menschen gemacht wurde</w:t>
      </w:r>
      <w:ins w:id="33" w:author="Lia Greiberg" w:date="2025-08-09T23:37:00Z" w16du:dateUtc="2025-08-09T21:37:00Z">
        <w:r w:rsidR="001124FB">
          <w:t>n</w:t>
        </w:r>
      </w:ins>
      <w:r w:rsidR="00CF17B6">
        <w:t xml:space="preserve">, nicht für Maschinen. Menschen können Texte auf </w:t>
      </w:r>
      <w:r w:rsidR="00CF17B6">
        <w:lastRenderedPageBreak/>
        <w:t xml:space="preserve">Webseiten verstehen, interpretieren, umformulieren </w:t>
      </w:r>
      <w:r w:rsidR="004E54A8">
        <w:t xml:space="preserve">und mit anderen Informationen verknüpfen. </w:t>
      </w:r>
      <w:del w:id="34" w:author="Lia Greiberg" w:date="2025-08-09T23:37:00Z" w16du:dateUtc="2025-08-09T21:37:00Z">
        <w:r w:rsidR="004E54A8" w:rsidDel="001124FB">
          <w:delText xml:space="preserve">Die </w:delText>
        </w:r>
      </w:del>
      <w:r w:rsidR="004E54A8">
        <w:t xml:space="preserve">Maschinen hingegen können das nicht oder </w:t>
      </w:r>
      <w:ins w:id="35" w:author="Lia Greiberg" w:date="2025-08-09T23:37:00Z" w16du:dateUtc="2025-08-09T21:37:00Z">
        <w:r w:rsidR="001124FB">
          <w:t xml:space="preserve">nur </w:t>
        </w:r>
      </w:ins>
      <w:r w:rsidR="004E54A8">
        <w:t xml:space="preserve">sehr eingeschränkt </w:t>
      </w:r>
      <w:r w:rsidR="00CF17B6">
        <w:fldChar w:fldCharType="begin"/>
      </w:r>
      <w:r w:rsidR="00C20448">
        <w:instrText xml:space="preserve"> ADDIN ZOTERO_ITEM CSL_CITATION {"citationID":"aNylLz0J","properties":{"formattedCitation":"(Hitzler et al. 2007)","plainCitation":"(Hitzler et al. 2007)","dontUpdate":true,"noteIndex":0},"citationItems":[{"id":209,"uris":["http://zotero.org/users/10358077/items/YFT6F3CI"],"itemData":{"id":209,"type":"book","abstract":"Das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schema":"https://github.com/citation-style-language/schema/raw/master/csl-citation.json"} </w:instrText>
      </w:r>
      <w:r w:rsidR="00CF17B6">
        <w:fldChar w:fldCharType="separate"/>
      </w:r>
      <w:r w:rsidR="00CF17B6">
        <w:rPr>
          <w:noProof/>
        </w:rPr>
        <w:t>(vgl. Hitzler et al. 2007: 10)</w:t>
      </w:r>
      <w:r w:rsidR="00CF17B6">
        <w:fldChar w:fldCharType="end"/>
      </w:r>
      <w:r w:rsidR="004E54A8">
        <w:t xml:space="preserve">. </w:t>
      </w:r>
      <w:r w:rsidR="006D62A6">
        <w:t>Die Suchmaschine</w:t>
      </w:r>
      <w:ins w:id="36" w:author="Lia Greiberg" w:date="2025-08-19T12:00:00Z" w16du:dateUtc="2025-08-19T10:00:00Z">
        <w:r w:rsidR="00F846DB">
          <w:t>n</w:t>
        </w:r>
      </w:ins>
      <w:r w:rsidR="006D62A6">
        <w:t xml:space="preserve"> </w:t>
      </w:r>
      <w:r w:rsidR="00967116">
        <w:t>durchsuchen Webseiten in der Regel lediglich auf Basis von Schlüssel</w:t>
      </w:r>
      <w:r w:rsidR="00967116" w:rsidRPr="00F846DB">
        <w:t>wörtern</w:t>
      </w:r>
      <w:r w:rsidR="00967116">
        <w:t>, ohne die Bedeutung hinter den Begriffen zu erkennen. Besonders problematisch wird dies bei mehrdeutigen Begriffen, deren Interpretation vom Kontext abhängt</w:t>
      </w:r>
      <w:r w:rsidR="004E54A8">
        <w:t>. Ein daraus resultierendes Problem besteht darin, dass i</w:t>
      </w:r>
      <w:r w:rsidR="00490F40">
        <w:t>n vielen Fällen die Antwort auf eine Suchanfrage zwar im Web vorhanden</w:t>
      </w:r>
      <w:r w:rsidR="004E54A8">
        <w:t xml:space="preserve"> ist</w:t>
      </w:r>
      <w:r w:rsidR="00490F40">
        <w:t xml:space="preserve">, jedoch über mehrere Quelldokumente verteilt. Eine vollständige Antwort erfordert daher die </w:t>
      </w:r>
      <w:ins w:id="37" w:author="Lia Greiberg" w:date="2025-08-26T14:15:00Z" w16du:dateUtc="2025-08-26T12:15:00Z">
        <w:r w:rsidR="004558E5">
          <w:t>i</w:t>
        </w:r>
      </w:ins>
      <w:del w:id="38" w:author="Lia Greiberg" w:date="2025-08-26T14:15:00Z" w16du:dateUtc="2025-08-26T12:15:00Z">
        <w:r w:rsidR="00490F40" w:rsidDel="004558E5">
          <w:delText>I</w:delText>
        </w:r>
      </w:del>
      <w:r w:rsidR="00490F40">
        <w:t>nhaltliche Verknüpfung und Integration verschiedene</w:t>
      </w:r>
      <w:ins w:id="39" w:author="Lia Greiberg" w:date="2025-08-26T14:15:00Z" w16du:dateUtc="2025-08-26T12:15:00Z">
        <w:r w:rsidR="004558E5">
          <w:t>r</w:t>
        </w:r>
      </w:ins>
      <w:r w:rsidR="00490F40">
        <w:t xml:space="preserve"> Dokumente. </w:t>
      </w:r>
      <w:r w:rsidR="004E54A8">
        <w:rPr>
          <w:noProof/>
        </w:rPr>
        <w:t xml:space="preserve">(vgl. Domingue/Fensel/Hendler 2011: </w:t>
      </w:r>
      <w:r w:rsidR="004E54A8">
        <w:t>9</w:t>
      </w:r>
      <w:r w:rsidR="004E54A8" w:rsidRPr="00C33B44">
        <w:t>–</w:t>
      </w:r>
      <w:r w:rsidR="004E54A8">
        <w:t xml:space="preserve">10). </w:t>
      </w:r>
      <w:r w:rsidR="00E23613">
        <w:t xml:space="preserve">Das Web ist dezentral organisiert, was bedeutet, dass jede Person oder Organisation Inhalte nach eigenen Vorstellungen veröffentlichen kann. Dadurch entsteht </w:t>
      </w:r>
      <w:r w:rsidR="00A3715D">
        <w:t xml:space="preserve">eine </w:t>
      </w:r>
      <w:r w:rsidR="00A24525">
        <w:t>b</w:t>
      </w:r>
      <w:r w:rsidR="00BF1337">
        <w:t xml:space="preserve">reite </w:t>
      </w:r>
      <w:r w:rsidR="00035569">
        <w:t>Palette</w:t>
      </w:r>
      <w:r w:rsidR="00A3715D">
        <w:t xml:space="preserve"> </w:t>
      </w:r>
      <w:del w:id="40" w:author="Lia Greiberg" w:date="2025-08-19T13:18:00Z" w16du:dateUtc="2025-08-19T11:18:00Z">
        <w:r w:rsidR="00BF1337" w:rsidDel="00F36067">
          <w:delText>von</w:delText>
        </w:r>
        <w:r w:rsidR="00A3715D" w:rsidDel="00F36067">
          <w:delText xml:space="preserve"> </w:delText>
        </w:r>
      </w:del>
      <w:ins w:id="41" w:author="Lia Greiberg" w:date="2025-08-19T13:18:00Z" w16du:dateUtc="2025-08-19T11:18:00Z">
        <w:r w:rsidR="00F36067">
          <w:t xml:space="preserve">verschiedener </w:t>
        </w:r>
      </w:ins>
      <w:del w:id="42" w:author="Lia Greiberg" w:date="2025-08-09T23:39:00Z" w16du:dateUtc="2025-08-09T21:39:00Z">
        <w:r w:rsidR="00BF1337" w:rsidDel="001124FB">
          <w:delText xml:space="preserve">den </w:delText>
        </w:r>
      </w:del>
      <w:r w:rsidR="00E23613">
        <w:t xml:space="preserve">Datenformate und Kodierungen, </w:t>
      </w:r>
      <w:r w:rsidR="00A3715D" w:rsidRPr="00F36067">
        <w:t>verwendete</w:t>
      </w:r>
      <w:r w:rsidR="00BF1337" w:rsidRPr="00F36067">
        <w:t>r</w:t>
      </w:r>
      <w:r w:rsidR="00E23613">
        <w:t xml:space="preserve"> natürliche</w:t>
      </w:r>
      <w:ins w:id="43" w:author="Lia Greiberg" w:date="2025-08-09T23:39:00Z" w16du:dateUtc="2025-08-09T21:39:00Z">
        <w:r w:rsidR="001124FB">
          <w:t>r</w:t>
        </w:r>
      </w:ins>
      <w:del w:id="44" w:author="Lia Greiberg" w:date="2025-08-09T23:39:00Z" w16du:dateUtc="2025-08-09T21:39:00Z">
        <w:r w:rsidR="00BF1337" w:rsidDel="001124FB">
          <w:delText>n</w:delText>
        </w:r>
      </w:del>
      <w:r w:rsidR="00E23613">
        <w:t xml:space="preserve"> Sprache</w:t>
      </w:r>
      <w:ins w:id="45" w:author="Lia Greiberg" w:date="2025-08-19T13:18:00Z" w16du:dateUtc="2025-08-19T11:18:00Z">
        <w:r w:rsidR="00F36067">
          <w:t>n</w:t>
        </w:r>
      </w:ins>
      <w:r w:rsidR="00E23613">
        <w:t xml:space="preserve"> </w:t>
      </w:r>
      <w:del w:id="46" w:author="Lia Greiberg" w:date="2025-08-19T13:18:00Z" w16du:dateUtc="2025-08-19T11:18:00Z">
        <w:r w:rsidR="00E23613" w:rsidDel="00F36067">
          <w:delText xml:space="preserve">oder </w:delText>
        </w:r>
      </w:del>
      <w:ins w:id="47" w:author="Lia Greiberg" w:date="2025-08-19T13:18:00Z" w16du:dateUtc="2025-08-19T11:18:00Z">
        <w:r w:rsidR="00F36067">
          <w:t xml:space="preserve">und </w:t>
        </w:r>
      </w:ins>
      <w:del w:id="48" w:author="Lia Greiberg" w:date="2025-08-19T13:18:00Z" w16du:dateUtc="2025-08-19T11:18:00Z">
        <w:r w:rsidR="00BF1337" w:rsidDel="00F36067">
          <w:delText xml:space="preserve">der </w:delText>
        </w:r>
      </w:del>
      <w:r w:rsidR="00E23613">
        <w:t xml:space="preserve">Webseitenstrukturen </w:t>
      </w:r>
      <w:r w:rsidR="00E23613">
        <w:fldChar w:fldCharType="begin"/>
      </w:r>
      <w:r w:rsidR="00C20448">
        <w:instrText xml:space="preserve"> ADDIN ZOTERO_ITEM CSL_CITATION {"citationID":"jdGKykxz","properties":{"formattedCitation":"(Hitzler et al. 2007)","plainCitation":"(Hitzler et al. 2007)","dontUpdate":true,"noteIndex":0},"citationItems":[{"id":209,"uris":["http://zotero.org/users/10358077/items/YFT6F3CI"],"itemData":{"id":209,"type":"book","abstract":"Das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schema":"https://github.com/citation-style-language/schema/raw/master/csl-citation.json"} </w:instrText>
      </w:r>
      <w:r w:rsidR="00E23613">
        <w:fldChar w:fldCharType="separate"/>
      </w:r>
      <w:r w:rsidR="00E23613">
        <w:rPr>
          <w:noProof/>
        </w:rPr>
        <w:t>(vgl. Hitzler et al. 2007: 10)</w:t>
      </w:r>
      <w:r w:rsidR="00E23613">
        <w:fldChar w:fldCharType="end"/>
      </w:r>
      <w:r w:rsidR="00E23613">
        <w:t xml:space="preserve">. </w:t>
      </w:r>
      <w:r w:rsidR="00451983">
        <w:t xml:space="preserve">Viele Webseiten werden dynamisch aus Datenbanken generiert, doch die zugrunde liegenden Daten bleiben hinter dem HTML verborgen. Dieses sog. </w:t>
      </w:r>
      <w:r w:rsidR="00451983" w:rsidRPr="00451983">
        <w:rPr>
          <w:i/>
          <w:iCs/>
        </w:rPr>
        <w:t>Dark Web</w:t>
      </w:r>
      <w:r w:rsidR="00451983">
        <w:t xml:space="preserve"> erschwert die Nutzung und Wiederverwendung der Informationen erheblich </w:t>
      </w:r>
      <w:r w:rsidR="00CF17B6">
        <w:fldChar w:fldCharType="begin"/>
      </w:r>
      <w:r w:rsidR="00CF17B6">
        <w:instrText xml:space="preserve"> ADDIN ZOTERO_ITEM CSL_CITATION {"citationID":"w5MwFvJV","properties":{"formattedCitation":"(Domingue/Fensel/Hendler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00CF17B6">
        <w:fldChar w:fldCharType="separate"/>
      </w:r>
      <w:r w:rsidR="00CF17B6">
        <w:rPr>
          <w:noProof/>
        </w:rPr>
        <w:t xml:space="preserve">(vgl. Domingue/Fensel/Hendler 2011: </w:t>
      </w:r>
      <w:r w:rsidR="00E23613">
        <w:rPr>
          <w:noProof/>
        </w:rPr>
        <w:t>9–10</w:t>
      </w:r>
      <w:r w:rsidR="00CF17B6">
        <w:rPr>
          <w:noProof/>
        </w:rPr>
        <w:t>)</w:t>
      </w:r>
      <w:r w:rsidR="00CF17B6">
        <w:fldChar w:fldCharType="end"/>
      </w:r>
      <w:r w:rsidR="00CF17B6">
        <w:t>.</w:t>
      </w:r>
      <w:r w:rsidR="00BF1337">
        <w:t xml:space="preserve"> </w:t>
      </w:r>
      <w:r w:rsidR="0065527A">
        <w:t>Ein weiteres grundlegendes Problem bei der Infor</w:t>
      </w:r>
      <w:ins w:id="49" w:author="Lia Greiberg" w:date="2025-08-26T14:25:00Z" w16du:dateUtc="2025-08-26T12:25:00Z">
        <w:r w:rsidR="005B4013">
          <w:t>m</w:t>
        </w:r>
      </w:ins>
      <w:r w:rsidR="0065527A">
        <w:t>ationssuche im Web ist</w:t>
      </w:r>
      <w:r w:rsidR="0065527A" w:rsidRPr="00C33B44">
        <w:t xml:space="preserve">, dass </w:t>
      </w:r>
      <w:ins w:id="50" w:author="Lia Greiberg" w:date="2025-08-09T23:40:00Z" w16du:dateUtc="2025-08-09T21:40:00Z">
        <w:r w:rsidR="00711A28" w:rsidRPr="00C33B44">
          <w:t xml:space="preserve">die </w:t>
        </w:r>
      </w:ins>
      <w:r w:rsidR="0065527A" w:rsidRPr="00C33B44">
        <w:t xml:space="preserve">gesuchte Information nicht immer explizit auf </w:t>
      </w:r>
      <w:commentRangeStart w:id="51"/>
      <w:ins w:id="52" w:author="Lia Greiberg" w:date="2025-08-09T23:40:00Z" w16du:dateUtc="2025-08-09T21:40:00Z">
        <w:r w:rsidR="00711A28" w:rsidRPr="00C33B44">
          <w:t xml:space="preserve">der </w:t>
        </w:r>
      </w:ins>
      <w:r w:rsidR="0065527A" w:rsidRPr="00C33B44">
        <w:t xml:space="preserve">Webseite </w:t>
      </w:r>
      <w:commentRangeEnd w:id="51"/>
      <w:r w:rsidR="00C33B44">
        <w:rPr>
          <w:rStyle w:val="Kommentarzeichen"/>
        </w:rPr>
        <w:commentReference w:id="51"/>
      </w:r>
      <w:r w:rsidR="0065527A" w:rsidRPr="00C33B44">
        <w:t>vorhanden</w:t>
      </w:r>
      <w:r w:rsidR="0065527A">
        <w:t xml:space="preserve"> ist, </w:t>
      </w:r>
      <w:ins w:id="53" w:author="Lia Greiberg" w:date="2025-08-26T14:24:00Z" w16du:dateUtc="2025-08-26T12:24:00Z">
        <w:r w:rsidR="005B4013">
          <w:t xml:space="preserve">sich </w:t>
        </w:r>
      </w:ins>
      <w:del w:id="54" w:author="Lia Greiberg" w:date="2025-08-09T23:40:00Z" w16du:dateUtc="2025-08-09T21:40:00Z">
        <w:r w:rsidR="0065527A" w:rsidDel="00711A28">
          <w:delText xml:space="preserve">ist </w:delText>
        </w:r>
      </w:del>
      <w:r w:rsidR="0065527A">
        <w:t xml:space="preserve">aber aus mehreren bekannten Fakten logisch </w:t>
      </w:r>
      <w:commentRangeStart w:id="55"/>
      <w:r w:rsidR="0065527A">
        <w:t>ableit</w:t>
      </w:r>
      <w:ins w:id="56" w:author="Lia Greiberg" w:date="2025-08-26T14:23:00Z" w16du:dateUtc="2025-08-26T12:23:00Z">
        <w:r w:rsidR="005B4013">
          <w:t>en lässt</w:t>
        </w:r>
      </w:ins>
      <w:del w:id="57" w:author="Lia Greiberg" w:date="2025-08-26T14:23:00Z" w16du:dateUtc="2025-08-26T12:23:00Z">
        <w:r w:rsidR="0065527A" w:rsidDel="005B4013">
          <w:delText>bar</w:delText>
        </w:r>
      </w:del>
      <w:r w:rsidR="0065527A">
        <w:t xml:space="preserve">. </w:t>
      </w:r>
      <w:commentRangeEnd w:id="55"/>
      <w:r w:rsidR="005B4013">
        <w:rPr>
          <w:rStyle w:val="Kommentarzeichen"/>
        </w:rPr>
        <w:commentReference w:id="55"/>
      </w:r>
      <w:r w:rsidR="0065527A">
        <w:t>Ohne das Verständnis der Zusammenhänge und</w:t>
      </w:r>
      <w:ins w:id="58" w:author="Lia Greiberg" w:date="2025-08-26T14:19:00Z" w16du:dateUtc="2025-08-26T12:19:00Z">
        <w:r w:rsidR="004558E5">
          <w:t xml:space="preserve"> der</w:t>
        </w:r>
      </w:ins>
      <w:r w:rsidR="0065527A">
        <w:t xml:space="preserve"> Fähigkeit zum Schlussfolgern kann</w:t>
      </w:r>
      <w:ins w:id="59" w:author="Lia Greiberg" w:date="2025-08-09T23:41:00Z" w16du:dateUtc="2025-08-09T21:41:00Z">
        <w:r w:rsidR="00AC47F1">
          <w:t xml:space="preserve"> ein</w:t>
        </w:r>
      </w:ins>
      <w:r w:rsidR="0065527A">
        <w:t xml:space="preserve"> Computer keine Schlüsse ziehen </w:t>
      </w:r>
      <w:r w:rsidR="00BF1337">
        <w:fldChar w:fldCharType="begin"/>
      </w:r>
      <w:r w:rsidR="00C20448">
        <w:instrText xml:space="preserve"> ADDIN ZOTERO_ITEM CSL_CITATION {"citationID":"bnLeLZf6","properties":{"formattedCitation":"(Hitzler et al. 2007)","plainCitation":"(Hitzler et al. 2007)","dontUpdate":true,"noteIndex":0},"citationItems":[{"id":209,"uris":["http://zotero.org/users/10358077/items/YFT6F3CI"],"itemData":{"id":209,"type":"book","abstract":"Das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schema":"https://github.com/citation-style-language/schema/raw/master/csl-citation.json"} </w:instrText>
      </w:r>
      <w:r w:rsidR="00BF1337">
        <w:fldChar w:fldCharType="separate"/>
      </w:r>
      <w:r w:rsidR="00BF1337">
        <w:rPr>
          <w:noProof/>
        </w:rPr>
        <w:t>(vgl. Hitzler et al. 2007: 11)</w:t>
      </w:r>
      <w:r w:rsidR="00BF1337">
        <w:fldChar w:fldCharType="end"/>
      </w:r>
      <w:r w:rsidR="00BF1337">
        <w:t>.</w:t>
      </w:r>
      <w:r w:rsidR="006633A4">
        <w:t xml:space="preserve"> „Hier handelt</w:t>
      </w:r>
      <w:commentRangeStart w:id="60"/>
      <w:r w:rsidR="006633A4">
        <w:t xml:space="preserve"> </w:t>
      </w:r>
      <w:commentRangeEnd w:id="60"/>
      <w:r w:rsidR="00F36067">
        <w:rPr>
          <w:rStyle w:val="Kommentarzeichen"/>
        </w:rPr>
        <w:commentReference w:id="60"/>
      </w:r>
      <w:r w:rsidR="006633A4">
        <w:t>sich um die Problematik des impliziten Wissens“ (</w:t>
      </w:r>
      <w:commentRangeStart w:id="61"/>
      <w:del w:id="62" w:author="Lia Greiberg" w:date="2025-08-19T13:23:00Z" w16du:dateUtc="2025-08-19T11:23:00Z">
        <w:r w:rsidR="006633A4" w:rsidDel="00F36067">
          <w:delText xml:space="preserve">vgl. </w:delText>
        </w:r>
      </w:del>
      <w:commentRangeEnd w:id="61"/>
      <w:r w:rsidR="00F36067">
        <w:rPr>
          <w:rStyle w:val="Kommentarzeichen"/>
        </w:rPr>
        <w:commentReference w:id="61"/>
      </w:r>
      <w:r w:rsidR="006633A4">
        <w:t>ebd</w:t>
      </w:r>
      <w:commentRangeStart w:id="63"/>
      <w:r w:rsidR="006633A4">
        <w:t>.: 11</w:t>
      </w:r>
      <w:commentRangeEnd w:id="63"/>
      <w:r w:rsidR="00E471DE">
        <w:rPr>
          <w:rStyle w:val="Kommentarzeichen"/>
        </w:rPr>
        <w:commentReference w:id="63"/>
      </w:r>
      <w:r w:rsidR="006633A4">
        <w:t>).</w:t>
      </w:r>
    </w:p>
    <w:p w14:paraId="26AD7869" w14:textId="1B2D53AC" w:rsidR="001E0FE0" w:rsidRPr="00580B12" w:rsidRDefault="001E0FE0" w:rsidP="00353700">
      <w:pPr>
        <w:pStyle w:val="berschrift3"/>
        <w:jc w:val="both"/>
        <w:rPr>
          <w:rFonts w:ascii="Times New Roman" w:hAnsi="Times New Roman"/>
          <w:sz w:val="26"/>
          <w:szCs w:val="26"/>
        </w:rPr>
      </w:pPr>
      <w:r>
        <w:rPr>
          <w:rFonts w:ascii="Times New Roman" w:hAnsi="Times New Roman"/>
          <w:sz w:val="26"/>
          <w:szCs w:val="26"/>
        </w:rPr>
        <w:t>2</w:t>
      </w:r>
      <w:r w:rsidRPr="002D7E7F">
        <w:rPr>
          <w:rFonts w:ascii="Times New Roman" w:hAnsi="Times New Roman"/>
          <w:sz w:val="26"/>
          <w:szCs w:val="26"/>
        </w:rPr>
        <w:t>.</w:t>
      </w:r>
      <w:r>
        <w:rPr>
          <w:rFonts w:ascii="Times New Roman" w:hAnsi="Times New Roman"/>
          <w:sz w:val="26"/>
          <w:szCs w:val="26"/>
        </w:rPr>
        <w:t xml:space="preserve">2 Wissensmodellierung im Semantik Web </w:t>
      </w:r>
    </w:p>
    <w:p w14:paraId="542E05D1" w14:textId="05BF9AD3" w:rsidR="00BA3D87" w:rsidRDefault="00982BF7" w:rsidP="00353700">
      <w:pPr>
        <w:pStyle w:val="StandardWeb"/>
        <w:spacing w:before="0" w:beforeAutospacing="0" w:after="120" w:afterAutospacing="0" w:line="360" w:lineRule="auto"/>
        <w:jc w:val="both"/>
      </w:pPr>
      <w:r>
        <w:t xml:space="preserve">Das menschliche Gedächtnis setzt sich aus zwei zentralen Komponenten zusammen: </w:t>
      </w:r>
      <w:r w:rsidR="00AC758C">
        <w:t>dem</w:t>
      </w:r>
      <w:r>
        <w:t xml:space="preserve"> semantischen Teil für allgemeines, kulturell geteiltes Wissen und </w:t>
      </w:r>
      <w:r w:rsidR="00AC758C">
        <w:t>dem</w:t>
      </w:r>
      <w:r>
        <w:t xml:space="preserve"> episodischen Teil für persönlich Erlebtes. Diese Kombination ermöglicht es uns, Bedeutung zu erkenn</w:t>
      </w:r>
      <w:r w:rsidR="00AC758C">
        <w:t>en</w:t>
      </w:r>
      <w:r>
        <w:t xml:space="preserve"> und Erinnerung </w:t>
      </w:r>
      <w:r w:rsidR="00AC758C">
        <w:t xml:space="preserve">sinnvoll </w:t>
      </w:r>
      <w:r>
        <w:t xml:space="preserve">einzuordnen. Wörter und Phrasen können verschiedene Bedeutungen haben und ohne Kontext </w:t>
      </w:r>
      <w:r w:rsidR="00AC758C">
        <w:t>bleibt die</w:t>
      </w:r>
      <w:r>
        <w:t xml:space="preserve"> Bedeutung vieler Ausdrücke unklar. Selbst strukturierte Informationen wie Zeitangaben entfalten ihre Bedeutung nur, wenn </w:t>
      </w:r>
      <w:del w:id="64" w:author="Lia Greiberg" w:date="2025-08-26T14:28:00Z" w16du:dateUtc="2025-08-26T12:28:00Z">
        <w:r w:rsidRPr="00EB3E4B" w:rsidDel="005B4013">
          <w:delText>man</w:delText>
        </w:r>
        <w:r w:rsidDel="005B4013">
          <w:delText xml:space="preserve"> </w:delText>
        </w:r>
      </w:del>
      <w:r>
        <w:t xml:space="preserve">die dahinterliegende Syntax </w:t>
      </w:r>
      <w:ins w:id="65" w:author="Lia Greiberg" w:date="2025-08-19T13:25:00Z" w16du:dateUtc="2025-08-19T11:25:00Z">
        <w:r w:rsidR="00D45A3F" w:rsidRPr="00D45A3F">
          <w:t>bekannt ist</w:t>
        </w:r>
        <w:r w:rsidR="00D45A3F">
          <w:t xml:space="preserve"> </w:t>
        </w:r>
      </w:ins>
      <w:del w:id="66" w:author="Lia Greiberg" w:date="2025-08-19T13:25:00Z" w16du:dateUtc="2025-08-19T11:25:00Z">
        <w:r w:rsidDel="00D45A3F">
          <w:delText xml:space="preserve">kennt </w:delText>
        </w:r>
      </w:del>
      <w:r>
        <w:t xml:space="preserve">und </w:t>
      </w:r>
      <w:del w:id="67" w:author="Lia Greiberg" w:date="2025-08-19T13:26:00Z" w16du:dateUtc="2025-08-19T11:26:00Z">
        <w:r w:rsidDel="00D45A3F">
          <w:delText>weiß</w:delText>
        </w:r>
      </w:del>
      <w:ins w:id="68" w:author="Lia Greiberg" w:date="2025-08-19T13:26:00Z" w16du:dateUtc="2025-08-19T11:26:00Z">
        <w:r w:rsidR="00D45A3F">
          <w:t xml:space="preserve">klar </w:t>
        </w:r>
        <w:r w:rsidR="00D45A3F">
          <w:lastRenderedPageBreak/>
          <w:t>ist</w:t>
        </w:r>
      </w:ins>
      <w:r>
        <w:t xml:space="preserve">, wie diese Information zu lesen ist. </w:t>
      </w:r>
      <w:r w:rsidRPr="006C2877">
        <w:rPr>
          <w:color w:val="000000"/>
        </w:rPr>
        <w:t xml:space="preserve">Syntax gibt die Regeln vor, während Semantik ihre inhaltliche Bedeutung </w:t>
      </w:r>
      <w:r w:rsidR="00AC758C" w:rsidRPr="009C367D">
        <w:rPr>
          <w:color w:val="000000"/>
        </w:rPr>
        <w:t>bezeichnet</w:t>
      </w:r>
      <w:r>
        <w:rPr>
          <w:color w:val="000000"/>
        </w:rPr>
        <w:t xml:space="preserve">. </w:t>
      </w:r>
      <w:r w:rsidRPr="006C2877">
        <w:rPr>
          <w:color w:val="000000"/>
        </w:rPr>
        <w:t>Pragmatik geht über die Bedeutungszuweisung hinaus und fragt nach dem Zweck und der Absicht sprachlicher Äußerungen. Sie ist entscheidend für eine vollständige Interpretation von Sprache im Handlungszusammenhang</w:t>
      </w:r>
      <w:r w:rsidR="00E75B83">
        <w:rPr>
          <w:color w:val="000000"/>
        </w:rPr>
        <w:t xml:space="preserve">. Während </w:t>
      </w:r>
      <w:r w:rsidR="00E75B83" w:rsidRPr="00E75B83">
        <w:rPr>
          <w:color w:val="000000"/>
        </w:rPr>
        <w:t>Menschen über kognitive Fähigkeiten</w:t>
      </w:r>
      <w:r w:rsidR="00E75B83">
        <w:rPr>
          <w:color w:val="000000"/>
        </w:rPr>
        <w:t xml:space="preserve"> verfügen</w:t>
      </w:r>
      <w:r w:rsidR="00E75B83" w:rsidRPr="00E75B83">
        <w:rPr>
          <w:color w:val="000000"/>
        </w:rPr>
        <w:t>, um sprachliche Bedeutung intuitiv zu erfassen</w:t>
      </w:r>
      <w:r w:rsidR="00E75B83">
        <w:rPr>
          <w:color w:val="000000"/>
        </w:rPr>
        <w:t xml:space="preserve">, </w:t>
      </w:r>
      <w:r w:rsidR="00E75B83" w:rsidRPr="00E75B83">
        <w:rPr>
          <w:color w:val="000000"/>
        </w:rPr>
        <w:t xml:space="preserve">muss </w:t>
      </w:r>
      <w:r w:rsidR="00E75B83">
        <w:rPr>
          <w:color w:val="000000"/>
        </w:rPr>
        <w:t xml:space="preserve">diese Fähigkeit </w:t>
      </w:r>
      <w:r w:rsidR="00E75B83" w:rsidRPr="00E75B83">
        <w:rPr>
          <w:color w:val="000000"/>
        </w:rPr>
        <w:t>bei Maschinen künstlich nachgebildet oder kompensiert werden</w:t>
      </w:r>
      <w:r>
        <w:t xml:space="preserve"> </w:t>
      </w:r>
      <w:r>
        <w:fldChar w:fldCharType="begin"/>
      </w:r>
      <w:r w:rsidR="002E6E64">
        <w:instrText xml:space="preserve"> ADDIN ZOTERO_ITEM CSL_CITATION {"citationID":"h82jAUoi","properties":{"formattedCitation":"(Dengel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fldChar w:fldCharType="separate"/>
      </w:r>
      <w:r>
        <w:rPr>
          <w:noProof/>
        </w:rPr>
        <w:t>(vgl. Dengel 2012: 10–11</w:t>
      </w:r>
      <w:r w:rsidR="00E75B83">
        <w:rPr>
          <w:noProof/>
        </w:rPr>
        <w:t>, 13</w:t>
      </w:r>
      <w:r>
        <w:rPr>
          <w:noProof/>
        </w:rPr>
        <w:t>)</w:t>
      </w:r>
      <w:r>
        <w:fldChar w:fldCharType="end"/>
      </w:r>
      <w:r>
        <w:t>.</w:t>
      </w:r>
    </w:p>
    <w:p w14:paraId="120FE89A" w14:textId="233AEE86" w:rsidR="00FC68C2" w:rsidRDefault="002571FC" w:rsidP="00353700">
      <w:pPr>
        <w:pStyle w:val="StandardWeb"/>
        <w:spacing w:before="0" w:beforeAutospacing="0" w:after="120" w:afterAutospacing="0" w:line="360" w:lineRule="auto"/>
        <w:ind w:firstLine="426"/>
        <w:jc w:val="both"/>
      </w:pPr>
      <w:r>
        <w:t>Vor dem Hintergrund der rasanten technologischen Entwicklungen der letzten Jahrzehnte durch das WWW wird deutlich, dass wir heute Zugang zu weit mehr Informationen haben, als wir tatsächlich verstehen oder effektiv verarbeiten können</w:t>
      </w:r>
      <w:r w:rsidR="00C20448">
        <w:t xml:space="preserve">. Deshalb ist es notwendig, Maschinen mit Mechanismen auszustatten, die nicht nur syntaktische Strukturen, sondern auch semantische Bedeutungen erkennen können. Dieses Ziel verfolgt die Idee des </w:t>
      </w:r>
      <w:proofErr w:type="spellStart"/>
      <w:r w:rsidR="00C20448">
        <w:t>Semantic</w:t>
      </w:r>
      <w:proofErr w:type="spellEnd"/>
      <w:r w:rsidR="00C20448">
        <w:t xml:space="preserve"> Web</w:t>
      </w:r>
      <w:r w:rsidR="003F52D5">
        <w:t>, das gegen Ende der 1990er Jahre von Tim Berners-Lee eingefügt wurde und in den 2000er Jahren intensiv weiterentwickeln wurde</w:t>
      </w:r>
      <w:r w:rsidR="00C20448">
        <w:t xml:space="preserve"> </w:t>
      </w:r>
      <w:r w:rsidR="00C20448">
        <w:fldChar w:fldCharType="begin"/>
      </w:r>
      <w:r w:rsidR="00CA2E97">
        <w:instrText xml:space="preserve"> ADDIN ZOTERO_ITEM CSL_CITATION {"citationID":"2YtcC2zK","properties":{"formattedCitation":"(Davies/Studer/Warren 2006)","plainCitation":"(Davies/Studer/Warren 2006)","dontUpdate":true,"noteIndex":0},"citationItems":[{"id":176,"uris":["http://zotero.org/users/10358077/items/KQTA74SP"],"itemData":{"id":176,"type":"article-journal","language":"en","source":"Zotero","title":"Semantic Web Technologies Trends and Research in Ontology-based Systems","author":[{"family":"Davies","given":"John"},{"family":"Studer","given":"Rudi"},{"family":"Warren","given":"Paul"}],"issued":{"date-parts":[["2006"]]}}}],"schema":"https://github.com/citation-style-language/schema/raw/master/csl-citation.json"} </w:instrText>
      </w:r>
      <w:r w:rsidR="00C20448">
        <w:fldChar w:fldCharType="separate"/>
      </w:r>
      <w:r w:rsidR="00C20448">
        <w:rPr>
          <w:noProof/>
        </w:rPr>
        <w:t>(vgl. Davies/Studer/Warren 2006: 1–2)</w:t>
      </w:r>
      <w:r w:rsidR="00C20448">
        <w:fldChar w:fldCharType="end"/>
      </w:r>
      <w:r>
        <w:t>.</w:t>
      </w:r>
    </w:p>
    <w:p w14:paraId="00CA951B" w14:textId="54FF662A" w:rsidR="003F52D5" w:rsidRPr="00550343" w:rsidRDefault="003F52D5" w:rsidP="00353700">
      <w:pPr>
        <w:pStyle w:val="StandardWeb"/>
        <w:spacing w:before="0" w:beforeAutospacing="0" w:after="120" w:afterAutospacing="0" w:line="360" w:lineRule="auto"/>
        <w:ind w:firstLine="426"/>
        <w:jc w:val="both"/>
      </w:pPr>
      <w:r>
        <w:rPr>
          <w:color w:val="000000"/>
        </w:rPr>
        <w:t xml:space="preserve">Das </w:t>
      </w:r>
      <w:proofErr w:type="spellStart"/>
      <w:r>
        <w:rPr>
          <w:color w:val="000000"/>
        </w:rPr>
        <w:t>Semantic</w:t>
      </w:r>
      <w:proofErr w:type="spellEnd"/>
      <w:r>
        <w:rPr>
          <w:color w:val="000000"/>
        </w:rPr>
        <w:t xml:space="preserve"> Web</w:t>
      </w:r>
      <w:r w:rsidRPr="00CE6DB0">
        <w:rPr>
          <w:color w:val="000000"/>
        </w:rPr>
        <w:t xml:space="preserve"> erweitert das bestehende Web, </w:t>
      </w:r>
      <w:r>
        <w:rPr>
          <w:color w:val="000000"/>
        </w:rPr>
        <w:t xml:space="preserve">indem es </w:t>
      </w:r>
      <w:r w:rsidRPr="00CE6DB0">
        <w:rPr>
          <w:color w:val="000000"/>
        </w:rPr>
        <w:t xml:space="preserve">dessen globale </w:t>
      </w:r>
      <w:r>
        <w:rPr>
          <w:color w:val="000000"/>
        </w:rPr>
        <w:t xml:space="preserve">Systeme zur </w:t>
      </w:r>
      <w:r w:rsidRPr="00CE6DB0">
        <w:rPr>
          <w:color w:val="000000"/>
        </w:rPr>
        <w:t xml:space="preserve">Indexierung und Benennung </w:t>
      </w:r>
      <w:r>
        <w:rPr>
          <w:color w:val="000000"/>
        </w:rPr>
        <w:t xml:space="preserve">nutzt. Es </w:t>
      </w:r>
      <w:r w:rsidRPr="00CE6DB0">
        <w:rPr>
          <w:color w:val="000000"/>
        </w:rPr>
        <w:t xml:space="preserve">ist sowohl mit herkömmlichen Browsern als auch mit </w:t>
      </w:r>
      <w:commentRangeStart w:id="69"/>
      <w:r w:rsidRPr="00CE6DB0">
        <w:rPr>
          <w:color w:val="000000"/>
        </w:rPr>
        <w:t xml:space="preserve">semantisch-fähiger </w:t>
      </w:r>
      <w:commentRangeEnd w:id="69"/>
      <w:r w:rsidR="005F4677">
        <w:rPr>
          <w:rStyle w:val="Kommentarzeichen"/>
        </w:rPr>
        <w:commentReference w:id="69"/>
      </w:r>
      <w:r w:rsidRPr="00CE6DB0">
        <w:rPr>
          <w:color w:val="000000"/>
        </w:rPr>
        <w:t>Software zugänglich</w:t>
      </w:r>
      <w:r>
        <w:rPr>
          <w:color w:val="000000"/>
        </w:rPr>
        <w:t xml:space="preserve"> </w:t>
      </w:r>
      <w:r>
        <w:rPr>
          <w:color w:val="000000"/>
        </w:rPr>
        <w:fldChar w:fldCharType="begin"/>
      </w:r>
      <w:r>
        <w:rPr>
          <w:color w:val="000000"/>
        </w:rPr>
        <w:instrText xml:space="preserve"> ADDIN ZOTERO_ITEM CSL_CITATION {"citationID":"ALrFsbge","properties":{"formattedCitation":"(Domingue/Fensel/Hendler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Pr>
          <w:color w:val="000000"/>
        </w:rPr>
        <w:fldChar w:fldCharType="separate"/>
      </w:r>
      <w:r>
        <w:rPr>
          <w:noProof/>
          <w:color w:val="000000"/>
        </w:rPr>
        <w:t>(vgl. Domingue/ Fensel/</w:t>
      </w:r>
      <w:del w:id="70" w:author="Lia Greiberg" w:date="2025-08-09T23:44:00Z" w16du:dateUtc="2025-08-09T21:44:00Z">
        <w:r w:rsidDel="001D5F44">
          <w:rPr>
            <w:noProof/>
            <w:color w:val="000000"/>
          </w:rPr>
          <w:delText xml:space="preserve"> </w:delText>
        </w:r>
      </w:del>
      <w:r>
        <w:rPr>
          <w:noProof/>
          <w:color w:val="000000"/>
        </w:rPr>
        <w:t>Hendler 2011: 5)</w:t>
      </w:r>
      <w:r>
        <w:rPr>
          <w:color w:val="000000"/>
        </w:rPr>
        <w:fldChar w:fldCharType="end"/>
      </w:r>
      <w:r w:rsidRPr="00CE6DB0">
        <w:rPr>
          <w:color w:val="000000"/>
        </w:rPr>
        <w:t>.</w:t>
      </w:r>
      <w:r>
        <w:rPr>
          <w:color w:val="000000"/>
        </w:rPr>
        <w:t xml:space="preserve"> Dabei</w:t>
      </w:r>
      <w:r w:rsidRPr="001E630F">
        <w:rPr>
          <w:color w:val="000000"/>
        </w:rPr>
        <w:t xml:space="preserve"> soll jeder Begriff eine eindeutige Kennung erhalten, um Identitäten klar aufzulösen </w:t>
      </w:r>
      <w:r w:rsidRPr="001E630F">
        <w:rPr>
          <w:color w:val="000000"/>
        </w:rPr>
        <w:fldChar w:fldCharType="begin"/>
      </w:r>
      <w:r w:rsidRPr="001E630F">
        <w:rPr>
          <w:color w:val="000000"/>
        </w:rPr>
        <w:instrText xml:space="preserve"> ADDIN ZOTERO_ITEM CSL_CITATION {"citationID":"9M1FgKyk","properties":{"formattedCitation":"(Domingue/Fensel/Hendler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Pr="001E630F">
        <w:rPr>
          <w:color w:val="000000"/>
        </w:rPr>
        <w:fldChar w:fldCharType="separate"/>
      </w:r>
      <w:r w:rsidRPr="001E630F">
        <w:rPr>
          <w:noProof/>
          <w:color w:val="000000"/>
        </w:rPr>
        <w:t xml:space="preserve">(vgl. </w:t>
      </w:r>
      <w:del w:id="71" w:author="Lia Greiberg" w:date="2025-08-26T15:15:00Z" w16du:dateUtc="2025-08-26T13:15:00Z">
        <w:r w:rsidRPr="001E630F" w:rsidDel="00E471DE">
          <w:rPr>
            <w:noProof/>
            <w:color w:val="000000"/>
          </w:rPr>
          <w:delText>Domingue/Fensel/</w:delText>
        </w:r>
      </w:del>
      <w:del w:id="72" w:author="Lia Greiberg" w:date="2025-08-09T23:44:00Z" w16du:dateUtc="2025-08-09T21:44:00Z">
        <w:r w:rsidRPr="001E630F" w:rsidDel="001D5F44">
          <w:rPr>
            <w:noProof/>
            <w:color w:val="000000"/>
          </w:rPr>
          <w:delText xml:space="preserve"> </w:delText>
        </w:r>
      </w:del>
      <w:del w:id="73" w:author="Lia Greiberg" w:date="2025-08-26T15:15:00Z" w16du:dateUtc="2025-08-26T13:15:00Z">
        <w:r w:rsidRPr="001E630F" w:rsidDel="00E471DE">
          <w:rPr>
            <w:noProof/>
            <w:color w:val="000000"/>
          </w:rPr>
          <w:delText>Hendler 2011: 5)</w:delText>
        </w:r>
      </w:del>
      <w:r w:rsidRPr="001E630F">
        <w:rPr>
          <w:color w:val="000000"/>
        </w:rPr>
        <w:fldChar w:fldCharType="end"/>
      </w:r>
      <w:ins w:id="74" w:author="Lia Greiberg" w:date="2025-08-26T15:15:00Z" w16du:dateUtc="2025-08-26T13:15:00Z">
        <w:r w:rsidR="00E471DE">
          <w:rPr>
            <w:color w:val="000000"/>
          </w:rPr>
          <w:t>ebd.)</w:t>
        </w:r>
      </w:ins>
      <w:r w:rsidRPr="001E630F">
        <w:rPr>
          <w:color w:val="000000"/>
        </w:rPr>
        <w:t>.</w:t>
      </w:r>
      <w:r>
        <w:rPr>
          <w:color w:val="000000"/>
        </w:rPr>
        <w:t xml:space="preserve"> So müssen bspw. </w:t>
      </w:r>
      <w:ins w:id="75" w:author="Lia Greiberg" w:date="2025-08-09T23:45:00Z" w16du:dateUtc="2025-08-09T21:45:00Z">
        <w:r w:rsidR="001D5F44">
          <w:rPr>
            <w:color w:val="000000"/>
          </w:rPr>
          <w:t>u</w:t>
        </w:r>
      </w:ins>
      <w:del w:id="76" w:author="Lia Greiberg" w:date="2025-08-09T23:45:00Z" w16du:dateUtc="2025-08-09T21:45:00Z">
        <w:r w:rsidDel="001D5F44">
          <w:rPr>
            <w:color w:val="000000"/>
          </w:rPr>
          <w:delText>U</w:delText>
        </w:r>
      </w:del>
      <w:r>
        <w:rPr>
          <w:color w:val="000000"/>
        </w:rPr>
        <w:t>nterschiedliche Bedeutun</w:t>
      </w:r>
      <w:r w:rsidRPr="001E630F">
        <w:rPr>
          <w:color w:val="000000"/>
        </w:rPr>
        <w:t xml:space="preserve">gen eines Begriffs jeweils durch eigene </w:t>
      </w:r>
      <w:r w:rsidR="0038257F" w:rsidRPr="0038257F">
        <w:rPr>
          <w:color w:val="001D35"/>
          <w:shd w:val="clear" w:color="auto" w:fill="FFFFFF"/>
        </w:rPr>
        <w:t xml:space="preserve">Uniform </w:t>
      </w:r>
      <w:proofErr w:type="spellStart"/>
      <w:r w:rsidR="0038257F" w:rsidRPr="0038257F">
        <w:rPr>
          <w:color w:val="001D35"/>
          <w:shd w:val="clear" w:color="auto" w:fill="FFFFFF"/>
        </w:rPr>
        <w:t>Resource</w:t>
      </w:r>
      <w:proofErr w:type="spellEnd"/>
      <w:r w:rsidR="0038257F" w:rsidRPr="0038257F">
        <w:rPr>
          <w:color w:val="001D35"/>
          <w:shd w:val="clear" w:color="auto" w:fill="FFFFFF"/>
        </w:rPr>
        <w:t xml:space="preserve"> Identifier (</w:t>
      </w:r>
      <w:r w:rsidRPr="0038257F">
        <w:rPr>
          <w:color w:val="000000"/>
        </w:rPr>
        <w:t>URI</w:t>
      </w:r>
      <w:r w:rsidR="0038257F" w:rsidRPr="0038257F">
        <w:rPr>
          <w:color w:val="000000"/>
        </w:rPr>
        <w:t>)</w:t>
      </w:r>
      <w:r w:rsidRPr="0038257F">
        <w:rPr>
          <w:color w:val="000000"/>
        </w:rPr>
        <w:t xml:space="preserve"> </w:t>
      </w:r>
      <w:r w:rsidRPr="001E630F">
        <w:rPr>
          <w:color w:val="000000"/>
        </w:rPr>
        <w:t>eindeutig gekennzeichnet werden</w:t>
      </w:r>
      <w:r w:rsidRPr="001E630F">
        <w:t xml:space="preserve"> </w:t>
      </w:r>
      <w:r w:rsidR="005E0A03" w:rsidRPr="00CF54D2">
        <w:rPr>
          <w:color w:val="000000"/>
        </w:rPr>
        <w:t>(</w:t>
      </w:r>
      <w:r w:rsidR="005E0A03">
        <w:fldChar w:fldCharType="begin"/>
      </w:r>
      <w:r w:rsidR="005E0A03">
        <w:instrText>HYPERLINK "https://www.lassila.org/publications/2001/SciAm.pdf"</w:instrText>
      </w:r>
      <w:r w:rsidR="005E0A03">
        <w:fldChar w:fldCharType="separate"/>
      </w:r>
      <w:r w:rsidR="005E0A03" w:rsidRPr="00CF54D2">
        <w:rPr>
          <w:rStyle w:val="Hyperlink"/>
        </w:rPr>
        <w:t xml:space="preserve">vgl. </w:t>
      </w:r>
      <w:r w:rsidR="005E0A03" w:rsidRPr="00CF54D2">
        <w:rPr>
          <w:rStyle w:val="Hyperlink"/>
          <w:shd w:val="clear" w:color="auto" w:fill="FFFFFF"/>
        </w:rPr>
        <w:t>Berners-Lee/</w:t>
      </w:r>
      <w:proofErr w:type="spellStart"/>
      <w:del w:id="77" w:author="Lia Greiberg" w:date="2025-08-19T13:29:00Z" w16du:dateUtc="2025-08-19T11:29:00Z">
        <w:r w:rsidR="005E0A03" w:rsidRPr="00CF54D2" w:rsidDel="00BE131C">
          <w:rPr>
            <w:rStyle w:val="Hyperlink"/>
            <w:shd w:val="clear" w:color="auto" w:fill="FFFFFF"/>
          </w:rPr>
          <w:delText xml:space="preserve"> </w:delText>
        </w:r>
      </w:del>
      <w:r w:rsidR="005E0A03" w:rsidRPr="00CF54D2">
        <w:rPr>
          <w:rStyle w:val="Hyperlink"/>
          <w:shd w:val="clear" w:color="auto" w:fill="FFFFFF"/>
        </w:rPr>
        <w:t>Hendler</w:t>
      </w:r>
      <w:proofErr w:type="spellEnd"/>
      <w:r w:rsidR="005E0A03" w:rsidRPr="00CF54D2">
        <w:rPr>
          <w:rStyle w:val="Hyperlink"/>
          <w:shd w:val="clear" w:color="auto" w:fill="FFFFFF"/>
        </w:rPr>
        <w:t>/</w:t>
      </w:r>
      <w:proofErr w:type="spellStart"/>
      <w:del w:id="78" w:author="Lia Greiberg" w:date="2025-08-19T13:29:00Z" w16du:dateUtc="2025-08-19T11:29:00Z">
        <w:r w:rsidR="005E0A03" w:rsidRPr="00CF54D2" w:rsidDel="00BE131C">
          <w:rPr>
            <w:rStyle w:val="Hyperlink"/>
            <w:shd w:val="clear" w:color="auto" w:fill="FFFFFF"/>
          </w:rPr>
          <w:delText xml:space="preserve"> </w:delText>
        </w:r>
      </w:del>
      <w:r w:rsidR="005E0A03" w:rsidRPr="00CF54D2">
        <w:rPr>
          <w:rStyle w:val="Hyperlink"/>
          <w:shd w:val="clear" w:color="auto" w:fill="FFFFFF"/>
        </w:rPr>
        <w:t>Lassila</w:t>
      </w:r>
      <w:proofErr w:type="spellEnd"/>
      <w:r w:rsidR="005E0A03" w:rsidRPr="00CF54D2">
        <w:rPr>
          <w:rStyle w:val="Hyperlink"/>
          <w:shd w:val="clear" w:color="auto" w:fill="FFFFFF"/>
        </w:rPr>
        <w:t xml:space="preserve"> 2001</w:t>
      </w:r>
      <w:r w:rsidR="005E0A03">
        <w:fldChar w:fldCharType="end"/>
      </w:r>
      <w:r w:rsidR="005E0A03" w:rsidRPr="00CF54D2">
        <w:rPr>
          <w:color w:val="000000"/>
        </w:rPr>
        <w:t>).</w:t>
      </w:r>
      <w:r w:rsidR="00550343">
        <w:rPr>
          <w:color w:val="000000"/>
        </w:rPr>
        <w:t xml:space="preserve"> </w:t>
      </w:r>
      <w:r>
        <w:rPr>
          <w:color w:val="000000"/>
        </w:rPr>
        <w:t>Dadurch können</w:t>
      </w:r>
      <w:r w:rsidRPr="00D22CE2">
        <w:rPr>
          <w:color w:val="000000"/>
        </w:rPr>
        <w:t xml:space="preserve"> Beziehungen zwischen beliebigen digitalen Objekten her</w:t>
      </w:r>
      <w:ins w:id="79" w:author="Lia Greiberg" w:date="2025-08-09T23:45:00Z" w16du:dateUtc="2025-08-09T21:45:00Z">
        <w:r w:rsidR="004A1D4A">
          <w:rPr>
            <w:color w:val="000000"/>
          </w:rPr>
          <w:t>ge</w:t>
        </w:r>
      </w:ins>
      <w:del w:id="80" w:author="Lia Greiberg" w:date="2025-08-09T23:45:00Z" w16du:dateUtc="2025-08-09T21:45:00Z">
        <w:r w:rsidRPr="00D22CE2" w:rsidDel="004A1D4A">
          <w:rPr>
            <w:color w:val="000000"/>
          </w:rPr>
          <w:delText>zu</w:delText>
        </w:r>
      </w:del>
      <w:r w:rsidRPr="00D22CE2">
        <w:rPr>
          <w:color w:val="000000"/>
        </w:rPr>
        <w:t>stell</w:t>
      </w:r>
      <w:ins w:id="81" w:author="Lia Greiberg" w:date="2025-08-09T23:45:00Z" w16du:dateUtc="2025-08-09T21:45:00Z">
        <w:r w:rsidR="004A1D4A">
          <w:rPr>
            <w:color w:val="000000"/>
          </w:rPr>
          <w:t>t werden</w:t>
        </w:r>
      </w:ins>
      <w:del w:id="82" w:author="Lia Greiberg" w:date="2025-08-09T23:45:00Z" w16du:dateUtc="2025-08-09T21:45:00Z">
        <w:r w:rsidRPr="00D22CE2" w:rsidDel="004A1D4A">
          <w:rPr>
            <w:color w:val="000000"/>
          </w:rPr>
          <w:delText>en</w:delText>
        </w:r>
      </w:del>
      <w:r>
        <w:rPr>
          <w:color w:val="000000"/>
        </w:rPr>
        <w:t xml:space="preserve"> –</w:t>
      </w:r>
      <w:r w:rsidRPr="00D22CE2">
        <w:rPr>
          <w:color w:val="000000"/>
        </w:rPr>
        <w:t xml:space="preserve"> von Fotos über Finanztransaktionen bis hin zu abstrakten Konzepten (</w:t>
      </w:r>
      <w:commentRangeStart w:id="83"/>
      <w:r>
        <w:fldChar w:fldCharType="begin"/>
      </w:r>
      <w:r>
        <w:instrText>HYPERLINK "http://thefigtrees.net/lee/sw/sciam/semantic-web-in-action" \l "page2"</w:instrText>
      </w:r>
      <w:r>
        <w:fldChar w:fldCharType="separate"/>
      </w:r>
      <w:r w:rsidRPr="00D22CE2">
        <w:rPr>
          <w:rStyle w:val="Hyperlink"/>
        </w:rPr>
        <w:t xml:space="preserve">vgl. </w:t>
      </w:r>
      <w:r w:rsidRPr="00D22CE2">
        <w:rPr>
          <w:rStyle w:val="Hyperlink"/>
          <w:shd w:val="clear" w:color="auto" w:fill="FFFFFF"/>
        </w:rPr>
        <w:t>Feigenbaum ebd. 2007</w:t>
      </w:r>
      <w:r>
        <w:fldChar w:fldCharType="end"/>
      </w:r>
      <w:commentRangeEnd w:id="83"/>
      <w:r w:rsidR="00EE70CE">
        <w:rPr>
          <w:rStyle w:val="Kommentarzeichen"/>
        </w:rPr>
        <w:commentReference w:id="83"/>
      </w:r>
      <w:r w:rsidRPr="00D22CE2">
        <w:rPr>
          <w:color w:val="000000"/>
        </w:rPr>
        <w:t>).</w:t>
      </w:r>
      <w:r>
        <w:rPr>
          <w:color w:val="000000"/>
        </w:rPr>
        <w:t xml:space="preserve"> </w:t>
      </w:r>
    </w:p>
    <w:p w14:paraId="34CB9FC7" w14:textId="1CE8D619" w:rsidR="003F52D5" w:rsidRDefault="003F52D5" w:rsidP="00353700">
      <w:pPr>
        <w:pStyle w:val="GrundschriftmitEinzug"/>
        <w:spacing w:after="240" w:line="360" w:lineRule="auto"/>
        <w:ind w:firstLine="426"/>
        <w:rPr>
          <w:rFonts w:ascii="Times New Roman" w:hAnsi="Times New Roman"/>
          <w:sz w:val="24"/>
          <w:szCs w:val="24"/>
        </w:rPr>
      </w:pPr>
      <w:r w:rsidRPr="001E630F">
        <w:rPr>
          <w:rFonts w:ascii="Times New Roman" w:hAnsi="Times New Roman"/>
          <w:sz w:val="24"/>
          <w:szCs w:val="24"/>
        </w:rPr>
        <w:t xml:space="preserve">Ein zentrales Element ist dabei die Repräsentation von Zusatzinformationen (Metadaten) in einer Form, die von Maschinen interpretiert werden kann </w:t>
      </w:r>
      <w:r w:rsidRPr="001E630F">
        <w:rPr>
          <w:rFonts w:ascii="Times New Roman" w:hAnsi="Times New Roman"/>
          <w:sz w:val="24"/>
          <w:szCs w:val="24"/>
        </w:rPr>
        <w:fldChar w:fldCharType="begin"/>
      </w:r>
      <w:r w:rsidR="00CA2E97">
        <w:rPr>
          <w:rFonts w:ascii="Times New Roman" w:hAnsi="Times New Roman"/>
          <w:sz w:val="24"/>
          <w:szCs w:val="24"/>
        </w:rPr>
        <w:instrText xml:space="preserve"> ADDIN ZOTERO_ITEM CSL_CITATION {"citationID":"5YQmxara","properties":{"formattedCitation":"(Gr\\uc0\\u252{}tter 2008)","plainCitation":"(Grütter 2008)","dontUpdate":true,"noteIndex":0},"citationItems":[{"id":"zGkzBZAX/efPTuX00","uris":["http://zotero.org/users/10358077/items/A3QT2YYU"],"itemData":{"id":19,"type":"book","abstract":"Literaturverz. S. [225] - 240","event-place":"München","ISBN":"978-3-486-58626-8","publisher":"Oldenbourg","publisher-place":"München","source":"SLUB Dresden","title":"Semantic Web zur Unterstützung von Wissensgemeinschaften","URL":"http://deposit.dnb.de/cgi-bin/dokserv?id=3090012&amp;prov=M&amp;dok_var=1&amp;dok_ext=htm","author":[{"family":"Grütter","given":"Rolf"}],"accessed":{"date-parts":[["2025",4,28]]},"issued":{"date-parts":[["2008"]]}}}],"schema":"https://github.com/citation-style-language/schema/raw/master/csl-citation.json"} </w:instrText>
      </w:r>
      <w:r w:rsidRPr="001E630F">
        <w:rPr>
          <w:rFonts w:ascii="Times New Roman" w:hAnsi="Times New Roman"/>
          <w:sz w:val="24"/>
          <w:szCs w:val="24"/>
        </w:rPr>
        <w:fldChar w:fldCharType="separate"/>
      </w:r>
      <w:r w:rsidRPr="001E630F">
        <w:rPr>
          <w:rFonts w:ascii="Times New Roman" w:hAnsi="Times New Roman"/>
          <w:sz w:val="24"/>
          <w:szCs w:val="24"/>
        </w:rPr>
        <w:t>(vgl. Grütter 2008: 75)</w:t>
      </w:r>
      <w:r w:rsidRPr="001E630F">
        <w:rPr>
          <w:rFonts w:ascii="Times New Roman" w:hAnsi="Times New Roman"/>
          <w:sz w:val="24"/>
          <w:szCs w:val="24"/>
        </w:rPr>
        <w:fldChar w:fldCharType="end"/>
      </w:r>
      <w:r w:rsidRPr="001E630F">
        <w:rPr>
          <w:rFonts w:ascii="Times New Roman" w:hAnsi="Times New Roman"/>
          <w:sz w:val="24"/>
          <w:szCs w:val="24"/>
        </w:rPr>
        <w:t xml:space="preserve">. Semantische Metainformationen dienen dabei als Verknüpfung der Daten, die idealerweise öffentlich zugänglich sind. Dies bildet die Grundlage für ein maschinenlesbares Wissensnetzwerk </w:t>
      </w:r>
      <w:r w:rsidRPr="001E630F">
        <w:rPr>
          <w:rFonts w:ascii="Times New Roman" w:hAnsi="Times New Roman"/>
          <w:sz w:val="24"/>
          <w:szCs w:val="24"/>
        </w:rPr>
        <w:fldChar w:fldCharType="begin"/>
      </w:r>
      <w:r w:rsidRPr="001E630F">
        <w:rPr>
          <w:rFonts w:ascii="Times New Roman" w:hAnsi="Times New Roman"/>
          <w:sz w:val="24"/>
          <w:szCs w:val="24"/>
        </w:rPr>
        <w:instrText xml:space="preserve"> ADDIN ZOTERO_ITEM CSL_CITATION {"citationID":"PgYF4UQ2","properties":{"formattedCitation":"(D\\uc0\\u246{}rpinghaus 2022)","plainCitation":"(Dörpinghaus 2022)","dontUpdate":true,"noteIndex":0},"citationItems":[{"id":16,"uris":["http://zotero.org/users/10358077/items/SF6JYU8Z"],"itemData":{"id":16,"type":"article-journal","abstract":"Knowledge graphs and network approaches are an increasingly vibrant research topic in quite different disciplines. This article acknowledges their parallel development in applied and mathematical fields, and the various current approaches between computer science, mathematics, data science, and the humanities and social sciences. This gives rise to key interdisciplinary perspectives: first, network approaches in the humanities and social sciences need to be broader, as knowledge networks are already implicit in the use of Linked Data. Second, the methodological breadth of knowledge graphs, in which, for example, social networks can be conceived as knowledge graphs, results in new tools and new methods of analysis. In this respect, this paper is intended as a plea for interdisciplinary exchange and in-depth discussion of methods, algorithms, and Linked Data approaches.","DOI":"10.17175/2022_011","language":"de","license":"Creative Commons Attribution Share Alike 4.0 International","note":"medium: HTML,XML,PDF\npublisher: Zeitschrift für digitale Geisteswissenschaften – ZfdG\nversion: 1.0","source":"DOI.org (Datacite)","title":"Wissensgraphen: Interdisziplinäre Perspektiven für Linked Data in den Geistes- und Sozialwissenschaften","title-short":"Wissensgraphen","URL":"https://zfdg.de/2022_011","author":[{"family":"Dörpinghaus","given":"Jens"}],"accessed":{"date-parts":[["2025",4,28]]},"issued":{"date-parts":[["2022"]]}}}],"schema":"https://github.com/citation-style-language/schema/raw/master/csl-citation.json"} </w:instrText>
      </w:r>
      <w:r w:rsidRPr="001E630F">
        <w:rPr>
          <w:rFonts w:ascii="Times New Roman" w:hAnsi="Times New Roman"/>
          <w:sz w:val="24"/>
          <w:szCs w:val="24"/>
        </w:rPr>
        <w:fldChar w:fldCharType="separate"/>
      </w:r>
      <w:r w:rsidRPr="001E630F">
        <w:rPr>
          <w:rFonts w:ascii="Times New Roman" w:hAnsi="Times New Roman"/>
          <w:sz w:val="24"/>
          <w:szCs w:val="24"/>
        </w:rPr>
        <w:t>(vgl. Dörpinghaus 2022)</w:t>
      </w:r>
      <w:r w:rsidRPr="001E630F">
        <w:rPr>
          <w:rFonts w:ascii="Times New Roman" w:hAnsi="Times New Roman"/>
          <w:sz w:val="24"/>
          <w:szCs w:val="24"/>
        </w:rPr>
        <w:fldChar w:fldCharType="end"/>
      </w:r>
      <w:r w:rsidRPr="001E630F">
        <w:rPr>
          <w:rFonts w:ascii="Times New Roman" w:hAnsi="Times New Roman"/>
          <w:sz w:val="24"/>
          <w:szCs w:val="24"/>
        </w:rPr>
        <w:t xml:space="preserve">. Solche </w:t>
      </w:r>
      <w:r w:rsidRPr="001E630F">
        <w:rPr>
          <w:rFonts w:ascii="Times New Roman" w:hAnsi="Times New Roman"/>
          <w:sz w:val="24"/>
          <w:szCs w:val="24"/>
        </w:rPr>
        <w:lastRenderedPageBreak/>
        <w:t>semantischen Netze organisieren Wissen durch strukturierte, graphische Darstellung, meist in Form von Knoten und Kanten</w:t>
      </w:r>
      <w:ins w:id="84" w:author="Lia Greiberg" w:date="2025-08-09T23:46:00Z" w16du:dateUtc="2025-08-09T21:46:00Z">
        <w:r w:rsidR="00647685">
          <w:rPr>
            <w:rFonts w:ascii="Times New Roman" w:hAnsi="Times New Roman"/>
            <w:sz w:val="24"/>
            <w:szCs w:val="24"/>
          </w:rPr>
          <w:t xml:space="preserve"> –</w:t>
        </w:r>
      </w:ins>
      <w:del w:id="85" w:author="Lia Greiberg" w:date="2025-08-09T23:46:00Z" w16du:dateUtc="2025-08-09T21:46:00Z">
        <w:r w:rsidRPr="001E630F" w:rsidDel="00647685">
          <w:rPr>
            <w:rFonts w:ascii="Times New Roman" w:hAnsi="Times New Roman"/>
            <w:sz w:val="24"/>
            <w:szCs w:val="24"/>
          </w:rPr>
          <w:delText>:</w:delText>
        </w:r>
      </w:del>
      <w:r w:rsidRPr="001E630F">
        <w:rPr>
          <w:rFonts w:ascii="Times New Roman" w:hAnsi="Times New Roman"/>
          <w:sz w:val="24"/>
          <w:szCs w:val="24"/>
        </w:rPr>
        <w:t xml:space="preserve"> </w:t>
      </w:r>
      <w:ins w:id="86" w:author="Lia Greiberg" w:date="2025-08-09T23:46:00Z" w16du:dateUtc="2025-08-09T21:46:00Z">
        <w:r w:rsidR="00647685">
          <w:rPr>
            <w:rFonts w:ascii="Times New Roman" w:hAnsi="Times New Roman"/>
            <w:sz w:val="24"/>
            <w:szCs w:val="24"/>
          </w:rPr>
          <w:t xml:space="preserve">den </w:t>
        </w:r>
      </w:ins>
      <w:r w:rsidRPr="001E630F">
        <w:rPr>
          <w:rFonts w:ascii="Times New Roman" w:hAnsi="Times New Roman"/>
          <w:sz w:val="24"/>
          <w:szCs w:val="24"/>
        </w:rPr>
        <w:t xml:space="preserve">Graphen </w:t>
      </w:r>
      <w:r w:rsidRPr="001E630F">
        <w:rPr>
          <w:rFonts w:ascii="Times New Roman" w:hAnsi="Times New Roman"/>
          <w:sz w:val="24"/>
          <w:szCs w:val="24"/>
        </w:rPr>
        <w:fldChar w:fldCharType="begin"/>
      </w:r>
      <w:r w:rsidRPr="001E630F">
        <w:rPr>
          <w:rFonts w:ascii="Times New Roman" w:hAnsi="Times New Roman"/>
          <w:sz w:val="24"/>
          <w:szCs w:val="24"/>
        </w:rPr>
        <w:instrText xml:space="preserve"> ADDIN ZOTERO_ITEM CSL_CITATION {"citationID":"Yfu77PAH","properties":{"formattedCitation":"(Dengel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sidRPr="001E630F">
        <w:rPr>
          <w:rFonts w:ascii="Times New Roman" w:hAnsi="Times New Roman"/>
          <w:sz w:val="24"/>
          <w:szCs w:val="24"/>
        </w:rPr>
        <w:fldChar w:fldCharType="separate"/>
      </w:r>
      <w:r w:rsidRPr="001E630F">
        <w:rPr>
          <w:rFonts w:ascii="Times New Roman" w:hAnsi="Times New Roman"/>
          <w:noProof/>
          <w:sz w:val="24"/>
          <w:szCs w:val="24"/>
        </w:rPr>
        <w:t>(vgl. Dengel 2012: 34)</w:t>
      </w:r>
      <w:r w:rsidRPr="001E630F">
        <w:rPr>
          <w:rFonts w:ascii="Times New Roman" w:hAnsi="Times New Roman"/>
          <w:sz w:val="24"/>
          <w:szCs w:val="24"/>
        </w:rPr>
        <w:fldChar w:fldCharType="end"/>
      </w:r>
      <w:r w:rsidRPr="001E630F">
        <w:rPr>
          <w:rFonts w:ascii="Times New Roman" w:hAnsi="Times New Roman"/>
          <w:sz w:val="24"/>
          <w:szCs w:val="24"/>
        </w:rPr>
        <w:t>.</w:t>
      </w:r>
    </w:p>
    <w:p w14:paraId="604D8A1C" w14:textId="2E9A5F5E" w:rsidR="00EC2733" w:rsidRPr="001E630F" w:rsidRDefault="00EC2733" w:rsidP="00353700">
      <w:pPr>
        <w:spacing w:after="240" w:line="360" w:lineRule="auto"/>
        <w:ind w:firstLine="426"/>
        <w:jc w:val="both"/>
        <w:rPr>
          <w:sz w:val="24"/>
          <w:szCs w:val="24"/>
        </w:rPr>
      </w:pPr>
      <w:r w:rsidRPr="00551603">
        <w:rPr>
          <w:sz w:val="24"/>
          <w:szCs w:val="24"/>
        </w:rPr>
        <w:t xml:space="preserve">Frühere </w:t>
      </w:r>
      <w:r>
        <w:rPr>
          <w:color w:val="000000"/>
          <w:sz w:val="24"/>
          <w:szCs w:val="24"/>
        </w:rPr>
        <w:t>Systeme</w:t>
      </w:r>
      <w:r w:rsidRPr="00551603">
        <w:rPr>
          <w:color w:val="000000"/>
          <w:sz w:val="24"/>
          <w:szCs w:val="24"/>
        </w:rPr>
        <w:t xml:space="preserve"> waren häufig zentral organisiert und setzten einheitliche Begriffsdefinitionen voraus. Dies </w:t>
      </w:r>
      <w:proofErr w:type="gramStart"/>
      <w:r w:rsidRPr="00551603">
        <w:rPr>
          <w:color w:val="000000"/>
          <w:sz w:val="24"/>
          <w:szCs w:val="24"/>
        </w:rPr>
        <w:t>schränkte</w:t>
      </w:r>
      <w:proofErr w:type="gramEnd"/>
      <w:r w:rsidRPr="00551603">
        <w:rPr>
          <w:color w:val="000000"/>
          <w:sz w:val="24"/>
          <w:szCs w:val="24"/>
        </w:rPr>
        <w:t xml:space="preserve"> ihre Skalierbarkeit und Flexibilität stark ein. Komplexe oder offene Fragestellungen ließen sich in solchen Systemen oft nur begrenzt abbilden. Das </w:t>
      </w:r>
      <w:proofErr w:type="spellStart"/>
      <w:r w:rsidRPr="00551603">
        <w:rPr>
          <w:color w:val="000000"/>
          <w:sz w:val="24"/>
          <w:szCs w:val="24"/>
        </w:rPr>
        <w:t>Semantic</w:t>
      </w:r>
      <w:proofErr w:type="spellEnd"/>
      <w:r w:rsidRPr="00551603">
        <w:rPr>
          <w:color w:val="000000"/>
          <w:sz w:val="24"/>
          <w:szCs w:val="24"/>
        </w:rPr>
        <w:t xml:space="preserve"> Web verfolgte hingegen einen offenen Ansatz, der auch Ambiguitäten zulässt, um eine höhere Ausdrucksstärke und Anpassungsfähigkeit zu ermöglichen. Ziel war die Entwicklung einer Sprache, die sowohl Datenstrukturen als auch logische Schlussregeln beschrieb und die Integration bestehender Wissenssysteme ins Web erlaubte </w:t>
      </w:r>
      <w:r w:rsidR="005E0A03" w:rsidRPr="00CF54D2">
        <w:rPr>
          <w:color w:val="000000"/>
          <w:sz w:val="24"/>
          <w:szCs w:val="24"/>
        </w:rPr>
        <w:t>(</w:t>
      </w:r>
      <w:r w:rsidR="005E0A03">
        <w:fldChar w:fldCharType="begin"/>
      </w:r>
      <w:r w:rsidR="005E0A03">
        <w:instrText>HYPERLINK "https://www.lassila.org/publications/2001/SciAm.pdf"</w:instrText>
      </w:r>
      <w:r w:rsidR="005E0A03">
        <w:fldChar w:fldCharType="separate"/>
      </w:r>
      <w:r w:rsidR="005E0A03" w:rsidRPr="00CF54D2">
        <w:rPr>
          <w:rStyle w:val="Hyperlink"/>
          <w:sz w:val="24"/>
          <w:szCs w:val="24"/>
        </w:rPr>
        <w:t xml:space="preserve">vgl. </w:t>
      </w:r>
      <w:r w:rsidR="005E0A03" w:rsidRPr="00CF54D2">
        <w:rPr>
          <w:rStyle w:val="Hyperlink"/>
          <w:sz w:val="24"/>
          <w:szCs w:val="24"/>
          <w:shd w:val="clear" w:color="auto" w:fill="FFFFFF"/>
        </w:rPr>
        <w:t>Berners-Lee/</w:t>
      </w:r>
      <w:proofErr w:type="spellStart"/>
      <w:del w:id="87" w:author="Lia Greiberg" w:date="2025-08-17T14:26:00Z" w16du:dateUtc="2025-08-17T12:26:00Z">
        <w:r w:rsidR="005E0A03" w:rsidRPr="00CF54D2" w:rsidDel="00321407">
          <w:rPr>
            <w:rStyle w:val="Hyperlink"/>
            <w:sz w:val="24"/>
            <w:szCs w:val="24"/>
            <w:shd w:val="clear" w:color="auto" w:fill="FFFFFF"/>
          </w:rPr>
          <w:delText xml:space="preserve"> </w:delText>
        </w:r>
      </w:del>
      <w:r w:rsidR="005E0A03" w:rsidRPr="00CF54D2">
        <w:rPr>
          <w:rStyle w:val="Hyperlink"/>
          <w:sz w:val="24"/>
          <w:szCs w:val="24"/>
          <w:shd w:val="clear" w:color="auto" w:fill="FFFFFF"/>
        </w:rPr>
        <w:t>Hendler</w:t>
      </w:r>
      <w:proofErr w:type="spellEnd"/>
      <w:r w:rsidR="005E0A03" w:rsidRPr="00CF54D2">
        <w:rPr>
          <w:rStyle w:val="Hyperlink"/>
          <w:sz w:val="24"/>
          <w:szCs w:val="24"/>
          <w:shd w:val="clear" w:color="auto" w:fill="FFFFFF"/>
        </w:rPr>
        <w:t>/</w:t>
      </w:r>
      <w:proofErr w:type="spellStart"/>
      <w:del w:id="88" w:author="Lia Greiberg" w:date="2025-08-17T14:26:00Z" w16du:dateUtc="2025-08-17T12:26:00Z">
        <w:r w:rsidR="005E0A03" w:rsidRPr="00CF54D2" w:rsidDel="00321407">
          <w:rPr>
            <w:rStyle w:val="Hyperlink"/>
            <w:sz w:val="24"/>
            <w:szCs w:val="24"/>
            <w:shd w:val="clear" w:color="auto" w:fill="FFFFFF"/>
          </w:rPr>
          <w:delText xml:space="preserve"> </w:delText>
        </w:r>
      </w:del>
      <w:r w:rsidR="005E0A03" w:rsidRPr="00CF54D2">
        <w:rPr>
          <w:rStyle w:val="Hyperlink"/>
          <w:sz w:val="24"/>
          <w:szCs w:val="24"/>
          <w:shd w:val="clear" w:color="auto" w:fill="FFFFFF"/>
        </w:rPr>
        <w:t>Lassila</w:t>
      </w:r>
      <w:proofErr w:type="spellEnd"/>
      <w:r w:rsidR="005E0A03" w:rsidRPr="00CF54D2">
        <w:rPr>
          <w:rStyle w:val="Hyperlink"/>
          <w:sz w:val="24"/>
          <w:szCs w:val="24"/>
          <w:shd w:val="clear" w:color="auto" w:fill="FFFFFF"/>
        </w:rPr>
        <w:t xml:space="preserve"> 2001</w:t>
      </w:r>
      <w:r w:rsidR="005E0A03">
        <w:fldChar w:fldCharType="end"/>
      </w:r>
      <w:r w:rsidR="005E0A03" w:rsidRPr="00CF54D2">
        <w:rPr>
          <w:color w:val="000000"/>
          <w:sz w:val="24"/>
          <w:szCs w:val="24"/>
        </w:rPr>
        <w:t>).</w:t>
      </w:r>
    </w:p>
    <w:p w14:paraId="71102E66" w14:textId="2253C9B3" w:rsidR="00550343" w:rsidRPr="00550343" w:rsidRDefault="00035569" w:rsidP="00353700">
      <w:pPr>
        <w:pStyle w:val="StandardWeb"/>
        <w:spacing w:before="0" w:beforeAutospacing="0" w:after="120" w:afterAutospacing="0" w:line="360" w:lineRule="auto"/>
        <w:ind w:firstLine="426"/>
        <w:jc w:val="both"/>
      </w:pPr>
      <w:r>
        <w:t>In unterschiedlichen wissenschaftlichen Disziplinen wird zunehmend anerkannt, dass Objekte viele Bedeutungen und Verbindungen aufweisen</w:t>
      </w:r>
      <w:r w:rsidRPr="00EF4A46">
        <w:t xml:space="preserve"> </w:t>
      </w:r>
      <w:r>
        <w:fldChar w:fldCharType="begin"/>
      </w:r>
      <w:r>
        <w:instrText xml:space="preserve"> ADDIN ZOTERO_ITEM CSL_CITATION {"citationID":"1BHKCDGd","properties":{"formattedCitation":"(Andraschke/Wagner 2020)","plainCitation":"(Andraschke/Wagner 2020)","dontUpdate":true,"noteIndex":0},"citationItems":[{"id":38,"uris":["http://zotero.org/users/10358077/items/8ASL77II"],"itemData":{"id":38,"type":"book","abstract":"Die digitale Dokumentation von Objekten und ihre virtuelle Verfügbarkeit bieten enorme Chancen für Forschung, Vermittlung und Öffentlichkeitsarbeit. Sie stellen Museen und Universitäten aber auch vor etliche Fragen und Herausforderungen: Mit welchen Zielen und Werkzeugen digitalisieren wir unsere Bestände? Welche Zugänge zu ihnen wollen wir gestatten? In welchem Verhältnis stehen analoge und digitale Objekte? Der Band versammelt Positionen aus Theorie und Praxis, die sich mit der Digitalisierung und Digitalität wissenschaftlicher Sammlungen beschäftigen. Die Beiträger*innen geben Einblicke in aktuelle Ansätze, beleuchten künftige Perspektiven und fragen nach den Folgen einer digitalen Sammlungspraxis.","collection-title":"Digitale Gesellschaft","edition":"1","event-place":"Bielefeld, Germany","ISBN":"978-3-8376-5571-1","language":"de","license":"https://creativecommons.org/licenses/by/4.0/","note":"DOI: 10.14361/9783839455715","publisher":"transcript Verlag","publisher-place":"Bielefeld, Germany","source":"DOI.org (Crossref)","title":"Objekte im Netz: Wissenschaftliche Sammlungen im digitalen Wandel","title-short":"Objekte im Netz","URL":"https://www.transcript-open.de/isbn/5571","volume":"33","editor":[{"family":"Andraschke","given":"Udo"},{"family":"Wagner","given":"Sarah"}],"accessed":{"date-parts":[["2025",4,28]]},"issued":{"date-parts":[["2020",12,14]]}}}],"schema":"https://github.com/citation-style-language/schema/raw/master/csl-citation.json"} </w:instrText>
      </w:r>
      <w:r>
        <w:fldChar w:fldCharType="separate"/>
      </w:r>
      <w:r>
        <w:rPr>
          <w:noProof/>
        </w:rPr>
        <w:t>(vgl. Werner 2020: 247)</w:t>
      </w:r>
      <w:r>
        <w:fldChar w:fldCharType="end"/>
      </w:r>
      <w:r>
        <w:t xml:space="preserve">. Dies macht deutlich, dass Daten ohne ihren Kontext kaum aussagekräftig sind </w:t>
      </w:r>
      <w:r>
        <w:fldChar w:fldCharType="begin"/>
      </w:r>
      <w:r>
        <w:instrText xml:space="preserve"> ADDIN ZOTERO_ITEM CSL_CITATION {"citationID":"kGkShrVN","properties":{"formattedCitation":"(Dengel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fldChar w:fldCharType="separate"/>
      </w:r>
      <w:r>
        <w:rPr>
          <w:noProof/>
        </w:rPr>
        <w:t>(vgl. Dengel 2012: 5)</w:t>
      </w:r>
      <w:r>
        <w:fldChar w:fldCharType="end"/>
      </w:r>
      <w:r>
        <w:t xml:space="preserve">. </w:t>
      </w:r>
      <w:r w:rsidR="00550343" w:rsidRPr="00550343">
        <w:rPr>
          <w:color w:val="000000"/>
        </w:rPr>
        <w:t>Genau hier setzen moderne informationstechnische Verfahren an. Sie versuchen,</w:t>
      </w:r>
      <w:r w:rsidR="00550343" w:rsidRPr="00550343">
        <w:rPr>
          <w:rStyle w:val="apple-converted-space"/>
          <w:color w:val="000000"/>
        </w:rPr>
        <w:t xml:space="preserve"> </w:t>
      </w:r>
      <w:r w:rsidR="00550343" w:rsidRPr="00550343">
        <w:rPr>
          <w:rStyle w:val="Fett"/>
          <w:b w:val="0"/>
          <w:bCs w:val="0"/>
          <w:color w:val="000000"/>
        </w:rPr>
        <w:t>Informationsintegration</w:t>
      </w:r>
      <w:r w:rsidR="00550343" w:rsidRPr="00550343">
        <w:rPr>
          <w:rStyle w:val="apple-converted-space"/>
          <w:color w:val="000000"/>
        </w:rPr>
        <w:t xml:space="preserve"> </w:t>
      </w:r>
      <w:r w:rsidR="00550343" w:rsidRPr="00550343">
        <w:rPr>
          <w:color w:val="000000"/>
        </w:rPr>
        <w:t>zu ermöglichen, um ein tieferes Verständnis der Daten und ihrer Zusammenhänge zu erreichen</w:t>
      </w:r>
      <w:r w:rsidR="00550343">
        <w:rPr>
          <w:color w:val="000000"/>
        </w:rPr>
        <w:t xml:space="preserve"> </w:t>
      </w:r>
      <w:r w:rsidR="00550343">
        <w:rPr>
          <w:color w:val="000000"/>
        </w:rPr>
        <w:fldChar w:fldCharType="begin"/>
      </w:r>
      <w:r w:rsidR="00CA2E97">
        <w:rPr>
          <w:color w:val="000000"/>
        </w:rPr>
        <w:instrText xml:space="preserve"> ADDIN ZOTERO_ITEM CSL_CITATION {"citationID":"GmD4riqN","properties":{"formattedCitation":"(Davies/Studer/Warren 2006)","plainCitation":"(Davies/Studer/Warren 2006)","dontUpdate":true,"noteIndex":0},"citationItems":[{"id":176,"uris":["http://zotero.org/users/10358077/items/KQTA74SP"],"itemData":{"id":176,"type":"article-journal","language":"en","source":"Zotero","title":"Semantic Web Technologies Trends and Research in Ontology-based Systems","author":[{"family":"Davies","given":"John"},{"family":"Studer","given":"Rudi"},{"family":"Warren","given":"Paul"}],"issued":{"date-parts":[["2006"]]}}}],"schema":"https://github.com/citation-style-language/schema/raw/master/csl-citation.json"} </w:instrText>
      </w:r>
      <w:r w:rsidR="00550343">
        <w:rPr>
          <w:color w:val="000000"/>
        </w:rPr>
        <w:fldChar w:fldCharType="separate"/>
      </w:r>
      <w:r w:rsidR="00550343">
        <w:rPr>
          <w:noProof/>
          <w:color w:val="000000"/>
        </w:rPr>
        <w:t>(vgl. Davies/</w:t>
      </w:r>
      <w:del w:id="89" w:author="Lia Greiberg" w:date="2025-08-17T14:26:00Z" w16du:dateUtc="2025-08-17T12:26:00Z">
        <w:r w:rsidR="00550343" w:rsidDel="00321407">
          <w:rPr>
            <w:noProof/>
            <w:color w:val="000000"/>
          </w:rPr>
          <w:delText xml:space="preserve"> </w:delText>
        </w:r>
      </w:del>
      <w:r w:rsidR="00550343">
        <w:rPr>
          <w:noProof/>
          <w:color w:val="000000"/>
        </w:rPr>
        <w:t>Studer/</w:t>
      </w:r>
      <w:del w:id="90" w:author="Lia Greiberg" w:date="2025-08-17T14:26:00Z" w16du:dateUtc="2025-08-17T12:26:00Z">
        <w:r w:rsidR="00550343" w:rsidDel="00321407">
          <w:rPr>
            <w:noProof/>
            <w:color w:val="000000"/>
          </w:rPr>
          <w:delText xml:space="preserve"> </w:delText>
        </w:r>
      </w:del>
      <w:r w:rsidR="00550343">
        <w:rPr>
          <w:noProof/>
          <w:color w:val="000000"/>
        </w:rPr>
        <w:t>Warren 2006: 1)</w:t>
      </w:r>
      <w:r w:rsidR="00550343">
        <w:rPr>
          <w:color w:val="000000"/>
        </w:rPr>
        <w:fldChar w:fldCharType="end"/>
      </w:r>
      <w:r w:rsidR="00550343">
        <w:rPr>
          <w:color w:val="000000"/>
        </w:rPr>
        <w:t>.</w:t>
      </w:r>
    </w:p>
    <w:p w14:paraId="7A9AD079" w14:textId="5C20ED6B" w:rsidR="00035569" w:rsidRDefault="00035569" w:rsidP="00353700">
      <w:pPr>
        <w:pStyle w:val="StandardWeb"/>
        <w:spacing w:before="0" w:beforeAutospacing="0" w:after="120" w:afterAutospacing="0" w:line="360" w:lineRule="auto"/>
        <w:ind w:firstLine="426"/>
        <w:jc w:val="both"/>
      </w:pPr>
      <w:r>
        <w:t xml:space="preserve">Durch technologische Entwicklungen ist es möglich, Metadaten systematisch mit externem Wissen zu vernetzen </w:t>
      </w:r>
      <w:r>
        <w:fldChar w:fldCharType="begin"/>
      </w:r>
      <w:r>
        <w:instrText xml:space="preserve"> ADDIN ZOTERO_ITEM CSL_CITATION {"citationID":"XrFNyIT9","properties":{"formattedCitation":"(Andraschke/Wagner 2020)","plainCitation":"(Andraschke/Wagner 2020)","dontUpdate":true,"noteIndex":0},"citationItems":[{"id":38,"uris":["http://zotero.org/users/10358077/items/8ASL77II"],"itemData":{"id":38,"type":"book","abstract":"Die digitale Dokumentation von Objekten und ihre virtuelle Verfügbarkeit bieten enorme Chancen für Forschung, Vermittlung und Öffentlichkeitsarbeit. Sie stellen Museen und Universitäten aber auch vor etliche Fragen und Herausforderungen: Mit welchen Zielen und Werkzeugen digitalisieren wir unsere Bestände? Welche Zugänge zu ihnen wollen wir gestatten? In welchem Verhältnis stehen analoge und digitale Objekte? Der Band versammelt Positionen aus Theorie und Praxis, die sich mit der Digitalisierung und Digitalität wissenschaftlicher Sammlungen beschäftigen. Die Beiträger*innen geben Einblicke in aktuelle Ansätze, beleuchten künftige Perspektiven und fragen nach den Folgen einer digitalen Sammlungspraxis.","collection-title":"Digitale Gesellschaft","edition":"1","event-place":"Bielefeld, Germany","ISBN":"978-3-8376-5571-1","language":"de","license":"https://creativecommons.org/licenses/by/4.0/","note":"DOI: 10.14361/9783839455715","publisher":"transcript Verlag","publisher-place":"Bielefeld, Germany","source":"DOI.org (Crossref)","title":"Objekte im Netz: Wissenschaftliche Sammlungen im digitalen Wandel","title-short":"Objekte im Netz","URL":"https://www.transcript-open.de/isbn/5571","volume":"33","editor":[{"family":"Andraschke","given":"Udo"},{"family":"Wagner","given":"Sarah"}],"accessed":{"date-parts":[["2025",4,28]]},"issued":{"date-parts":[["2020",12,14]]}}}],"schema":"https://github.com/citation-style-language/schema/raw/master/csl-citation.json"} </w:instrText>
      </w:r>
      <w:r>
        <w:fldChar w:fldCharType="separate"/>
      </w:r>
      <w:r>
        <w:rPr>
          <w:noProof/>
        </w:rPr>
        <w:t>(vgl. Werner 2020: 247)</w:t>
      </w:r>
      <w:r>
        <w:fldChar w:fldCharType="end"/>
      </w:r>
      <w:r>
        <w:t xml:space="preserve">. Dabei entsteht ein semantischer Raum, in dem Daten nicht isoliert, sondern relational verstanden und genutzt werden </w:t>
      </w:r>
      <w:r>
        <w:fldChar w:fldCharType="begin"/>
      </w:r>
      <w:r>
        <w:instrText xml:space="preserve"> ADDIN ZOTERO_ITEM CSL_CITATION {"citationID":"Eiwp8FyA","properties":{"formattedCitation":"(Dengel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fldChar w:fldCharType="separate"/>
      </w:r>
      <w:r>
        <w:rPr>
          <w:noProof/>
        </w:rPr>
        <w:t>(vgl. Dengel 2012: 5)</w:t>
      </w:r>
      <w:r>
        <w:fldChar w:fldCharType="end"/>
      </w:r>
      <w:r>
        <w:t xml:space="preserve">. </w:t>
      </w:r>
      <w:r w:rsidRPr="00C12EC2">
        <w:rPr>
          <w:color w:val="000000"/>
        </w:rPr>
        <w:t xml:space="preserve">Damit Computer </w:t>
      </w:r>
      <w:r>
        <w:rPr>
          <w:color w:val="000000"/>
        </w:rPr>
        <w:t>Informationen</w:t>
      </w:r>
      <w:r w:rsidRPr="00C12EC2">
        <w:rPr>
          <w:color w:val="000000"/>
        </w:rPr>
        <w:t xml:space="preserve"> erkennen und verarbeiten können</w:t>
      </w:r>
      <w:r>
        <w:t xml:space="preserve">, muss Wissen in strukturierter Form repräsentiert werden. Es reicht nicht aus, Wissen als eine Ansammlung isolierter Fakten zu betrachten, vielmehr </w:t>
      </w:r>
      <w:ins w:id="91" w:author="Lia Greiberg" w:date="2025-08-09T23:49:00Z" w16du:dateUtc="2025-08-09T21:49:00Z">
        <w:r w:rsidR="004C60E1">
          <w:t xml:space="preserve">muss es </w:t>
        </w:r>
      </w:ins>
      <w:r>
        <w:t xml:space="preserve">als ein dynamisches Netz miteinander verbundener Informationen </w:t>
      </w:r>
      <w:del w:id="92" w:author="Lia Greiberg" w:date="2025-08-09T23:49:00Z" w16du:dateUtc="2025-08-09T21:49:00Z">
        <w:r w:rsidDel="004C60E1">
          <w:delText xml:space="preserve">zu </w:delText>
        </w:r>
      </w:del>
      <w:r>
        <w:t>verst</w:t>
      </w:r>
      <w:ins w:id="93" w:author="Lia Greiberg" w:date="2025-08-09T23:49:00Z" w16du:dateUtc="2025-08-09T21:49:00Z">
        <w:r w:rsidR="004C60E1">
          <w:t>anden werden</w:t>
        </w:r>
      </w:ins>
      <w:del w:id="94" w:author="Lia Greiberg" w:date="2025-08-09T23:49:00Z" w16du:dateUtc="2025-08-09T21:49:00Z">
        <w:r w:rsidDel="004C60E1">
          <w:delText>ehen</w:delText>
        </w:r>
      </w:del>
      <w:r>
        <w:t xml:space="preserve"> </w:t>
      </w:r>
      <w:r>
        <w:fldChar w:fldCharType="begin"/>
      </w:r>
      <w:r>
        <w:instrText xml:space="preserve"> ADDIN ZOTERO_ITEM CSL_CITATION {"citationID":"lfyudMLj","properties":{"formattedCitation":"(Andraschke/Wagner 2020)","plainCitation":"(Andraschke/Wagner 2020)","dontUpdate":true,"noteIndex":0},"citationItems":[{"id":38,"uris":["http://zotero.org/users/10358077/items/8ASL77II"],"itemData":{"id":38,"type":"book","abstract":"Die digitale Dokumentation von Objekten und ihre virtuelle Verfügbarkeit bieten enorme Chancen für Forschung, Vermittlung und Öffentlichkeitsarbeit. Sie stellen Museen und Universitäten aber auch vor etliche Fragen und Herausforderungen: Mit welchen Zielen und Werkzeugen digitalisieren wir unsere Bestände? Welche Zugänge zu ihnen wollen wir gestatten? In welchem Verhältnis stehen analoge und digitale Objekte? Der Band versammelt Positionen aus Theorie und Praxis, die sich mit der Digitalisierung und Digitalität wissenschaftlicher Sammlungen beschäftigen. Die Beiträger*innen geben Einblicke in aktuelle Ansätze, beleuchten künftige Perspektiven und fragen nach den Folgen einer digitalen Sammlungspraxis.","collection-title":"Digitale Gesellschaft","edition":"1","event-place":"Bielefeld, Germany","ISBN":"978-3-8376-5571-1","language":"de","license":"https://creativecommons.org/licenses/by/4.0/","note":"DOI: 10.14361/9783839455715","publisher":"transcript Verlag","publisher-place":"Bielefeld, Germany","source":"DOI.org (Crossref)","title":"Objekte im Netz: Wissenschaftliche Sammlungen im digitalen Wandel","title-short":"Objekte im Netz","URL":"https://www.transcript-open.de/isbn/5571","volume":"33","editor":[{"family":"Andraschke","given":"Udo"},{"family":"Wagner","given":"Sarah"}],"accessed":{"date-parts":[["2025",4,28]]},"issued":{"date-parts":[["2020",12,14]]}}}],"schema":"https://github.com/citation-style-language/schema/raw/master/csl-citation.json"} </w:instrText>
      </w:r>
      <w:r>
        <w:fldChar w:fldCharType="separate"/>
      </w:r>
      <w:r>
        <w:rPr>
          <w:noProof/>
        </w:rPr>
        <w:t>(vgl. Werner 2020: 247)</w:t>
      </w:r>
      <w:r>
        <w:fldChar w:fldCharType="end"/>
      </w:r>
      <w:r>
        <w:t xml:space="preserve">. </w:t>
      </w:r>
      <w:r w:rsidR="00550343">
        <w:t xml:space="preserve">Dies ist eine zentrale Aufgabe semantischer Technologien wie sie </w:t>
      </w:r>
      <w:r w:rsidR="00B27486">
        <w:t xml:space="preserve">bspw. </w:t>
      </w:r>
      <w:r w:rsidR="00BA3D87">
        <w:t>i</w:t>
      </w:r>
      <w:r w:rsidR="00B27486">
        <w:t xml:space="preserve">m Rahmen des </w:t>
      </w:r>
      <w:r w:rsidR="00550343">
        <w:t xml:space="preserve">World Wide Web </w:t>
      </w:r>
      <w:proofErr w:type="spellStart"/>
      <w:r w:rsidR="00550343">
        <w:t>Consortium</w:t>
      </w:r>
      <w:proofErr w:type="spellEnd"/>
      <w:r w:rsidR="00550343">
        <w:t xml:space="preserve"> (W3C)</w:t>
      </w:r>
      <w:r w:rsidR="00B27486">
        <w:t xml:space="preserve"> entwickelt und standardisiert wurden.</w:t>
      </w:r>
    </w:p>
    <w:p w14:paraId="0EFF8592" w14:textId="05F63A00" w:rsidR="000104D5" w:rsidRPr="000104D5" w:rsidRDefault="00903BF6" w:rsidP="00353700">
      <w:pPr>
        <w:pStyle w:val="StandardWeb"/>
        <w:spacing w:before="0" w:beforeAutospacing="0" w:after="120" w:afterAutospacing="0" w:line="360" w:lineRule="auto"/>
        <w:ind w:firstLine="426"/>
        <w:jc w:val="both"/>
      </w:pPr>
      <w:r>
        <w:t xml:space="preserve">Das W3C entwickelte die Grundprinzipien des </w:t>
      </w:r>
      <w:proofErr w:type="spellStart"/>
      <w:r>
        <w:t>Semanti</w:t>
      </w:r>
      <w:r w:rsidR="000416DE">
        <w:t>c</w:t>
      </w:r>
      <w:proofErr w:type="spellEnd"/>
      <w:r>
        <w:t xml:space="preserve"> Web und stellte standardisierte Sprachen bereit </w:t>
      </w:r>
      <w:r>
        <w:fldChar w:fldCharType="begin"/>
      </w:r>
      <w:r w:rsidR="002E6E64">
        <w:instrText xml:space="preserve"> ADDIN ZOTERO_ITEM CSL_CITATION {"citationID":"ilJAQ1r9","properties":{"formattedCitation":"(Davies/Studer/Warren 2006)","plainCitation":"(Davies/Studer/Warren 2006)","dontUpdate":true,"noteIndex":0},"citationItems":[{"id":176,"uris":["http://zotero.org/users/10358077/items/KQTA74SP"],"itemData":{"id":176,"type":"article-journal","language":"en","source":"Zotero","title":"Semantic Web Technologies Trends and Research in Ontology-based Systems","author":[{"family":"Davies","given":"John"},{"family":"Studer","given":"Rudi"},{"family":"Warren","given":"Paul"}],"issued":{"date-parts":[["2006"]]}}}],"schema":"https://github.com/citation-style-language/schema/raw/master/csl-citation.json"} </w:instrText>
      </w:r>
      <w:r>
        <w:fldChar w:fldCharType="separate"/>
      </w:r>
      <w:r>
        <w:rPr>
          <w:noProof/>
        </w:rPr>
        <w:t>(vgl. Davies/</w:t>
      </w:r>
      <w:del w:id="95" w:author="Lia Greiberg" w:date="2025-08-17T14:26:00Z" w16du:dateUtc="2025-08-17T12:26:00Z">
        <w:r w:rsidDel="00321407">
          <w:rPr>
            <w:noProof/>
          </w:rPr>
          <w:delText xml:space="preserve"> </w:delText>
        </w:r>
      </w:del>
      <w:r>
        <w:rPr>
          <w:noProof/>
        </w:rPr>
        <w:t>Studer/</w:t>
      </w:r>
      <w:del w:id="96" w:author="Lia Greiberg" w:date="2025-08-09T23:49:00Z" w16du:dateUtc="2025-08-09T21:49:00Z">
        <w:r w:rsidDel="004C60E1">
          <w:rPr>
            <w:noProof/>
          </w:rPr>
          <w:delText xml:space="preserve"> </w:delText>
        </w:r>
      </w:del>
      <w:r>
        <w:rPr>
          <w:noProof/>
        </w:rPr>
        <w:t>Warren 2006: 2)</w:t>
      </w:r>
      <w:r>
        <w:fldChar w:fldCharType="end"/>
      </w:r>
      <w:r>
        <w:t xml:space="preserve">. </w:t>
      </w:r>
      <w:r w:rsidR="00B22ECD" w:rsidRPr="00516DA0">
        <w:t xml:space="preserve">Mit den </w:t>
      </w:r>
      <w:r w:rsidR="00B22ECD" w:rsidRPr="00516DA0">
        <w:lastRenderedPageBreak/>
        <w:t xml:space="preserve">Technologien des </w:t>
      </w:r>
      <w:proofErr w:type="spellStart"/>
      <w:r w:rsidR="00B22ECD" w:rsidRPr="00516DA0">
        <w:t>Semantic</w:t>
      </w:r>
      <w:proofErr w:type="spellEnd"/>
      <w:r w:rsidR="00B22ECD" w:rsidRPr="00516DA0">
        <w:t xml:space="preserve"> Web</w:t>
      </w:r>
      <w:r w:rsidR="00BA3D87">
        <w:rPr>
          <w:rStyle w:val="Funotenzeichen"/>
          <w:color w:val="000000" w:themeColor="text1"/>
        </w:rPr>
        <w:footnoteReference w:id="1"/>
      </w:r>
      <w:r w:rsidR="00B22ECD" w:rsidRPr="00516DA0">
        <w:t xml:space="preserve"> können </w:t>
      </w:r>
      <w:proofErr w:type="spellStart"/>
      <w:r w:rsidR="00B22ECD" w:rsidRPr="00516DA0">
        <w:t>Nutzer:innen</w:t>
      </w:r>
      <w:proofErr w:type="spellEnd"/>
      <w:r w:rsidR="00B22ECD">
        <w:rPr>
          <w:bCs/>
        </w:rPr>
        <w:t xml:space="preserve"> </w:t>
      </w:r>
      <w:r w:rsidR="00B22ECD" w:rsidRPr="00516DA0">
        <w:t>Datenspeicher im Web aufbauen, Vokabulare entwickeln und Regeln zur Datenverarbeitung festlegen</w:t>
      </w:r>
      <w:r w:rsidR="00B22ECD">
        <w:t xml:space="preserve"> </w:t>
      </w:r>
      <w:r w:rsidR="00B22ECD">
        <w:fldChar w:fldCharType="begin"/>
      </w:r>
      <w:r w:rsidR="00B22ECD">
        <w:instrText xml:space="preserve"> ADDIN ZOTERO_ITEM CSL_CITATION {"citationID":"Vz0mr0c7","properties":{"formattedCitation":"(Kamzelak 2018)","plainCitation":"(Kamzelak 2018)","dontUpdate":true,"noteIndex":0},"citationItems":[{"id":112,"uris":["http://zotero.org/users/10358077/items/ZZ7T6LKX"],"itemData":{"id":112,"type":"chapter","container-title":"Digitale Editionen im semantic web. Chancen und Grenzen von Normdaten, FRBR und RDF.","edition":"2016","ISBN":"978-3-86906-842-8","language":"de","note":"DOI: 10.25366/2018.2","publisher":"Allitera Verlag, München","source":"DOI.org (Crossref)","title":"„Ei, dem alten Herrn zoll’ ich Achtung gern“","URL":"https://nbn-resolving.org/urn:nbn:de:bsz:14-qucosa2-209533","editor":[{"family":"Richts","given":"Kristina"},{"family":"Stadler","given":"Peter"}],"author":[{"family":"Kamzelak","given":"Roland S."}],"accessed":{"date-parts":[["2025",6,30]]},"issued":{"date-parts":[["2018",3,19]]}}}],"schema":"https://github.com/citation-style-language/schema/raw/master/csl-citation.json"} </w:instrText>
      </w:r>
      <w:r w:rsidR="00B22ECD">
        <w:fldChar w:fldCharType="separate"/>
      </w:r>
      <w:r w:rsidR="00B22ECD">
        <w:rPr>
          <w:noProof/>
        </w:rPr>
        <w:t>(vgl. Kamzelak 2018: 424)</w:t>
      </w:r>
      <w:r w:rsidR="00B22ECD">
        <w:fldChar w:fldCharType="end"/>
      </w:r>
      <w:r w:rsidR="00B22ECD" w:rsidRPr="00516DA0">
        <w:t>.</w:t>
      </w:r>
      <w:r w:rsidR="00B22ECD">
        <w:t xml:space="preserve"> </w:t>
      </w:r>
      <w:r w:rsidR="00DC6DAA">
        <w:t>Auf diese</w:t>
      </w:r>
      <w:ins w:id="97" w:author="Lia Greiberg" w:date="2025-08-09T23:50:00Z" w16du:dateUtc="2025-08-09T21:50:00Z">
        <w:r w:rsidR="004C60E1">
          <w:t>r</w:t>
        </w:r>
      </w:ins>
      <w:r w:rsidR="00DC6DAA">
        <w:t xml:space="preserve"> Grundlage entstehen innovative Dienste, die den Austausch und die gemeinsame Nutzung von Wissen vereinfachen</w:t>
      </w:r>
      <w:r w:rsidR="000C7507">
        <w:t xml:space="preserve"> </w:t>
      </w:r>
      <w:r w:rsidR="000C7507">
        <w:fldChar w:fldCharType="begin"/>
      </w:r>
      <w:r w:rsidR="002E6E64">
        <w:instrText xml:space="preserve"> ADDIN ZOTERO_ITEM CSL_CITATION {"citationID":"lWAhmgAT","properties":{"formattedCitation":"(Dengel 2012, S. 10)","plainCitation":"(Dengel 2012, S. 10)","dontUpdate":true,"noteIndex":0},"citationItems":[{"id":13,"uris":["http://zotero.org/users/10358077/items/93QID7FI"],"itemData":{"id":13,"type":"book","event-place":"Heidelberg","ISBN":"978-3-8274-2663-5","language":"de","license":"http://www.springer.com/tdm","note":"DOI: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10"}],"schema":"https://github.com/citation-style-language/schema/raw/master/csl-citation.json"} </w:instrText>
      </w:r>
      <w:r w:rsidR="000C7507">
        <w:fldChar w:fldCharType="separate"/>
      </w:r>
      <w:r w:rsidR="000C7507">
        <w:rPr>
          <w:noProof/>
        </w:rPr>
        <w:t>(vgl. Dengel 2012: 9)</w:t>
      </w:r>
      <w:r w:rsidR="000C7507">
        <w:fldChar w:fldCharType="end"/>
      </w:r>
      <w:r w:rsidR="000C7507">
        <w:t xml:space="preserve">. </w:t>
      </w:r>
      <w:r w:rsidR="00A07FA7" w:rsidRPr="003B76C3">
        <w:rPr>
          <w:color w:val="000000" w:themeColor="text1"/>
        </w:rPr>
        <w:t xml:space="preserve">Technologien wie </w:t>
      </w:r>
      <w:proofErr w:type="spellStart"/>
      <w:r w:rsidR="000703E8" w:rsidRPr="003B76C3">
        <w:rPr>
          <w:color w:val="000000" w:themeColor="text1"/>
          <w:shd w:val="clear" w:color="auto" w:fill="FFFFFF"/>
        </w:rPr>
        <w:t>Resource</w:t>
      </w:r>
      <w:proofErr w:type="spellEnd"/>
      <w:r w:rsidR="000703E8" w:rsidRPr="003B76C3">
        <w:rPr>
          <w:color w:val="000000" w:themeColor="text1"/>
          <w:shd w:val="clear" w:color="auto" w:fill="FFFFFF"/>
        </w:rPr>
        <w:t xml:space="preserve"> Description Framework</w:t>
      </w:r>
      <w:r w:rsidR="000703E8" w:rsidRPr="003B76C3">
        <w:rPr>
          <w:color w:val="000000" w:themeColor="text1"/>
        </w:rPr>
        <w:t xml:space="preserve"> </w:t>
      </w:r>
      <w:r w:rsidR="003B76C3" w:rsidRPr="003B76C3">
        <w:rPr>
          <w:color w:val="000000" w:themeColor="text1"/>
        </w:rPr>
        <w:t>(</w:t>
      </w:r>
      <w:r w:rsidR="000703E8" w:rsidRPr="003B76C3">
        <w:rPr>
          <w:color w:val="000000" w:themeColor="text1"/>
        </w:rPr>
        <w:t>RDF</w:t>
      </w:r>
      <w:r w:rsidR="003B76C3" w:rsidRPr="003B76C3">
        <w:rPr>
          <w:color w:val="000000" w:themeColor="text1"/>
        </w:rPr>
        <w:t>)</w:t>
      </w:r>
      <w:r w:rsidR="00A07FA7" w:rsidRPr="003B76C3">
        <w:rPr>
          <w:color w:val="000000" w:themeColor="text1"/>
        </w:rPr>
        <w:t xml:space="preserve">, </w:t>
      </w:r>
      <w:r w:rsidR="000703E8" w:rsidRPr="003B76C3">
        <w:rPr>
          <w:color w:val="000000" w:themeColor="text1"/>
          <w:shd w:val="clear" w:color="auto" w:fill="FFFFFF"/>
        </w:rPr>
        <w:t>Web</w:t>
      </w:r>
      <w:r w:rsidR="000703E8" w:rsidRPr="003B76C3">
        <w:rPr>
          <w:rStyle w:val="apple-converted-space"/>
          <w:color w:val="000000" w:themeColor="text1"/>
          <w:shd w:val="clear" w:color="auto" w:fill="FFFFFF"/>
        </w:rPr>
        <w:t xml:space="preserve"> </w:t>
      </w:r>
      <w:proofErr w:type="spellStart"/>
      <w:r w:rsidR="000703E8" w:rsidRPr="003B76C3">
        <w:rPr>
          <w:rStyle w:val="Hervorhebung"/>
          <w:i w:val="0"/>
          <w:iCs w:val="0"/>
          <w:color w:val="000000" w:themeColor="text1"/>
        </w:rPr>
        <w:t>Ontology</w:t>
      </w:r>
      <w:proofErr w:type="spellEnd"/>
      <w:r w:rsidR="000703E8" w:rsidRPr="003B76C3">
        <w:rPr>
          <w:rStyle w:val="apple-converted-space"/>
          <w:color w:val="000000" w:themeColor="text1"/>
          <w:shd w:val="clear" w:color="auto" w:fill="FFFFFF"/>
        </w:rPr>
        <w:t xml:space="preserve"> </w:t>
      </w:r>
      <w:r w:rsidR="000703E8" w:rsidRPr="003B76C3">
        <w:rPr>
          <w:color w:val="000000" w:themeColor="text1"/>
          <w:shd w:val="clear" w:color="auto" w:fill="FFFFFF"/>
        </w:rPr>
        <w:t>Language</w:t>
      </w:r>
      <w:r w:rsidR="000703E8" w:rsidRPr="003B76C3">
        <w:rPr>
          <w:color w:val="000000" w:themeColor="text1"/>
        </w:rPr>
        <w:t xml:space="preserve"> </w:t>
      </w:r>
      <w:r w:rsidR="003B76C3" w:rsidRPr="003B76C3">
        <w:rPr>
          <w:color w:val="000000" w:themeColor="text1"/>
        </w:rPr>
        <w:t>(</w:t>
      </w:r>
      <w:r w:rsidR="000703E8" w:rsidRPr="003B76C3">
        <w:rPr>
          <w:color w:val="000000" w:themeColor="text1"/>
        </w:rPr>
        <w:t>OWL</w:t>
      </w:r>
      <w:r w:rsidR="003B76C3" w:rsidRPr="003B76C3">
        <w:rPr>
          <w:color w:val="000000" w:themeColor="text1"/>
        </w:rPr>
        <w:t xml:space="preserve">) </w:t>
      </w:r>
      <w:r w:rsidR="00A07FA7" w:rsidRPr="003B76C3">
        <w:rPr>
          <w:color w:val="000000" w:themeColor="text1"/>
        </w:rPr>
        <w:t xml:space="preserve">oder </w:t>
      </w:r>
      <w:r w:rsidR="000703E8" w:rsidRPr="003B76C3">
        <w:rPr>
          <w:rStyle w:val="Hervorhebung"/>
          <w:i w:val="0"/>
          <w:iCs w:val="0"/>
          <w:color w:val="000000" w:themeColor="text1"/>
        </w:rPr>
        <w:t>Protocol and RDF Query Language</w:t>
      </w:r>
      <w:r w:rsidR="000703E8" w:rsidRPr="003B76C3">
        <w:rPr>
          <w:color w:val="000000" w:themeColor="text1"/>
        </w:rPr>
        <w:t xml:space="preserve"> </w:t>
      </w:r>
      <w:r w:rsidR="003B76C3" w:rsidRPr="003B76C3">
        <w:rPr>
          <w:color w:val="000000" w:themeColor="text1"/>
        </w:rPr>
        <w:t>(</w:t>
      </w:r>
      <w:r w:rsidR="000703E8" w:rsidRPr="003B76C3">
        <w:rPr>
          <w:color w:val="000000" w:themeColor="text1"/>
        </w:rPr>
        <w:t>SPARQL</w:t>
      </w:r>
      <w:r w:rsidR="003B76C3" w:rsidRPr="003B76C3">
        <w:rPr>
          <w:color w:val="000000" w:themeColor="text1"/>
        </w:rPr>
        <w:t xml:space="preserve">) </w:t>
      </w:r>
      <w:r w:rsidR="00A07FA7">
        <w:t xml:space="preserve">ermöglichen es, </w:t>
      </w:r>
      <w:r w:rsidR="00A07FA7" w:rsidRPr="00ED75B5">
        <w:t>komplexe Sachverhalte durch semantisch angereich</w:t>
      </w:r>
      <w:ins w:id="98" w:author="Lia Greiberg" w:date="2025-08-09T23:51:00Z" w16du:dateUtc="2025-08-09T21:51:00Z">
        <w:r w:rsidR="00FB79B6" w:rsidRPr="00ED75B5">
          <w:t>er</w:t>
        </w:r>
      </w:ins>
      <w:r w:rsidR="00A07FA7" w:rsidRPr="00ED75B5">
        <w:t>te Beziehungen zwischen Daten da</w:t>
      </w:r>
      <w:ins w:id="99" w:author="Lia Greiberg" w:date="2025-08-19T13:30:00Z" w16du:dateUtc="2025-08-19T11:30:00Z">
        <w:r w:rsidR="00F4193D" w:rsidRPr="00ED75B5">
          <w:t>r</w:t>
        </w:r>
      </w:ins>
      <w:r w:rsidR="00A07FA7" w:rsidRPr="00ED75B5">
        <w:t>zustellen</w:t>
      </w:r>
      <w:r w:rsidR="005F749A" w:rsidRPr="00ED75B5">
        <w:t>.</w:t>
      </w:r>
      <w:r w:rsidR="009054B5">
        <w:t xml:space="preserve"> </w:t>
      </w:r>
      <w:r w:rsidR="00A07FA7">
        <w:t>Aus diesen Daten bildet sich ein Informationsnetz, d</w:t>
      </w:r>
      <w:ins w:id="100" w:author="Lia Greiberg" w:date="2025-08-26T14:57:00Z" w16du:dateUtc="2025-08-26T12:57:00Z">
        <w:r w:rsidR="00E84B4D">
          <w:t>as</w:t>
        </w:r>
      </w:ins>
      <w:del w:id="101" w:author="Lia Greiberg" w:date="2025-08-26T14:57:00Z" w16du:dateUtc="2025-08-26T12:57:00Z">
        <w:r w:rsidR="00A07FA7" w:rsidDel="00E84B4D">
          <w:delText>er</w:delText>
        </w:r>
      </w:del>
      <w:r w:rsidR="00A07FA7">
        <w:t xml:space="preserve"> durch seine offene Struktur </w:t>
      </w:r>
      <w:commentRangeStart w:id="102"/>
      <w:del w:id="103" w:author="Lia Greiberg" w:date="2025-08-26T14:58:00Z" w16du:dateUtc="2025-08-26T12:58:00Z">
        <w:r w:rsidR="00A07FA7" w:rsidRPr="00ED75B5" w:rsidDel="00E84B4D">
          <w:delText xml:space="preserve">eine </w:delText>
        </w:r>
      </w:del>
      <w:r w:rsidR="00A07FA7" w:rsidRPr="00ED75B5">
        <w:t>vielseitige Verknüpfung</w:t>
      </w:r>
      <w:ins w:id="104" w:author="Lia Greiberg" w:date="2025-08-26T14:58:00Z" w16du:dateUtc="2025-08-26T12:58:00Z">
        <w:r w:rsidR="00E84B4D" w:rsidRPr="00ED75B5">
          <w:t>en</w:t>
        </w:r>
      </w:ins>
      <w:r w:rsidR="00A07FA7">
        <w:t xml:space="preserve"> </w:t>
      </w:r>
      <w:commentRangeEnd w:id="102"/>
      <w:r w:rsidR="00ED75B5">
        <w:rPr>
          <w:rStyle w:val="Kommentarzeichen"/>
        </w:rPr>
        <w:commentReference w:id="102"/>
      </w:r>
      <w:r w:rsidR="00A07FA7">
        <w:t xml:space="preserve">erlaubt. Jede Information kann über eine </w:t>
      </w:r>
      <w:r w:rsidR="000703E8">
        <w:t>URI</w:t>
      </w:r>
      <w:r w:rsidR="003B76C3">
        <w:t xml:space="preserve"> </w:t>
      </w:r>
      <w:r w:rsidR="00A07FA7">
        <w:t>eindeutig angesprochen werden, wodurch sie mit anderen externen, offenen und öffentlich zugänglichen Datenquellen im Web verbunden werden kann</w:t>
      </w:r>
      <w:r w:rsidR="009054B5">
        <w:t xml:space="preserve"> </w:t>
      </w:r>
      <w:r w:rsidR="009054B5">
        <w:fldChar w:fldCharType="begin"/>
      </w:r>
      <w:r w:rsidR="002E6E64">
        <w:instrText xml:space="preserve"> ADDIN ZOTERO_ITEM CSL_CITATION {"citationID":"S7cjFTTD","properties":{"formattedCitation":"(Andraschke/Wagner 2020, S. 118\\uc0\\u8211{}119)","plainCitation":"(Andraschke/Wagner 2020, S. 118–119)","dontUpdate":true,"noteIndex":0},"citationItems":[{"id":38,"uris":["http://zotero.org/users/10358077/items/8ASL77II"],"itemData":{"id":38,"type":"book","abstract":"Die digitale Dokumentation von Objekten und ihre virtuelle Verfügbarkeit bieten enorme Chancen für Forschung, Vermittlung und Öffentlichkeitsarbeit. Sie stellen Museen und Universitäten aber auch vor etliche Fragen und Herausforderungen: Mit welchen Zielen und Werkzeugen digitalisieren wir unsere Bestände? Welche Zugänge zu ihnen wollen wir gestatten? In welchem Verhältnis stehen analoge und digitale Objekte? Der Band versammelt Positionen aus Theorie und Praxis, die sich mit der Digitalisierung und Digitalität wissenschaftlicher Sammlungen beschäftigen. Die Beiträger*innen geben Einblicke in aktuelle Ansätze, beleuchten künftige Perspektiven und fragen nach den Folgen einer digitalen Sammlungspraxis.","collection-title":"Digitale Gesellschaft","edition":"1","event-place":"Bielefeld, Germany","ISBN":"978-3-8376-5571-1","language":"de","license":"https://creativecommons.org/licenses/by/4.0/","note":"DOI: 10.14361/9783839455715","publisher":"transcript Verlag","publisher-place":"Bielefeld, Germany","source":"DOI.org (Crossref)","title":"Objekte im Netz: Wissenschaftliche Sammlungen im digitalen Wandel","title-short":"Objekte im Netz","URL":"https://www.transcript-open.de/isbn/5571","volume":"33","editor":[{"family":"Andraschke","given":"Udo"},{"family":"Wagner","given":"Sarah"}],"accessed":{"date-parts":[["2025",4,28]]},"issued":{"date-parts":[["2020",12,14]]}},"locator":"118-119"}],"schema":"https://github.com/citation-style-language/schema/raw/master/csl-citation.json"} </w:instrText>
      </w:r>
      <w:r w:rsidR="009054B5">
        <w:fldChar w:fldCharType="separate"/>
      </w:r>
      <w:r w:rsidR="009054B5" w:rsidRPr="00A07FA7">
        <w:t>(</w:t>
      </w:r>
      <w:r w:rsidR="009054B5">
        <w:t xml:space="preserve">vgl. </w:t>
      </w:r>
      <w:r w:rsidR="009054B5" w:rsidRPr="00A07FA7">
        <w:t>Andraschke/Wagner 2020</w:t>
      </w:r>
      <w:r w:rsidR="009054B5">
        <w:t xml:space="preserve">: </w:t>
      </w:r>
      <w:r w:rsidR="009054B5" w:rsidRPr="00A07FA7">
        <w:t>118–119)</w:t>
      </w:r>
      <w:r w:rsidR="009054B5">
        <w:fldChar w:fldCharType="end"/>
      </w:r>
      <w:r w:rsidR="00A07FA7">
        <w:t xml:space="preserve">. Die semantisch </w:t>
      </w:r>
      <w:r w:rsidR="00A07FA7" w:rsidRPr="00F4193D">
        <w:t>angereichten</w:t>
      </w:r>
      <w:r w:rsidR="00A07FA7">
        <w:t xml:space="preserve"> Daten werden in sog. RDF-Tripeln modelliert</w:t>
      </w:r>
      <w:r w:rsidR="00F670B2">
        <w:t>. In der Praxis werden solche strukturierte</w:t>
      </w:r>
      <w:ins w:id="105" w:author="Lia Greiberg" w:date="2025-08-26T14:59:00Z" w16du:dateUtc="2025-08-26T12:59:00Z">
        <w:r w:rsidR="00E84B4D">
          <w:t>n</w:t>
        </w:r>
      </w:ins>
      <w:r w:rsidR="00F670B2">
        <w:t xml:space="preserve"> Daten als </w:t>
      </w:r>
      <w:proofErr w:type="spellStart"/>
      <w:r w:rsidR="000703E8">
        <w:t>Linked</w:t>
      </w:r>
      <w:proofErr w:type="spellEnd"/>
      <w:r w:rsidR="000703E8">
        <w:t xml:space="preserve"> Open Data </w:t>
      </w:r>
      <w:r w:rsidR="00DD511F">
        <w:t xml:space="preserve">(LOD) </w:t>
      </w:r>
      <w:r w:rsidR="00F670B2">
        <w:t>bezeichnet</w:t>
      </w:r>
      <w:r w:rsidR="00A07FA7">
        <w:t xml:space="preserve"> </w:t>
      </w:r>
      <w:r w:rsidR="00A07FA7">
        <w:fldChar w:fldCharType="begin"/>
      </w:r>
      <w:r w:rsidR="002E6E64">
        <w:instrText xml:space="preserve"> ADDIN ZOTERO_ITEM CSL_CITATION {"citationID":"PXJAbTFz","properties":{"formattedCitation":"(Andraschke/Wagner 2020, S. 118\\uc0\\u8211{}119)","plainCitation":"(Andraschke/Wagner 2020, S. 118–119)","dontUpdate":true,"noteIndex":0},"citationItems":[{"id":38,"uris":["http://zotero.org/users/10358077/items/8ASL77II"],"itemData":{"id":38,"type":"book","abstract":"Die digitale Dokumentation von Objekten und ihre virtuelle Verfügbarkeit bieten enorme Chancen für Forschung, Vermittlung und Öffentlichkeitsarbeit. Sie stellen Museen und Universitäten aber auch vor etliche Fragen und Herausforderungen: Mit welchen Zielen und Werkzeugen digitalisieren wir unsere Bestände? Welche Zugänge zu ihnen wollen wir gestatten? In welchem Verhältnis stehen analoge und digitale Objekte? Der Band versammelt Positionen aus Theorie und Praxis, die sich mit der Digitalisierung und Digitalität wissenschaftlicher Sammlungen beschäftigen. Die Beiträger*innen geben Einblicke in aktuelle Ansätze, beleuchten künftige Perspektiven und fragen nach den Folgen einer digitalen Sammlungspraxis.","collection-title":"Digitale Gesellschaft","edition":"1","event-place":"Bielefeld, Germany","ISBN":"978-3-8376-5571-1","language":"de","license":"https://creativecommons.org/licenses/by/4.0/","note":"DOI: 10.14361/9783839455715","publisher":"transcript Verlag","publisher-place":"Bielefeld, Germany","source":"DOI.org (Crossref)","title":"Objekte im Netz: Wissenschaftliche Sammlungen im digitalen Wandel","title-short":"Objekte im Netz","URL":"https://www.transcript-open.de/isbn/5571","volume":"33","editor":[{"family":"Andraschke","given":"Udo"},{"family":"Wagner","given":"Sarah"}],"accessed":{"date-parts":[["2025",4,28]]},"issued":{"date-parts":[["2020",12,14]]}},"locator":"118-119"}],"schema":"https://github.com/citation-style-language/schema/raw/master/csl-citation.json"} </w:instrText>
      </w:r>
      <w:r w:rsidR="00A07FA7">
        <w:fldChar w:fldCharType="separate"/>
      </w:r>
      <w:r w:rsidR="00A07FA7" w:rsidRPr="00A07FA7">
        <w:t>(</w:t>
      </w:r>
      <w:del w:id="106" w:author="Lia Greiberg" w:date="2025-08-26T15:21:00Z" w16du:dateUtc="2025-08-26T13:21:00Z">
        <w:r w:rsidR="00A07FA7" w:rsidDel="00E471DE">
          <w:delText xml:space="preserve">vgl. </w:delText>
        </w:r>
        <w:r w:rsidR="00A07FA7" w:rsidRPr="00A07FA7" w:rsidDel="00E471DE">
          <w:delText>Andraschke/Wagner 2020</w:delText>
        </w:r>
        <w:r w:rsidR="00A07FA7" w:rsidDel="00E471DE">
          <w:delText>:</w:delText>
        </w:r>
      </w:del>
      <w:ins w:id="107" w:author="Lia Greiberg" w:date="2025-08-26T15:21:00Z" w16du:dateUtc="2025-08-26T13:21:00Z">
        <w:r w:rsidR="00E471DE">
          <w:t>ebd.:</w:t>
        </w:r>
      </w:ins>
      <w:r w:rsidR="00A07FA7">
        <w:t xml:space="preserve"> </w:t>
      </w:r>
      <w:r w:rsidR="00A07FA7" w:rsidRPr="00A07FA7">
        <w:t>119)</w:t>
      </w:r>
      <w:r w:rsidR="00A07FA7">
        <w:fldChar w:fldCharType="end"/>
      </w:r>
      <w:r w:rsidR="00A07FA7">
        <w:t xml:space="preserve">. </w:t>
      </w:r>
    </w:p>
    <w:p w14:paraId="15CBB619" w14:textId="77777777" w:rsidR="000104D5" w:rsidRPr="002D7E7F" w:rsidRDefault="000104D5" w:rsidP="00353700">
      <w:pPr>
        <w:pStyle w:val="berschrift3"/>
        <w:numPr>
          <w:ilvl w:val="1"/>
          <w:numId w:val="10"/>
        </w:numPr>
        <w:ind w:left="0" w:firstLine="0"/>
        <w:jc w:val="both"/>
        <w:rPr>
          <w:rFonts w:ascii="Times New Roman" w:hAnsi="Times New Roman"/>
          <w:sz w:val="26"/>
          <w:szCs w:val="26"/>
        </w:rPr>
      </w:pPr>
      <w:bookmarkStart w:id="108" w:name="_Toc204069604"/>
      <w:r w:rsidRPr="002D7E7F">
        <w:rPr>
          <w:rFonts w:ascii="Times New Roman" w:hAnsi="Times New Roman"/>
          <w:sz w:val="26"/>
          <w:szCs w:val="26"/>
        </w:rPr>
        <w:t>Ontologie</w:t>
      </w:r>
      <w:bookmarkEnd w:id="108"/>
    </w:p>
    <w:p w14:paraId="02B253F4" w14:textId="1A0EE6D2" w:rsidR="000645AD" w:rsidRDefault="000645AD" w:rsidP="00353700">
      <w:pPr>
        <w:pStyle w:val="StandardWeb"/>
        <w:spacing w:before="0" w:beforeAutospacing="0" w:after="120" w:afterAutospacing="0" w:line="360" w:lineRule="auto"/>
        <w:jc w:val="both"/>
      </w:pPr>
      <w:r>
        <w:t xml:space="preserve">Der Begriff Ontologie stammt ursprünglich aus der Philosophie und wurde später </w:t>
      </w:r>
      <w:r w:rsidRPr="00E24C01">
        <w:t>in d</w:t>
      </w:r>
      <w:ins w:id="109" w:author="Lia Greiberg" w:date="2025-08-11T15:06:00Z" w16du:dateUtc="2025-08-11T13:06:00Z">
        <w:r w:rsidR="00E24C01">
          <w:t>as Gebiet</w:t>
        </w:r>
      </w:ins>
      <w:del w:id="110" w:author="Lia Greiberg" w:date="2025-08-11T15:06:00Z" w16du:dateUtc="2025-08-11T13:06:00Z">
        <w:r w:rsidR="00BD519C" w:rsidRPr="00E24C01" w:rsidDel="00E24C01">
          <w:delText>ie</w:delText>
        </w:r>
      </w:del>
      <w:r w:rsidRPr="00E24C01">
        <w:t xml:space="preserve"> </w:t>
      </w:r>
      <w:ins w:id="111" w:author="Lia Greiberg" w:date="2025-08-11T15:06:00Z" w16du:dateUtc="2025-08-11T13:06:00Z">
        <w:r w:rsidR="00E24C01">
          <w:t xml:space="preserve">der </w:t>
        </w:r>
      </w:ins>
      <w:r w:rsidR="00BD519C" w:rsidRPr="00E24C01">
        <w:t>K</w:t>
      </w:r>
      <w:r w:rsidRPr="00E24C01">
        <w:t>ünstliche</w:t>
      </w:r>
      <w:ins w:id="112" w:author="Lia Greiberg" w:date="2025-08-11T15:06:00Z" w16du:dateUtc="2025-08-11T13:06:00Z">
        <w:r w:rsidR="00E24C01">
          <w:t>n</w:t>
        </w:r>
      </w:ins>
      <w:r w:rsidRPr="00E24C01">
        <w:t xml:space="preserve"> Intelligenz</w:t>
      </w:r>
      <w:r>
        <w:t xml:space="preserve"> übernommen. In der Philosophie bezieht sich Ontologie auf die Natur des </w:t>
      </w:r>
      <w:r w:rsidRPr="00E24C01">
        <w:t>Sein</w:t>
      </w:r>
      <w:del w:id="113" w:author="Lia Greiberg" w:date="2025-08-11T15:07:00Z" w16du:dateUtc="2025-08-11T13:07:00Z">
        <w:r w:rsidRPr="00E24C01" w:rsidDel="00E24C01">
          <w:delText>e</w:delText>
        </w:r>
      </w:del>
      <w:r w:rsidRPr="00E24C01">
        <w:t>s</w:t>
      </w:r>
      <w:r>
        <w:t xml:space="preserve"> und </w:t>
      </w:r>
      <w:r w:rsidR="00BD519C">
        <w:t xml:space="preserve">auf </w:t>
      </w:r>
      <w:r>
        <w:t xml:space="preserve">die Frage, welche Entitäten zur Beschreibung der Welt notwendig </w:t>
      </w:r>
      <w:r w:rsidR="00BD519C">
        <w:t>sind</w:t>
      </w:r>
      <w:r>
        <w:t xml:space="preserve">. </w:t>
      </w:r>
      <w:r w:rsidRPr="00ED75B5">
        <w:t xml:space="preserve">In der Informatik </w:t>
      </w:r>
      <w:del w:id="114" w:author="Lia Greiberg" w:date="2025-08-11T15:09:00Z" w16du:dateUtc="2025-08-11T13:09:00Z">
        <w:r w:rsidRPr="00ED75B5" w:rsidDel="00E24C01">
          <w:delText xml:space="preserve">Kontext </w:delText>
        </w:r>
      </w:del>
      <w:r w:rsidRPr="00ED75B5">
        <w:t>bezeichnet</w:t>
      </w:r>
      <w:r w:rsidR="00BD519C" w:rsidRPr="00ED75B5">
        <w:t xml:space="preserve"> eine</w:t>
      </w:r>
      <w:r w:rsidRPr="00ED75B5">
        <w:t xml:space="preserve"> Ontologie </w:t>
      </w:r>
      <w:r w:rsidR="00BD519C" w:rsidRPr="00ED75B5">
        <w:t xml:space="preserve">hingegen </w:t>
      </w:r>
      <w:r w:rsidRPr="00ED75B5">
        <w:t>eine strukturierte Form der Wissensrepräsentation</w:t>
      </w:r>
      <w:ins w:id="115" w:author="Lia Greiberg" w:date="2025-08-26T15:00:00Z" w16du:dateUtc="2025-08-26T13:00:00Z">
        <w:r w:rsidR="00E84B4D" w:rsidRPr="00ED75B5">
          <w:t>,</w:t>
        </w:r>
      </w:ins>
      <w:del w:id="116" w:author="Lia Greiberg" w:date="2025-08-26T15:00:00Z" w16du:dateUtc="2025-08-26T13:00:00Z">
        <w:r w:rsidR="00BD519C" w:rsidRPr="00ED75B5" w:rsidDel="00E84B4D">
          <w:delText>;</w:delText>
        </w:r>
      </w:del>
      <w:r w:rsidR="00BD519C" w:rsidRPr="00ED75B5">
        <w:t xml:space="preserve"> </w:t>
      </w:r>
      <w:del w:id="117" w:author="Lia Greiberg" w:date="2025-08-26T15:00:00Z" w16du:dateUtc="2025-08-26T13:00:00Z">
        <w:r w:rsidR="00BD519C" w:rsidRPr="00ED75B5" w:rsidDel="00E84B4D">
          <w:delText>dabei</w:delText>
        </w:r>
        <w:r w:rsidRPr="00ED75B5" w:rsidDel="00E84B4D">
          <w:delText xml:space="preserve"> </w:delText>
        </w:r>
      </w:del>
      <w:ins w:id="118" w:author="Lia Greiberg" w:date="2025-08-26T15:00:00Z" w16du:dateUtc="2025-08-26T13:00:00Z">
        <w:r w:rsidR="00E84B4D" w:rsidRPr="00ED75B5">
          <w:t xml:space="preserve">wobei </w:t>
        </w:r>
      </w:ins>
      <w:del w:id="119" w:author="Lia Greiberg" w:date="2025-08-26T15:00:00Z" w16du:dateUtc="2025-08-26T13:00:00Z">
        <w:r w:rsidR="00BD519C" w:rsidRPr="00ED75B5" w:rsidDel="00E84B4D">
          <w:delText>wird</w:delText>
        </w:r>
        <w:r w:rsidRPr="00ED75B5" w:rsidDel="00E84B4D">
          <w:delText xml:space="preserve"> </w:delText>
        </w:r>
      </w:del>
      <w:r w:rsidRPr="00ED75B5">
        <w:t xml:space="preserve">die </w:t>
      </w:r>
      <w:r w:rsidR="00944D3F" w:rsidRPr="00ED75B5">
        <w:t>philosophische Frage nach dem Sein technisch interpretiert</w:t>
      </w:r>
      <w:ins w:id="120" w:author="Lia Greiberg" w:date="2025-08-26T15:00:00Z" w16du:dateUtc="2025-08-26T13:00:00Z">
        <w:r w:rsidR="00E84B4D" w:rsidRPr="00ED75B5">
          <w:t xml:space="preserve"> wird</w:t>
        </w:r>
      </w:ins>
      <w:r w:rsidR="00944D3F">
        <w:t xml:space="preserve"> </w:t>
      </w:r>
      <w:r>
        <w:fldChar w:fldCharType="begin"/>
      </w:r>
      <w:r w:rsidR="00CA2E97">
        <w:instrText xml:space="preserve"> ADDIN ZOTERO_ITEM CSL_CITATION {"citationID":"h5AnPAQR","properties":{"formattedCitation":"(Kleb 2015, S. 31)","plainCitation":"(Kleb 2015, S. 31)","dontUpdate":true,"noteIndex":0},"citationItems":[{"id":155,"uris":["http://zotero.org/users/10358077/items/MB58B743"],"itemData":{"id":155,"type":"webpage","abstract":"Ontologien verlangen eine eindeutige Identifikation der darin beschriebenen Elemente. Mit der Einbindung natürlicher Sprache erhält auch die Thematik der Mehrdeutigkeit Einzug in die formal geordnete Darstellung. Eine eindeutige Suche anhand natürlicher Sprache erscheint daher zunächst als unmöglich. Der Fokus dieser Arbeit liegt auf der Lösung des Problems der Ambiguität, die bei der Zusammenführung natürlich-sprachlicher Informationen mit dem durch Ontologien repräsentieren Wissen auftritt.","language":"de","note":"ISBN: 9783866449589\nDOI: 10.5445/KSP/1000031500","title":"Ontologie-basierte Monosemierung","URL":"https://publikationen.bibliothek.kit.edu/1000031500","author":[{"family":"Kleb","given":"Joachim"}],"accessed":{"date-parts":[["2025",7,1]]},"issued":{"date-parts":[["2015"]]}},"locator":"31"}],"schema":"https://github.com/citation-style-language/schema/raw/master/csl-citation.json"} </w:instrText>
      </w:r>
      <w:r>
        <w:fldChar w:fldCharType="separate"/>
      </w:r>
      <w:r>
        <w:rPr>
          <w:noProof/>
        </w:rPr>
        <w:t>(vgl. Kleb 2015: 31</w:t>
      </w:r>
      <w:r w:rsidR="00944D3F">
        <w:rPr>
          <w:noProof/>
        </w:rPr>
        <w:t>–32</w:t>
      </w:r>
      <w:r>
        <w:rPr>
          <w:noProof/>
        </w:rPr>
        <w:t>)</w:t>
      </w:r>
      <w:r>
        <w:fldChar w:fldCharType="end"/>
      </w:r>
      <w:r>
        <w:t xml:space="preserve">. </w:t>
      </w:r>
      <w:r w:rsidR="00944D3F">
        <w:t xml:space="preserve">Ziel ist es, Wissen über Begriffe und </w:t>
      </w:r>
      <w:r w:rsidR="00BD519C">
        <w:t xml:space="preserve">deren </w:t>
      </w:r>
      <w:r w:rsidR="00944D3F">
        <w:t xml:space="preserve">Zusammenhänge in formaler Weise für Computer </w:t>
      </w:r>
      <w:ins w:id="121" w:author="Lia Greiberg" w:date="2025-08-11T15:09:00Z" w16du:dateUtc="2025-08-11T13:09:00Z">
        <w:r w:rsidR="00E24C01">
          <w:t xml:space="preserve">zu </w:t>
        </w:r>
      </w:ins>
      <w:r w:rsidR="00944D3F">
        <w:t>beschreiben, um effektive Kommunikation und</w:t>
      </w:r>
      <w:r w:rsidR="0042332F">
        <w:t xml:space="preserve"> automatisierte</w:t>
      </w:r>
      <w:r w:rsidR="00944D3F">
        <w:t xml:space="preserve"> Handlungen zu ermöglichen </w:t>
      </w:r>
      <w:r w:rsidR="00944D3F">
        <w:fldChar w:fldCharType="begin"/>
      </w:r>
      <w:r w:rsidR="00CA2E97">
        <w:instrText xml:space="preserve"> ADDIN ZOTERO_ITEM CSL_CITATION {"citationID":"TA5kckVG","properties":{"formattedCitation":"(Dengel 2012, S. 64)","plainCitation":"(Dengel 2012, S. 64)","dontUpdate":true,"noteIndex":0},"citationItems":[{"id":13,"uris":["http://zotero.org/users/10358077/items/93QID7FI"],"itemData":{"id":13,"type":"book","event-place":"Heidelberg","ISBN":"978-3-8274-2663-5","language":"de","license":"http://www.springer.com/tdm","note":"DOI: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64"}],"schema":"https://github.com/citation-style-language/schema/raw/master/csl-citation.json"} </w:instrText>
      </w:r>
      <w:r w:rsidR="00944D3F">
        <w:fldChar w:fldCharType="separate"/>
      </w:r>
      <w:r w:rsidR="00944D3F">
        <w:rPr>
          <w:noProof/>
        </w:rPr>
        <w:t>(vgl. Dengel 2012: 64)</w:t>
      </w:r>
      <w:r w:rsidR="00944D3F">
        <w:fldChar w:fldCharType="end"/>
      </w:r>
      <w:r w:rsidR="00944D3F">
        <w:t xml:space="preserve">. </w:t>
      </w:r>
    </w:p>
    <w:p w14:paraId="4315A64A" w14:textId="77BD9EBA" w:rsidR="000104D5" w:rsidRDefault="0042332F" w:rsidP="00353700">
      <w:pPr>
        <w:pStyle w:val="StandardWeb"/>
        <w:spacing w:before="0" w:beforeAutospacing="0" w:after="120" w:afterAutospacing="0" w:line="360" w:lineRule="auto"/>
        <w:ind w:firstLine="426"/>
        <w:jc w:val="both"/>
        <w:rPr>
          <w:color w:val="000000"/>
        </w:rPr>
      </w:pPr>
      <w:r>
        <w:t>M</w:t>
      </w:r>
      <w:r w:rsidR="00660709">
        <w:t xml:space="preserve">it dem Aufstieg des WWWs </w:t>
      </w:r>
      <w:r>
        <w:t xml:space="preserve">wurden Ontologien zunehmend </w:t>
      </w:r>
      <w:r w:rsidR="00660709">
        <w:t>zentral</w:t>
      </w:r>
      <w:r w:rsidR="00B2531A">
        <w:t xml:space="preserve"> </w:t>
      </w:r>
      <w:r w:rsidR="00B2531A">
        <w:fldChar w:fldCharType="begin"/>
      </w:r>
      <w:r w:rsidR="00CA2E97">
        <w:instrText xml:space="preserve"> ADDIN ZOTERO_ITEM CSL_CITATION {"citationID":"LlAEFaSc","properties":{"formattedCitation":"(Lanquillon/Schacht 2023)","plainCitation":"(Lanquillon/Schacht 2023)","dontUpdate":true,"noteIndex":0},"citationItems":[{"id":161,"uris":["http://zotero.org/users/10358077/items/MYPCBC75"],"itemData":{"id":161,"type":"book","event-place":"Wiesbaden","ISBN":"978-3-658-41688-1","language":"de","license":"https://www.springernature.com/gp/researchers/text-and-data-mining","note":"DOI: 10.1007/978-3-658-41689-8","publisher":"Springer Fachmedien","publisher-place":"Wiesbaden","source":"DOI.org (Crossref)","title":"Knowledge Science – Grundlagen: Methoden der Künstlichen Intelligenz für die Wissensextraktion aus Texten","title-short":"Knowledge Science – Grundlagen","URL":"https://link.springer.com/10.1007/978-3-658-41689-8","author":[{"family":"Lanquillon","given":"Carsten"},{"family":"Schacht","given":"Sigurd"}],"accessed":{"date-parts":[["2025",7,1]]},"issued":{"date-parts":[["2023"]]}}}],"schema":"https://github.com/citation-style-language/schema/raw/master/csl-citation.json"} </w:instrText>
      </w:r>
      <w:r w:rsidR="00B2531A">
        <w:fldChar w:fldCharType="separate"/>
      </w:r>
      <w:r w:rsidR="00B2531A">
        <w:rPr>
          <w:noProof/>
        </w:rPr>
        <w:t>(vgl. Lanquillon/</w:t>
      </w:r>
      <w:del w:id="122" w:author="Lia Greiberg" w:date="2025-08-17T14:26:00Z" w16du:dateUtc="2025-08-17T12:26:00Z">
        <w:r w:rsidR="00B2531A" w:rsidDel="00321407">
          <w:rPr>
            <w:noProof/>
          </w:rPr>
          <w:delText xml:space="preserve"> </w:delText>
        </w:r>
      </w:del>
      <w:r w:rsidR="00B2531A">
        <w:rPr>
          <w:noProof/>
        </w:rPr>
        <w:t>Schacht 2023: 185)</w:t>
      </w:r>
      <w:r w:rsidR="00B2531A">
        <w:fldChar w:fldCharType="end"/>
      </w:r>
      <w:r w:rsidR="00B2531A">
        <w:t xml:space="preserve">, da sie dem </w:t>
      </w:r>
      <w:proofErr w:type="spellStart"/>
      <w:r w:rsidR="000104D5">
        <w:t>Semantic</w:t>
      </w:r>
      <w:proofErr w:type="spellEnd"/>
      <w:r w:rsidR="000104D5">
        <w:t xml:space="preserve"> Web </w:t>
      </w:r>
      <w:r w:rsidR="00B2531A">
        <w:t>zusätzliche Stärke verleihen</w:t>
      </w:r>
      <w:r>
        <w:t>: Sie ermöglichen es,</w:t>
      </w:r>
      <w:r w:rsidR="000104D5">
        <w:t xml:space="preserve"> Beziehungen </w:t>
      </w:r>
      <w:r>
        <w:t xml:space="preserve">zu </w:t>
      </w:r>
      <w:r w:rsidR="000104D5">
        <w:t xml:space="preserve">klassifizieren, abzufragen und </w:t>
      </w:r>
      <w:r w:rsidR="00B2531A">
        <w:t>daraus</w:t>
      </w:r>
      <w:r w:rsidR="000104D5">
        <w:t xml:space="preserve"> </w:t>
      </w:r>
      <w:r w:rsidR="00B2531A">
        <w:t>S</w:t>
      </w:r>
      <w:r w:rsidR="000104D5">
        <w:t>chlussfolger</w:t>
      </w:r>
      <w:r w:rsidR="00B2531A">
        <w:t xml:space="preserve">ungen </w:t>
      </w:r>
      <w:r>
        <w:t>zu ziehen</w:t>
      </w:r>
      <w:r w:rsidR="000104D5">
        <w:t xml:space="preserve"> </w:t>
      </w:r>
      <w:r w:rsidR="000104D5" w:rsidRPr="006F5B18">
        <w:rPr>
          <w:color w:val="000000"/>
        </w:rPr>
        <w:t>(</w:t>
      </w:r>
      <w:r w:rsidR="000104D5" w:rsidRPr="006F5B18">
        <w:fldChar w:fldCharType="begin"/>
      </w:r>
      <w:r w:rsidR="000104D5" w:rsidRPr="00DE0319">
        <w:rPr>
          <w:highlight w:val="yellow"/>
          <w:rPrChange w:id="123" w:author="Lia Greiberg" w:date="2025-08-26T15:22:00Z" w16du:dateUtc="2025-08-26T13:22:00Z">
            <w:rPr/>
          </w:rPrChange>
        </w:rPr>
        <w:instrText>HYPERLINK "http://thefigtrees.net/lee/sw/sciam/semantic-web-in-action" \l "page2"</w:instrText>
      </w:r>
      <w:r w:rsidR="000104D5" w:rsidRPr="006F5B18">
        <w:fldChar w:fldCharType="separate"/>
      </w:r>
      <w:r w:rsidR="000104D5" w:rsidRPr="006F5B18">
        <w:rPr>
          <w:rStyle w:val="Hyperlink"/>
        </w:rPr>
        <w:t xml:space="preserve">vgl. </w:t>
      </w:r>
      <w:r w:rsidR="000104D5" w:rsidRPr="006F5B18">
        <w:rPr>
          <w:rStyle w:val="Hyperlink"/>
          <w:shd w:val="clear" w:color="auto" w:fill="FFFFFF"/>
        </w:rPr>
        <w:t>Feigenbaum ebd. 2007</w:t>
      </w:r>
      <w:r w:rsidR="000104D5" w:rsidRPr="006F5B18">
        <w:fldChar w:fldCharType="end"/>
      </w:r>
      <w:r w:rsidR="000104D5" w:rsidRPr="006F5B18">
        <w:rPr>
          <w:color w:val="000000"/>
        </w:rPr>
        <w:t>)</w:t>
      </w:r>
      <w:r w:rsidR="000104D5" w:rsidRPr="006F5B18">
        <w:t>.</w:t>
      </w:r>
      <w:r w:rsidR="000104D5">
        <w:t xml:space="preserve"> </w:t>
      </w:r>
      <w:r w:rsidR="00036F93">
        <w:t xml:space="preserve">Ein zentrales Problem besteht darin, dass </w:t>
      </w:r>
      <w:r w:rsidR="000104D5">
        <w:t xml:space="preserve">Datenbanken </w:t>
      </w:r>
      <w:r>
        <w:t>häufig</w:t>
      </w:r>
      <w:r w:rsidR="000104D5">
        <w:t xml:space="preserve"> unterschiedliche Begriffe für dasselbe </w:t>
      </w:r>
      <w:r w:rsidR="000104D5">
        <w:lastRenderedPageBreak/>
        <w:t>Konzept</w:t>
      </w:r>
      <w:r w:rsidR="00036F93">
        <w:t xml:space="preserve"> verwenden</w:t>
      </w:r>
      <w:r w:rsidR="000104D5">
        <w:t xml:space="preserve">. Ontologien </w:t>
      </w:r>
      <w:r w:rsidR="00036F93">
        <w:t>tragen dazu bei</w:t>
      </w:r>
      <w:r w:rsidR="000104D5">
        <w:t xml:space="preserve">, </w:t>
      </w:r>
      <w:r w:rsidR="00036F93">
        <w:t>solche</w:t>
      </w:r>
      <w:r w:rsidR="000104D5">
        <w:t xml:space="preserve"> semantischen Unterschiede </w:t>
      </w:r>
      <w:r w:rsidR="00036F93">
        <w:t xml:space="preserve">zu </w:t>
      </w:r>
      <w:r>
        <w:t>überbrücken</w:t>
      </w:r>
      <w:r w:rsidR="00036F93">
        <w:t xml:space="preserve">, </w:t>
      </w:r>
      <w:r w:rsidR="000104D5">
        <w:t xml:space="preserve">bspw. </w:t>
      </w:r>
      <w:r w:rsidR="00036F93">
        <w:t xml:space="preserve">durch </w:t>
      </w:r>
      <w:r w:rsidR="000104D5">
        <w:t>Konvertierungsdienste</w:t>
      </w:r>
      <w:r w:rsidR="00036F93">
        <w:t xml:space="preserve"> </w:t>
      </w:r>
      <w:r w:rsidR="005E0A03" w:rsidRPr="00CF54D2">
        <w:rPr>
          <w:color w:val="000000"/>
        </w:rPr>
        <w:t>(</w:t>
      </w:r>
      <w:r w:rsidR="005E0A03">
        <w:fldChar w:fldCharType="begin"/>
      </w:r>
      <w:r w:rsidR="005E0A03">
        <w:instrText>HYPERLINK "https://www.lassila.org/publications/2001/SciAm.pdf"</w:instrText>
      </w:r>
      <w:r w:rsidR="005E0A03">
        <w:fldChar w:fldCharType="separate"/>
      </w:r>
      <w:r w:rsidR="005E0A03" w:rsidRPr="00CF54D2">
        <w:rPr>
          <w:rStyle w:val="Hyperlink"/>
        </w:rPr>
        <w:t xml:space="preserve">vgl. </w:t>
      </w:r>
      <w:r w:rsidR="005E0A03" w:rsidRPr="00CF54D2">
        <w:rPr>
          <w:rStyle w:val="Hyperlink"/>
          <w:shd w:val="clear" w:color="auto" w:fill="FFFFFF"/>
        </w:rPr>
        <w:t>Berners-Lee/</w:t>
      </w:r>
      <w:proofErr w:type="spellStart"/>
      <w:del w:id="124" w:author="Lia Greiberg" w:date="2025-08-17T14:26:00Z" w16du:dateUtc="2025-08-17T12:26:00Z">
        <w:r w:rsidR="005E0A03" w:rsidRPr="00CF54D2" w:rsidDel="00321407">
          <w:rPr>
            <w:rStyle w:val="Hyperlink"/>
            <w:shd w:val="clear" w:color="auto" w:fill="FFFFFF"/>
          </w:rPr>
          <w:delText xml:space="preserve"> </w:delText>
        </w:r>
      </w:del>
      <w:r w:rsidR="005E0A03" w:rsidRPr="00CF54D2">
        <w:rPr>
          <w:rStyle w:val="Hyperlink"/>
          <w:shd w:val="clear" w:color="auto" w:fill="FFFFFF"/>
        </w:rPr>
        <w:t>Hendler</w:t>
      </w:r>
      <w:proofErr w:type="spellEnd"/>
      <w:r w:rsidR="005E0A03" w:rsidRPr="00CF54D2">
        <w:rPr>
          <w:rStyle w:val="Hyperlink"/>
          <w:shd w:val="clear" w:color="auto" w:fill="FFFFFF"/>
        </w:rPr>
        <w:t>/</w:t>
      </w:r>
      <w:proofErr w:type="spellStart"/>
      <w:del w:id="125" w:author="Lia Greiberg" w:date="2025-08-17T14:26:00Z" w16du:dateUtc="2025-08-17T12:26:00Z">
        <w:r w:rsidR="005E0A03" w:rsidRPr="00CF54D2" w:rsidDel="00321407">
          <w:rPr>
            <w:rStyle w:val="Hyperlink"/>
            <w:shd w:val="clear" w:color="auto" w:fill="FFFFFF"/>
          </w:rPr>
          <w:delText xml:space="preserve"> </w:delText>
        </w:r>
      </w:del>
      <w:r w:rsidR="005E0A03" w:rsidRPr="00CF54D2">
        <w:rPr>
          <w:rStyle w:val="Hyperlink"/>
          <w:shd w:val="clear" w:color="auto" w:fill="FFFFFF"/>
        </w:rPr>
        <w:t>Lassila</w:t>
      </w:r>
      <w:proofErr w:type="spellEnd"/>
      <w:r w:rsidR="005E0A03" w:rsidRPr="00CF54D2">
        <w:rPr>
          <w:rStyle w:val="Hyperlink"/>
          <w:shd w:val="clear" w:color="auto" w:fill="FFFFFF"/>
        </w:rPr>
        <w:t xml:space="preserve"> 2001</w:t>
      </w:r>
      <w:r w:rsidR="005E0A03">
        <w:fldChar w:fldCharType="end"/>
      </w:r>
      <w:r w:rsidR="005E0A03" w:rsidRPr="00CF54D2">
        <w:rPr>
          <w:color w:val="000000"/>
        </w:rPr>
        <w:t>)</w:t>
      </w:r>
      <w:r w:rsidR="00D352DB">
        <w:rPr>
          <w:color w:val="000000"/>
        </w:rPr>
        <w:t>, mit dem Ziel</w:t>
      </w:r>
      <w:r>
        <w:rPr>
          <w:color w:val="000000"/>
        </w:rPr>
        <w:t>,</w:t>
      </w:r>
      <w:r w:rsidR="00D352DB">
        <w:rPr>
          <w:color w:val="000000"/>
        </w:rPr>
        <w:t xml:space="preserve"> ein gemeinsames Vokabular zu </w:t>
      </w:r>
      <w:r>
        <w:rPr>
          <w:color w:val="000000"/>
        </w:rPr>
        <w:t>schaffen</w:t>
      </w:r>
      <w:r w:rsidR="000104D5">
        <w:rPr>
          <w:color w:val="000000"/>
        </w:rPr>
        <w:t xml:space="preserve"> </w:t>
      </w:r>
      <w:r w:rsidR="00D352DB">
        <w:rPr>
          <w:color w:val="000000"/>
        </w:rPr>
        <w:fldChar w:fldCharType="begin"/>
      </w:r>
      <w:r w:rsidR="002F03D6">
        <w:rPr>
          <w:color w:val="000000"/>
        </w:rPr>
        <w:instrText xml:space="preserve"> ADDIN ZOTERO_ITEM CSL_CITATION {"citationID":"dj93PjdG","properties":{"formattedCitation":"(Kuhlen et al. 2022)","plainCitation":"(Kuhlen et al. 2022)","dontUpdate":true,"noteIndex":0},"citationItems":[{"id":203,"uris":["http://zotero.org/users/10358077/items/N83KB9V7"],"itemData":{"id":203,"type":"book","abstract":"The seventh edition of the Principles of Practical Information and Documentation is now called: The Principles of Information Science. The new title does justice to the fact that there is an increasing need to theorize how we deal with knowledge and information in practice, training, and research as well as the development of information skills, in particular in online information services. All articles in the volume have been rewritten.","language":"German","license":"open access","note":"Accepted: 2023-01-31T04:02:39Z\nDOI: 10.1515/9783110769043","publisher":"De Gruyter","source":"directory.doabooks.org","title":"Grundlagen der Informationswissenschaft","URL":"https://directory.doabooks.org/handle/20.500.12854/96472","editor":[{"family":"Kuhlen","given":"Rainer"},{"family":"Lewandowski","given":"Dirk"},{"family":"Semar","given":"Wolfgang"},{"family":"Womser-Hacker","given":"Christa"}],"accessed":{"date-parts":[["2025",7,24]]},"issued":{"date-parts":[["2022"]]}}}],"schema":"https://github.com/citation-style-language/schema/raw/master/csl-citation.json"} </w:instrText>
      </w:r>
      <w:r w:rsidR="00D352DB">
        <w:rPr>
          <w:color w:val="000000"/>
        </w:rPr>
        <w:fldChar w:fldCharType="separate"/>
      </w:r>
      <w:r w:rsidR="00D352DB">
        <w:rPr>
          <w:noProof/>
          <w:color w:val="000000"/>
        </w:rPr>
        <w:t>(vgl. Rölke/</w:t>
      </w:r>
      <w:del w:id="126" w:author="Lia Greiberg" w:date="2025-08-26T15:22:00Z" w16du:dateUtc="2025-08-26T13:22:00Z">
        <w:r w:rsidR="00D352DB" w:rsidDel="00632747">
          <w:rPr>
            <w:noProof/>
            <w:color w:val="000000"/>
          </w:rPr>
          <w:delText xml:space="preserve"> </w:delText>
        </w:r>
      </w:del>
      <w:r w:rsidR="00D352DB">
        <w:rPr>
          <w:noProof/>
          <w:color w:val="000000"/>
        </w:rPr>
        <w:t>Weichselbraun 2022: 257)</w:t>
      </w:r>
      <w:r w:rsidR="00D352DB">
        <w:rPr>
          <w:color w:val="000000"/>
        </w:rPr>
        <w:fldChar w:fldCharType="end"/>
      </w:r>
      <w:r w:rsidR="00D352DB">
        <w:rPr>
          <w:color w:val="000000"/>
        </w:rPr>
        <w:t xml:space="preserve">. </w:t>
      </w:r>
      <w:r w:rsidR="006347E9">
        <w:rPr>
          <w:color w:val="000000"/>
        </w:rPr>
        <w:t xml:space="preserve">Darüber hinaus </w:t>
      </w:r>
      <w:r>
        <w:rPr>
          <w:color w:val="000000"/>
        </w:rPr>
        <w:t>tragen sie zur Reduktion der</w:t>
      </w:r>
      <w:r w:rsidR="006347E9">
        <w:rPr>
          <w:color w:val="000000"/>
        </w:rPr>
        <w:t xml:space="preserve"> Komplexität unstrukturierte</w:t>
      </w:r>
      <w:r>
        <w:rPr>
          <w:color w:val="000000"/>
        </w:rPr>
        <w:t>r</w:t>
      </w:r>
      <w:r w:rsidR="006347E9">
        <w:rPr>
          <w:color w:val="000000"/>
        </w:rPr>
        <w:t xml:space="preserve"> Informationen </w:t>
      </w:r>
      <w:r>
        <w:rPr>
          <w:color w:val="000000"/>
        </w:rPr>
        <w:t>bei</w:t>
      </w:r>
      <w:r w:rsidR="006347E9">
        <w:rPr>
          <w:color w:val="000000"/>
        </w:rPr>
        <w:t xml:space="preserve"> </w:t>
      </w:r>
      <w:r w:rsidR="006347E9">
        <w:rPr>
          <w:color w:val="000000"/>
        </w:rPr>
        <w:fldChar w:fldCharType="begin"/>
      </w:r>
      <w:r w:rsidR="00CA2E97">
        <w:rPr>
          <w:color w:val="000000"/>
        </w:rPr>
        <w:instrText xml:space="preserve"> ADDIN ZOTERO_ITEM CSL_CITATION {"citationID":"cNGRMylS","properties":{"formattedCitation":"(Lanquillon/Schacht 2023)","plainCitation":"(Lanquillon/Schacht 2023)","dontUpdate":true,"noteIndex":0},"citationItems":[{"id":161,"uris":["http://zotero.org/users/10358077/items/MYPCBC75"],"itemData":{"id":161,"type":"book","event-place":"Wiesbaden","ISBN":"978-3-658-41688-1","language":"de","license":"https://www.springernature.com/gp/researchers/text-and-data-mining","note":"DOI: 10.1007/978-3-658-41689-8","publisher":"Springer Fachmedien","publisher-place":"Wiesbaden","source":"DOI.org (Crossref)","title":"Knowledge Science – Grundlagen: Methoden der Künstlichen Intelligenz für die Wissensextraktion aus Texten","title-short":"Knowledge Science – Grundlagen","URL":"https://link.springer.com/10.1007/978-3-658-41689-8","author":[{"family":"Lanquillon","given":"Carsten"},{"family":"Schacht","given":"Sigurd"}],"accessed":{"date-parts":[["2025",7,1]]},"issued":{"date-parts":[["2023"]]}}}],"schema":"https://github.com/citation-style-language/schema/raw/master/csl-citation.json"} </w:instrText>
      </w:r>
      <w:r w:rsidR="006347E9">
        <w:rPr>
          <w:color w:val="000000"/>
        </w:rPr>
        <w:fldChar w:fldCharType="separate"/>
      </w:r>
      <w:r w:rsidR="006347E9">
        <w:rPr>
          <w:noProof/>
          <w:color w:val="000000"/>
        </w:rPr>
        <w:t>(vgl. Lanquillon/</w:t>
      </w:r>
      <w:del w:id="127" w:author="Lia Greiberg" w:date="2025-08-17T14:26:00Z" w16du:dateUtc="2025-08-17T12:26:00Z">
        <w:r w:rsidR="006347E9" w:rsidDel="00321407">
          <w:rPr>
            <w:noProof/>
            <w:color w:val="000000"/>
          </w:rPr>
          <w:delText xml:space="preserve"> </w:delText>
        </w:r>
      </w:del>
      <w:r w:rsidR="006347E9">
        <w:rPr>
          <w:noProof/>
          <w:color w:val="000000"/>
        </w:rPr>
        <w:t>Schacht 2023: 186)</w:t>
      </w:r>
      <w:r w:rsidR="006347E9">
        <w:rPr>
          <w:color w:val="000000"/>
        </w:rPr>
        <w:fldChar w:fldCharType="end"/>
      </w:r>
      <w:r w:rsidR="006347E9">
        <w:rPr>
          <w:color w:val="000000"/>
        </w:rPr>
        <w:t>.</w:t>
      </w:r>
      <w:r w:rsidR="00E85C81">
        <w:rPr>
          <w:color w:val="000000"/>
        </w:rPr>
        <w:t xml:space="preserve"> </w:t>
      </w:r>
    </w:p>
    <w:p w14:paraId="6DDFEAF5" w14:textId="553CDDDE" w:rsidR="00E85C81" w:rsidRDefault="006347E9" w:rsidP="00353700">
      <w:pPr>
        <w:pStyle w:val="StandardWeb"/>
        <w:spacing w:before="0" w:beforeAutospacing="0" w:after="120" w:afterAutospacing="0" w:line="360" w:lineRule="auto"/>
        <w:ind w:firstLine="426"/>
        <w:jc w:val="both"/>
        <w:rPr>
          <w:color w:val="000000"/>
        </w:rPr>
      </w:pPr>
      <w:r>
        <w:rPr>
          <w:color w:val="000000"/>
        </w:rPr>
        <w:t xml:space="preserve">Eine Ontologie ist ein Modell, mit dem ein bestimmter Bereich der Welt </w:t>
      </w:r>
      <w:r w:rsidR="00FC44FF">
        <w:rPr>
          <w:color w:val="000000"/>
        </w:rPr>
        <w:t xml:space="preserve">formal und </w:t>
      </w:r>
      <w:r>
        <w:rPr>
          <w:color w:val="000000"/>
        </w:rPr>
        <w:t xml:space="preserve">genau beschrieben wird. </w:t>
      </w:r>
      <w:r w:rsidR="00FC44FF">
        <w:rPr>
          <w:color w:val="000000"/>
        </w:rPr>
        <w:t>Zu diesem Zweck werden</w:t>
      </w:r>
      <w:r>
        <w:rPr>
          <w:color w:val="000000"/>
        </w:rPr>
        <w:t xml:space="preserve"> die </w:t>
      </w:r>
      <w:r w:rsidR="00FC44FF">
        <w:rPr>
          <w:color w:val="000000"/>
        </w:rPr>
        <w:t>zentralen</w:t>
      </w:r>
      <w:r>
        <w:rPr>
          <w:color w:val="000000"/>
        </w:rPr>
        <w:t xml:space="preserve"> Konzepte </w:t>
      </w:r>
      <w:r w:rsidR="00FC44FF">
        <w:rPr>
          <w:color w:val="000000"/>
        </w:rPr>
        <w:t>und</w:t>
      </w:r>
      <w:r>
        <w:rPr>
          <w:color w:val="000000"/>
        </w:rPr>
        <w:t xml:space="preserve"> die Beziehungen zwischen diesen Konzepten festgelegt </w:t>
      </w:r>
      <w:r>
        <w:rPr>
          <w:color w:val="000000"/>
        </w:rPr>
        <w:fldChar w:fldCharType="begin"/>
      </w:r>
      <w:r w:rsidR="00CA2E97">
        <w:rPr>
          <w:color w:val="000000"/>
        </w:rPr>
        <w:instrText xml:space="preserve"> ADDIN ZOTERO_ITEM CSL_CITATION {"citationID":"6f6TcPmk","properties":{"formattedCitation":"(Dengel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Pr>
          <w:color w:val="000000"/>
        </w:rPr>
        <w:fldChar w:fldCharType="separate"/>
      </w:r>
      <w:r>
        <w:rPr>
          <w:noProof/>
          <w:color w:val="000000"/>
        </w:rPr>
        <w:t>(vgl. Dengel 2012: 65)</w:t>
      </w:r>
      <w:r>
        <w:rPr>
          <w:color w:val="000000"/>
        </w:rPr>
        <w:fldChar w:fldCharType="end"/>
      </w:r>
      <w:r>
        <w:rPr>
          <w:color w:val="000000"/>
        </w:rPr>
        <w:t xml:space="preserve">. </w:t>
      </w:r>
      <w:r w:rsidR="0042332F">
        <w:rPr>
          <w:color w:val="000000"/>
        </w:rPr>
        <w:t>Ontologien</w:t>
      </w:r>
      <w:r w:rsidR="00BD519C">
        <w:rPr>
          <w:color w:val="000000"/>
        </w:rPr>
        <w:t xml:space="preserve"> werden in strukturierter, maschinenlesbarer Form vorgelegt </w:t>
      </w:r>
      <w:r w:rsidR="00BD519C">
        <w:rPr>
          <w:color w:val="000000"/>
        </w:rPr>
        <w:fldChar w:fldCharType="begin"/>
      </w:r>
      <w:r w:rsidR="002F03D6">
        <w:rPr>
          <w:color w:val="000000"/>
        </w:rPr>
        <w:instrText xml:space="preserve"> ADDIN ZOTERO_ITEM CSL_CITATION {"citationID":"5oW0QkNS","properties":{"formattedCitation":"(Kuhlen et al. 2022)","plainCitation":"(Kuhlen et al. 2022)","dontUpdate":true,"noteIndex":0},"citationItems":[{"id":203,"uris":["http://zotero.org/users/10358077/items/N83KB9V7"],"itemData":{"id":203,"type":"book","abstract":"The seventh edition of the Principles of Practical Information and Documentation is now called: The Principles of Information Science. The new title does justice to the fact that there is an increasing need to theorize how we deal with knowledge and information in practice, training, and research as well as the development of information skills, in particular in online information services. All articles in the volume have been rewritten.","language":"German","license":"open access","note":"Accepted: 2023-01-31T04:02:39Z\nDOI: 10.1515/9783110769043","publisher":"De Gruyter","source":"directory.doabooks.org","title":"Grundlagen der Informationswissenschaft","URL":"https://directory.doabooks.org/handle/20.500.12854/96472","editor":[{"family":"Kuhlen","given":"Rainer"},{"family":"Lewandowski","given":"Dirk"},{"family":"Semar","given":"Wolfgang"},{"family":"Womser-Hacker","given":"Christa"}],"accessed":{"date-parts":[["2025",7,24]]},"issued":{"date-parts":[["2022"]]}}}],"schema":"https://github.com/citation-style-language/schema/raw/master/csl-citation.json"} </w:instrText>
      </w:r>
      <w:r w:rsidR="00BD519C">
        <w:rPr>
          <w:color w:val="000000"/>
        </w:rPr>
        <w:fldChar w:fldCharType="separate"/>
      </w:r>
      <w:r w:rsidR="00BD519C">
        <w:rPr>
          <w:noProof/>
          <w:color w:val="000000"/>
        </w:rPr>
        <w:t>(vgl. Rölke/ Weichselbraun 2022: 257)</w:t>
      </w:r>
      <w:r w:rsidR="00BD519C">
        <w:rPr>
          <w:color w:val="000000"/>
        </w:rPr>
        <w:fldChar w:fldCharType="end"/>
      </w:r>
      <w:r w:rsidR="00BD519C">
        <w:rPr>
          <w:color w:val="000000"/>
        </w:rPr>
        <w:t>.</w:t>
      </w:r>
    </w:p>
    <w:p w14:paraId="334C6BAE" w14:textId="6DB8D2BA" w:rsidR="000104D5" w:rsidRDefault="0042332F" w:rsidP="00353700">
      <w:pPr>
        <w:pStyle w:val="StandardWeb"/>
        <w:spacing w:before="0" w:beforeAutospacing="0" w:after="120" w:afterAutospacing="0" w:line="360" w:lineRule="auto"/>
        <w:ind w:firstLine="426"/>
        <w:jc w:val="both"/>
      </w:pPr>
      <w:r>
        <w:t>Sie</w:t>
      </w:r>
      <w:r w:rsidR="000104D5">
        <w:t xml:space="preserve"> bestehen</w:t>
      </w:r>
      <w:r w:rsidR="00704E6A">
        <w:t xml:space="preserve"> </w:t>
      </w:r>
      <w:r w:rsidR="000104D5">
        <w:t xml:space="preserve">aus vier </w:t>
      </w:r>
      <w:r w:rsidR="00FC44FF">
        <w:t>grundlegenden</w:t>
      </w:r>
      <w:r w:rsidR="000104D5">
        <w:t xml:space="preserve"> Komponenten: Konzepten (</w:t>
      </w:r>
      <w:r w:rsidR="007B7483">
        <w:t xml:space="preserve">oder </w:t>
      </w:r>
      <w:r w:rsidR="000104D5">
        <w:t>Klassen), Relationen (</w:t>
      </w:r>
      <w:r w:rsidR="007B7483">
        <w:t xml:space="preserve">oder </w:t>
      </w:r>
      <w:r w:rsidR="000104D5">
        <w:t xml:space="preserve">Eigenschaften), Instanzen und Axiomen </w:t>
      </w:r>
      <w:r w:rsidR="007B7483">
        <w:t>(oder Regeln)</w:t>
      </w:r>
      <w:ins w:id="128" w:author="Lia Greiberg" w:date="2025-08-11T15:11:00Z" w16du:dateUtc="2025-08-11T13:11:00Z">
        <w:r w:rsidR="00E24C01">
          <w:t>, den</w:t>
        </w:r>
      </w:ins>
      <w:r w:rsidR="007B7483">
        <w:t xml:space="preserve"> </w:t>
      </w:r>
      <w:r w:rsidR="000104D5">
        <w:t xml:space="preserve">sog. 4-Tupel &lt;C, R, I, A&gt; </w:t>
      </w:r>
      <w:r w:rsidR="000104D5">
        <w:fldChar w:fldCharType="begin"/>
      </w:r>
      <w:r w:rsidR="000104D5">
        <w:instrText xml:space="preserve"> ADDIN ZOTERO_ITEM CSL_CITATION {"citationID":"MMAlVRDq","properties":{"formattedCitation":"(Davies/Studer/Warren 2006, S. 4\\uc0\\u8211{}5)","plainCitation":"(Davies/Studer/Warren 2006, S. 4–5)","dontUpdate":true,"noteIndex":0},"citationItems":[{"id":176,"uris":["http://zotero.org/users/10358077/items/KQTA74SP"],"itemData":{"id":176,"type":"article-journal","language":"en","source":"Zotero","title":"Semantic Web Technologies Trends and Research in Ontology-based Systems","author":[{"family":"Davies","given":"John"},{"family":"Studer","given":"Rudi"},{"family":"Warren","given":"Paul"}],"issued":{"date-parts":[["2006"]]}},"locator":"4-5"}],"schema":"https://github.com/citation-style-language/schema/raw/master/csl-citation.json"} </w:instrText>
      </w:r>
      <w:r w:rsidR="000104D5">
        <w:fldChar w:fldCharType="separate"/>
      </w:r>
      <w:r w:rsidR="000104D5" w:rsidRPr="00CD6C4B">
        <w:t>(</w:t>
      </w:r>
      <w:r w:rsidR="000104D5">
        <w:t xml:space="preserve">vgl. </w:t>
      </w:r>
      <w:r w:rsidR="000104D5" w:rsidRPr="00CD6C4B">
        <w:t>Davies/</w:t>
      </w:r>
      <w:del w:id="129" w:author="Lia Greiberg" w:date="2025-08-17T14:26:00Z" w16du:dateUtc="2025-08-17T12:26:00Z">
        <w:r w:rsidR="000104D5" w:rsidDel="00321407">
          <w:delText xml:space="preserve"> </w:delText>
        </w:r>
      </w:del>
      <w:r w:rsidR="000104D5" w:rsidRPr="00CD6C4B">
        <w:t>Studer/</w:t>
      </w:r>
      <w:del w:id="130" w:author="Lia Greiberg" w:date="2025-08-17T14:26:00Z" w16du:dateUtc="2025-08-17T12:26:00Z">
        <w:r w:rsidR="000104D5" w:rsidDel="00321407">
          <w:delText xml:space="preserve"> </w:delText>
        </w:r>
      </w:del>
      <w:r w:rsidR="000104D5" w:rsidRPr="00CD6C4B">
        <w:t>Warren 2006</w:t>
      </w:r>
      <w:r w:rsidR="000104D5">
        <w:t>:</w:t>
      </w:r>
      <w:r w:rsidR="000104D5" w:rsidRPr="00CD6C4B">
        <w:t xml:space="preserve"> 4–5)</w:t>
      </w:r>
      <w:r w:rsidR="000104D5">
        <w:fldChar w:fldCharType="end"/>
      </w:r>
      <w:r w:rsidR="000104D5">
        <w:t xml:space="preserve">. </w:t>
      </w:r>
      <w:r w:rsidR="007B7483">
        <w:t xml:space="preserve">Klassen </w:t>
      </w:r>
      <w:r w:rsidR="00FC44FF">
        <w:t>bilden</w:t>
      </w:r>
      <w:r w:rsidR="007B7483">
        <w:t xml:space="preserve"> Begriffskategorie</w:t>
      </w:r>
      <w:ins w:id="131" w:author="Lia Greiberg" w:date="2025-08-11T15:11:00Z" w16du:dateUtc="2025-08-11T13:11:00Z">
        <w:r w:rsidR="00E24C01">
          <w:t>n</w:t>
        </w:r>
      </w:ins>
      <w:r w:rsidR="007B7483">
        <w:t xml:space="preserve"> und werden meistens </w:t>
      </w:r>
      <w:r w:rsidR="00FC44FF">
        <w:t xml:space="preserve">in Form einer Taxonomie </w:t>
      </w:r>
      <w:r w:rsidR="007B7483">
        <w:t xml:space="preserve">hierarchisch organisiert. Relationen beschreiben Zusammenhänge zwischen den Klassen. Eine </w:t>
      </w:r>
      <w:r w:rsidR="00FC44FF">
        <w:t>besonders</w:t>
      </w:r>
      <w:r w:rsidR="007B7483">
        <w:t xml:space="preserve"> häufige Beziehung in</w:t>
      </w:r>
      <w:r w:rsidR="00FC44FF">
        <w:t>nerhalb</w:t>
      </w:r>
      <w:r w:rsidR="007B7483">
        <w:t xml:space="preserve"> einer Taxonomie ist </w:t>
      </w:r>
      <w:proofErr w:type="spellStart"/>
      <w:r w:rsidR="007B7483" w:rsidRPr="007B7483">
        <w:rPr>
          <w:i/>
          <w:iCs/>
        </w:rPr>
        <w:t>ist_ein</w:t>
      </w:r>
      <w:proofErr w:type="spellEnd"/>
      <w:r w:rsidR="007B7483" w:rsidRPr="007B7483">
        <w:rPr>
          <w:i/>
          <w:iCs/>
        </w:rPr>
        <w:t>(e)</w:t>
      </w:r>
      <w:r w:rsidR="00FC44FF">
        <w:t>;</w:t>
      </w:r>
      <w:r w:rsidR="007B7483">
        <w:t xml:space="preserve"> andere</w:t>
      </w:r>
      <w:r w:rsidR="00FC44FF">
        <w:t xml:space="preserve"> Relationen, wie</w:t>
      </w:r>
      <w:r w:rsidR="007B7483">
        <w:t xml:space="preserve"> </w:t>
      </w:r>
      <w:r w:rsidR="00FC44FF">
        <w:t xml:space="preserve">z.B. </w:t>
      </w:r>
      <w:proofErr w:type="spellStart"/>
      <w:r w:rsidR="00FC44FF" w:rsidRPr="006438DD">
        <w:rPr>
          <w:i/>
          <w:iCs/>
        </w:rPr>
        <w:t>ist_verbunden_mit</w:t>
      </w:r>
      <w:proofErr w:type="spellEnd"/>
      <w:r w:rsidR="00FC44FF">
        <w:rPr>
          <w:i/>
          <w:iCs/>
        </w:rPr>
        <w:t>,</w:t>
      </w:r>
      <w:r w:rsidR="00FC44FF">
        <w:t xml:space="preserve"> </w:t>
      </w:r>
      <w:r w:rsidR="007B7483">
        <w:t xml:space="preserve">müssen expliziert </w:t>
      </w:r>
      <w:r w:rsidR="00FC44FF">
        <w:t>definiert</w:t>
      </w:r>
      <w:r w:rsidR="007B7483">
        <w:t xml:space="preserve"> werden. Relationen können auch Eigenschaften zum Ausdruck bringen</w:t>
      </w:r>
      <w:r w:rsidR="006438DD">
        <w:t>, z.</w:t>
      </w:r>
      <w:ins w:id="132" w:author="Lia Greiberg" w:date="2025-08-26T15:07:00Z" w16du:dateUtc="2025-08-26T13:07:00Z">
        <w:r w:rsidR="007F13E6">
          <w:t> </w:t>
        </w:r>
      </w:ins>
      <w:r w:rsidR="006438DD">
        <w:t xml:space="preserve">B. </w:t>
      </w:r>
      <w:proofErr w:type="spellStart"/>
      <w:r w:rsidR="006438DD" w:rsidRPr="006438DD">
        <w:rPr>
          <w:i/>
          <w:iCs/>
        </w:rPr>
        <w:t>hat_Farbe</w:t>
      </w:r>
      <w:proofErr w:type="spellEnd"/>
      <w:r w:rsidR="007B7483">
        <w:t xml:space="preserve">. </w:t>
      </w:r>
      <w:r w:rsidR="006578D7">
        <w:t xml:space="preserve">Regeln legen fest, was in einem </w:t>
      </w:r>
      <w:r w:rsidR="00FC44FF">
        <w:t xml:space="preserve">bestimmten </w:t>
      </w:r>
      <w:r w:rsidR="006578D7">
        <w:t xml:space="preserve">Bereich immer gelten </w:t>
      </w:r>
      <w:r w:rsidR="00FC44FF">
        <w:t>soll</w:t>
      </w:r>
      <w:r w:rsidR="006578D7">
        <w:t xml:space="preserve">, </w:t>
      </w:r>
      <w:r w:rsidR="00FC44FF">
        <w:t xml:space="preserve">wie </w:t>
      </w:r>
      <w:r w:rsidR="006578D7">
        <w:t>z.</w:t>
      </w:r>
      <w:ins w:id="133" w:author="Lia Greiberg" w:date="2025-08-26T15:07:00Z" w16du:dateUtc="2025-08-26T13:07:00Z">
        <w:r w:rsidR="007F13E6">
          <w:t> </w:t>
        </w:r>
      </w:ins>
      <w:r w:rsidR="006578D7">
        <w:t xml:space="preserve">B. </w:t>
      </w:r>
      <w:r w:rsidR="006578D7">
        <w:rPr>
          <w:i/>
          <w:iCs/>
        </w:rPr>
        <w:t>Alle Menschen haben ein Geburtstag</w:t>
      </w:r>
      <w:r w:rsidR="006578D7" w:rsidRPr="006578D7">
        <w:t>.</w:t>
      </w:r>
      <w:r w:rsidR="006578D7">
        <w:t xml:space="preserve"> </w:t>
      </w:r>
      <w:r w:rsidR="00FC44FF">
        <w:t xml:space="preserve">Eine Instanz repräsentiert ein </w:t>
      </w:r>
      <w:r w:rsidR="001B0BB0">
        <w:t xml:space="preserve">konkretes, </w:t>
      </w:r>
      <w:r w:rsidR="00FC44FF">
        <w:t xml:space="preserve">existiertes Element </w:t>
      </w:r>
      <w:r w:rsidR="001B0BB0">
        <w:t>des beschriebenen</w:t>
      </w:r>
      <w:r w:rsidR="00FC44FF">
        <w:t xml:space="preserve"> Bereichs</w:t>
      </w:r>
      <w:r w:rsidR="001B0BB0">
        <w:t xml:space="preserve"> </w:t>
      </w:r>
      <w:r w:rsidR="001B0BB0">
        <w:fldChar w:fldCharType="begin"/>
      </w:r>
      <w:r w:rsidR="00CA2E97">
        <w:instrText xml:space="preserve"> ADDIN ZOTERO_ITEM CSL_CITATION {"citationID":"73ytV7XF","properties":{"formattedCitation":"(Dengel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sidR="001B0BB0">
        <w:fldChar w:fldCharType="separate"/>
      </w:r>
      <w:r w:rsidR="001B0BB0">
        <w:rPr>
          <w:noProof/>
        </w:rPr>
        <w:t>(vgl. Dengel 2012: 65)</w:t>
      </w:r>
      <w:r w:rsidR="001B0BB0">
        <w:fldChar w:fldCharType="end"/>
      </w:r>
      <w:r w:rsidR="00FC44FF">
        <w:t>.</w:t>
      </w:r>
    </w:p>
    <w:p w14:paraId="11CEB5AF" w14:textId="731BDDF7" w:rsidR="00F222A9" w:rsidRPr="00DE105F" w:rsidRDefault="00DE105F" w:rsidP="00353700">
      <w:pPr>
        <w:pStyle w:val="StandardWeb"/>
        <w:spacing w:line="360" w:lineRule="auto"/>
        <w:ind w:firstLine="426"/>
        <w:jc w:val="both"/>
        <w:rPr>
          <w:color w:val="000000"/>
        </w:rPr>
      </w:pPr>
      <w:r>
        <w:t xml:space="preserve">Auf dieser Grundlage </w:t>
      </w:r>
      <w:r w:rsidR="002F03D6">
        <w:t xml:space="preserve">schaffen </w:t>
      </w:r>
      <w:r>
        <w:t xml:space="preserve">Ontologien </w:t>
      </w:r>
      <w:r w:rsidR="002F03D6">
        <w:t xml:space="preserve">ein einheitliches Verständnis der </w:t>
      </w:r>
      <w:r>
        <w:t>Informationss</w:t>
      </w:r>
      <w:r w:rsidR="002F03D6">
        <w:t xml:space="preserve">truktur </w:t>
      </w:r>
      <w:r>
        <w:t>und</w:t>
      </w:r>
      <w:r w:rsidR="002F03D6">
        <w:t xml:space="preserve"> ermöglich</w:t>
      </w:r>
      <w:r>
        <w:t>en</w:t>
      </w:r>
      <w:r w:rsidR="002F03D6">
        <w:t xml:space="preserve"> </w:t>
      </w:r>
      <w:r>
        <w:t>Wiederverwendung von</w:t>
      </w:r>
      <w:r w:rsidR="002F03D6">
        <w:t xml:space="preserve"> Wissen über verschiedene Anwendungen hinweg. </w:t>
      </w:r>
      <w:r w:rsidRPr="00DE105F">
        <w:rPr>
          <w:color w:val="000000"/>
        </w:rPr>
        <w:t>Durch ihre Modularität lassen sich spezifische Ontologien leicht in größere Wissenssysteme integrieren. Dies fördert Effizienz, Standardisierung und die automatisierte Auswertung von Wissensbasen. Ontologien machen auch implizites Wissen zugänglich, z. B. durch Hierarchien, und strukturieren Informationen so, dass sie maschinenlesbar, anwendungsübergreifend nutzbar und für Menschen nachvollziehbar sind</w:t>
      </w:r>
      <w:r>
        <w:rPr>
          <w:color w:val="000000"/>
        </w:rPr>
        <w:t xml:space="preserve"> </w:t>
      </w:r>
      <w:r w:rsidR="002F03D6">
        <w:fldChar w:fldCharType="begin"/>
      </w:r>
      <w:r w:rsidR="00BE3016">
        <w:instrText xml:space="preserve"> ADDIN ZOTERO_ITEM CSL_CITATION {"citationID":"dmOgF8Ol","properties":{"formattedCitation":"(Lanquillon/Schacht 2023, S. 186\\uc0\\u8211{}187)","plainCitation":"(Lanquillon/Schacht 2023, S. 186–187)","dontUpdate":true,"noteIndex":0},"citationItems":[{"id":161,"uris":["http://zotero.org/users/10358077/items/MYPCBC75"],"itemData":{"id":161,"type":"book","event-place":"Wiesbaden","ISBN":"978-3-658-41688-1","language":"de","license":"https://www.springernature.com/gp/researchers/text-and-data-mining","note":"DOI: 10.1007/978-3-658-41689-8","publisher":"Springer Fachmedien","publisher-place":"Wiesbaden","source":"DOI.org (Crossref)","title":"Knowledge Science – Grundlagen: Methoden der Künstlichen Intelligenz für die Wissensextraktion aus Texten","title-short":"Knowledge Science – Grundlagen","URL":"https://link.springer.com/10.1007/978-3-658-41689-8","author":[{"family":"Lanquillon","given":"Carsten"},{"family":"Schacht","given":"Sigurd"}],"accessed":{"date-parts":[["2025",7,1]]},"issued":{"date-parts":[["2023"]]}},"locator":"186-187"}],"schema":"https://github.com/citation-style-language/schema/raw/master/csl-citation.json"} </w:instrText>
      </w:r>
      <w:r w:rsidR="002F03D6">
        <w:fldChar w:fldCharType="separate"/>
      </w:r>
      <w:r w:rsidR="002F03D6" w:rsidRPr="002F03D6">
        <w:t>(</w:t>
      </w:r>
      <w:r w:rsidR="002F03D6">
        <w:t xml:space="preserve">vgl. </w:t>
      </w:r>
      <w:r w:rsidR="002F03D6" w:rsidRPr="002F03D6">
        <w:t>Lanquillon/</w:t>
      </w:r>
      <w:del w:id="134" w:author="Lia Greiberg" w:date="2025-08-11T15:13:00Z" w16du:dateUtc="2025-08-11T13:13:00Z">
        <w:r w:rsidR="002F03D6" w:rsidDel="002A6364">
          <w:delText xml:space="preserve"> </w:delText>
        </w:r>
      </w:del>
      <w:r w:rsidR="002F03D6" w:rsidRPr="002F03D6">
        <w:t>Schacht 2023</w:t>
      </w:r>
      <w:r w:rsidR="002F03D6">
        <w:t xml:space="preserve">: </w:t>
      </w:r>
      <w:r w:rsidR="002F03D6" w:rsidRPr="002F03D6">
        <w:t>186–187)</w:t>
      </w:r>
      <w:r w:rsidR="002F03D6">
        <w:fldChar w:fldCharType="end"/>
      </w:r>
      <w:r>
        <w:t>.</w:t>
      </w:r>
    </w:p>
    <w:p w14:paraId="69DD5975" w14:textId="26576521" w:rsidR="003E100D" w:rsidRPr="000645AD" w:rsidRDefault="003E100D" w:rsidP="00353700">
      <w:pPr>
        <w:pStyle w:val="berschrift3"/>
        <w:numPr>
          <w:ilvl w:val="1"/>
          <w:numId w:val="10"/>
        </w:numPr>
        <w:ind w:left="426" w:hanging="426"/>
        <w:jc w:val="both"/>
        <w:rPr>
          <w:rFonts w:ascii="Times New Roman" w:hAnsi="Times New Roman"/>
          <w:sz w:val="26"/>
          <w:szCs w:val="26"/>
        </w:rPr>
      </w:pPr>
      <w:r w:rsidRPr="000645AD">
        <w:rPr>
          <w:rFonts w:ascii="Times New Roman" w:hAnsi="Times New Roman"/>
          <w:sz w:val="26"/>
          <w:szCs w:val="26"/>
        </w:rPr>
        <w:lastRenderedPageBreak/>
        <w:t>Wissensgraphen</w:t>
      </w:r>
    </w:p>
    <w:p w14:paraId="753A4A75" w14:textId="78AA525E" w:rsidR="003E100D" w:rsidRPr="00EC2733" w:rsidRDefault="003E100D" w:rsidP="00353700">
      <w:pPr>
        <w:pStyle w:val="StandardWeb"/>
        <w:spacing w:line="360" w:lineRule="auto"/>
        <w:jc w:val="both"/>
        <w:rPr>
          <w:color w:val="000000"/>
        </w:rPr>
      </w:pPr>
      <w:r w:rsidRPr="003659F9">
        <w:rPr>
          <w:color w:val="000000"/>
        </w:rPr>
        <w:t xml:space="preserve">Graphen dienen als mathematische Modelle zur formalen Beschreibung netzartiger Strukturen. Solche Systeme zeichnen sich typischerweise durch </w:t>
      </w:r>
      <w:r>
        <w:rPr>
          <w:color w:val="000000"/>
        </w:rPr>
        <w:t xml:space="preserve">eine </w:t>
      </w:r>
      <w:r w:rsidRPr="003659F9">
        <w:rPr>
          <w:color w:val="000000"/>
        </w:rPr>
        <w:t>Zusammensetzung von zwei strukturell unterschiedlichen Objektklassen</w:t>
      </w:r>
      <w:ins w:id="135" w:author="Lia Greiberg" w:date="2025-08-11T15:19:00Z" w16du:dateUtc="2025-08-11T13:19:00Z">
        <w:r w:rsidR="00A91E7A">
          <w:rPr>
            <w:color w:val="000000"/>
          </w:rPr>
          <w:t xml:space="preserve"> aus</w:t>
        </w:r>
      </w:ins>
      <w:r w:rsidRPr="003659F9">
        <w:rPr>
          <w:color w:val="000000"/>
        </w:rPr>
        <w:t>. In der Terminologie der Graphentheorie werden diese beiden Elemente</w:t>
      </w:r>
      <w:del w:id="136" w:author="Lia Greiberg" w:date="2025-08-11T15:19:00Z" w16du:dateUtc="2025-08-11T13:19:00Z">
        <w:r w:rsidRPr="003659F9" w:rsidDel="00A91E7A">
          <w:rPr>
            <w:color w:val="000000"/>
          </w:rPr>
          <w:delText>n</w:delText>
        </w:r>
      </w:del>
      <w:r w:rsidRPr="003659F9">
        <w:rPr>
          <w:color w:val="000000"/>
        </w:rPr>
        <w:t xml:space="preserve"> als Knoten (Objekte) und Kanten (Verbindungen bzw. Beziehungen) bezeichnet </w:t>
      </w:r>
      <w:r w:rsidRPr="003659F9">
        <w:rPr>
          <w:color w:val="000000"/>
        </w:rPr>
        <w:fldChar w:fldCharType="begin"/>
      </w:r>
      <w:r>
        <w:rPr>
          <w:color w:val="000000"/>
        </w:rPr>
        <w:instrText xml:space="preserve"> ADDIN ZOTERO_ITEM CSL_CITATION {"citationID":"LBTdKSuw","properties":{"formattedCitation":"(Tittmann 2019)","plainCitation":"(Tittmann 2019)","dontUpdate":true,"noteIndex":0},"citationItems":[{"id":122,"uris":["http://zotero.org/users/10358077/items/KW9U3YZK"],"itemData":{"id":122,"type":"chapter","container-title":"Graphentheorie","ISBN":"978-3-446-46052-2","note":"DOI: 10.3139/9783446465039.001","page":"11-28","publisher":"Carl Hanser Verlag GmbH &amp; Co. KG","source":"www-hanser-elibrary-com.wwwdb.dbod.de (Atypon)","title":"Graphen","URL":"https://www-hanser-elibrary-com.wwwdb.dbod.de/doi/10.3139/9783446465039.001","author":[{"family":"Tittmann","given":"Peter"}],"accessed":{"date-parts":[["2025",7,1]]},"issued":{"date-parts":[["2019",3,11]]}}}],"schema":"https://github.com/citation-style-language/schema/raw/master/csl-citation.json"} </w:instrText>
      </w:r>
      <w:r w:rsidRPr="003659F9">
        <w:rPr>
          <w:color w:val="000000"/>
        </w:rPr>
        <w:fldChar w:fldCharType="separate"/>
      </w:r>
      <w:r w:rsidRPr="003659F9">
        <w:rPr>
          <w:noProof/>
          <w:color w:val="000000"/>
        </w:rPr>
        <w:t>(vgl. Tittmann 2019: 11)</w:t>
      </w:r>
      <w:r w:rsidRPr="003659F9">
        <w:rPr>
          <w:color w:val="000000"/>
        </w:rPr>
        <w:fldChar w:fldCharType="end"/>
      </w:r>
      <w:r w:rsidRPr="003659F9">
        <w:rPr>
          <w:color w:val="000000"/>
        </w:rPr>
        <w:t xml:space="preserve">, </w:t>
      </w:r>
      <w:r w:rsidRPr="003659F9">
        <w:t xml:space="preserve">wobei die Knoten Entitäten eines bestimmten Bereichs </w:t>
      </w:r>
      <w:ins w:id="137" w:author="Lia Greiberg" w:date="2025-08-19T13:34:00Z" w16du:dateUtc="2025-08-19T11:34:00Z">
        <w:r w:rsidR="00611D33" w:rsidRPr="003659F9">
          <w:t>repräsentieren</w:t>
        </w:r>
        <w:r w:rsidR="00611D33">
          <w:t xml:space="preserve">, </w:t>
        </w:r>
      </w:ins>
      <w:del w:id="138" w:author="Lia Greiberg" w:date="2025-08-19T13:34:00Z" w16du:dateUtc="2025-08-19T11:34:00Z">
        <w:r w:rsidRPr="00611D33" w:rsidDel="00611D33">
          <w:delText xml:space="preserve">wie </w:delText>
        </w:r>
      </w:del>
      <w:r w:rsidRPr="00611D33">
        <w:t>bspw.</w:t>
      </w:r>
      <w:r w:rsidRPr="003659F9">
        <w:t xml:space="preserve"> eine Person oder ein Produkt</w:t>
      </w:r>
      <w:del w:id="139" w:author="Lia Greiberg" w:date="2025-08-19T13:35:00Z" w16du:dateUtc="2025-08-19T11:35:00Z">
        <w:r w:rsidRPr="003659F9" w:rsidDel="00611D33">
          <w:delText xml:space="preserve"> repräsentieren</w:delText>
        </w:r>
      </w:del>
      <w:r w:rsidRPr="003659F9">
        <w:t xml:space="preserve">. Die Kanten verknüpfen diese Entitäten miteinander und geben die Art der Verbindung zwischen ihnen an </w:t>
      </w:r>
      <w:r w:rsidRPr="003659F9">
        <w:rPr>
          <w:highlight w:val="cyan"/>
        </w:rPr>
        <w:t xml:space="preserve">(vgl. </w:t>
      </w:r>
      <w:proofErr w:type="spellStart"/>
      <w:r w:rsidRPr="003659F9">
        <w:rPr>
          <w:highlight w:val="cyan"/>
        </w:rPr>
        <w:t>Barrasa</w:t>
      </w:r>
      <w:proofErr w:type="spellEnd"/>
      <w:r w:rsidRPr="003659F9">
        <w:rPr>
          <w:highlight w:val="cyan"/>
        </w:rPr>
        <w:t>/</w:t>
      </w:r>
      <w:del w:id="140" w:author="Lia Greiberg" w:date="2025-08-17T14:27:00Z" w16du:dateUtc="2025-08-17T12:27:00Z">
        <w:r w:rsidRPr="003659F9" w:rsidDel="00321407">
          <w:rPr>
            <w:highlight w:val="cyan"/>
          </w:rPr>
          <w:delText xml:space="preserve"> </w:delText>
        </w:r>
      </w:del>
      <w:r w:rsidRPr="003659F9">
        <w:rPr>
          <w:highlight w:val="cyan"/>
        </w:rPr>
        <w:t xml:space="preserve">Webber 2023: </w:t>
      </w:r>
      <w:hyperlink r:id="rId13" w:anchor="idm45681067535008" w:history="1">
        <w:proofErr w:type="spellStart"/>
        <w:r w:rsidRPr="003659F9">
          <w:rPr>
            <w:rStyle w:val="Hyperlink"/>
            <w:highlight w:val="cyan"/>
          </w:rPr>
          <w:t>Introducing</w:t>
        </w:r>
        <w:proofErr w:type="spellEnd"/>
        <w:r w:rsidRPr="003659F9">
          <w:rPr>
            <w:rStyle w:val="Hyperlink"/>
            <w:highlight w:val="cyan"/>
          </w:rPr>
          <w:t xml:space="preserve"> </w:t>
        </w:r>
        <w:proofErr w:type="spellStart"/>
        <w:r w:rsidRPr="003659F9">
          <w:rPr>
            <w:rStyle w:val="Hyperlink"/>
            <w:highlight w:val="cyan"/>
          </w:rPr>
          <w:t>Knowlege</w:t>
        </w:r>
        <w:proofErr w:type="spellEnd"/>
        <w:r w:rsidRPr="003659F9">
          <w:rPr>
            <w:rStyle w:val="Hyperlink"/>
            <w:highlight w:val="cyan"/>
          </w:rPr>
          <w:t xml:space="preserve"> Graphs</w:t>
        </w:r>
      </w:hyperlink>
      <w:r w:rsidRPr="003659F9">
        <w:rPr>
          <w:highlight w:val="cyan"/>
        </w:rPr>
        <w:t>)</w:t>
      </w:r>
      <w:r w:rsidRPr="003659F9">
        <w:t xml:space="preserve">. </w:t>
      </w:r>
      <w:r w:rsidR="00EC2733">
        <w:t xml:space="preserve">Ziel ist der Aufbau einer Wissensbasis, die in weiteren Anwendungen genutzt werden kann </w:t>
      </w:r>
      <w:r w:rsidR="00EC2733">
        <w:fldChar w:fldCharType="begin"/>
      </w:r>
      <w:r w:rsidR="00BE3016">
        <w:instrText xml:space="preserve"> ADDIN ZOTERO_ITEM CSL_CITATION {"citationID":"hpJWMaKq","properties":{"formattedCitation":"(Lanquillon/Schacht 2023, S. 186\\uc0\\u8211{}187)","plainCitation":"(Lanquillon/Schacht 2023, S. 186–187)","dontUpdate":true,"noteIndex":0},"citationItems":[{"id":161,"uris":["http://zotero.org/users/10358077/items/MYPCBC75"],"itemData":{"id":161,"type":"book","event-place":"Wiesbaden","ISBN":"978-3-658-41688-1","language":"de","license":"https://www.springernature.com/gp/researchers/text-and-data-mining","note":"DOI: 10.1007/978-3-658-41689-8","publisher":"Springer Fachmedien","publisher-place":"Wiesbaden","source":"DOI.org (Crossref)","title":"Knowledge Science – Grundlagen: Methoden der Künstlichen Intelligenz für die Wissensextraktion aus Texten","title-short":"Knowledge Science – Grundlagen","URL":"https://link.springer.com/10.1007/978-3-658-41689-8","author":[{"family":"Lanquillon","given":"Carsten"},{"family":"Schacht","given":"Sigurd"}],"accessed":{"date-parts":[["2025",7,1]]},"issued":{"date-parts":[["2023"]]}},"locator":"186-187"}],"schema":"https://github.com/citation-style-language/schema/raw/master/csl-citation.json"} </w:instrText>
      </w:r>
      <w:r w:rsidR="00EC2733">
        <w:fldChar w:fldCharType="separate"/>
      </w:r>
      <w:r w:rsidR="00EC2733" w:rsidRPr="002F03D6">
        <w:t>(</w:t>
      </w:r>
      <w:r w:rsidR="00EC2733">
        <w:t xml:space="preserve">vgl. </w:t>
      </w:r>
      <w:r w:rsidR="00EC2733" w:rsidRPr="002F03D6">
        <w:t>Lanquillon/</w:t>
      </w:r>
      <w:del w:id="141" w:author="Lia Greiberg" w:date="2025-08-11T15:20:00Z" w16du:dateUtc="2025-08-11T13:20:00Z">
        <w:r w:rsidR="00EC2733" w:rsidDel="00A91E7A">
          <w:delText xml:space="preserve"> </w:delText>
        </w:r>
      </w:del>
      <w:r w:rsidR="00EC2733" w:rsidRPr="002F03D6">
        <w:t>Schacht 2023</w:t>
      </w:r>
      <w:r w:rsidR="00EC2733">
        <w:t>: 190</w:t>
      </w:r>
      <w:r w:rsidR="00EC2733" w:rsidRPr="002F03D6">
        <w:t>)</w:t>
      </w:r>
      <w:r w:rsidR="00EC2733">
        <w:fldChar w:fldCharType="end"/>
      </w:r>
      <w:r w:rsidR="00EC2733">
        <w:t>.</w:t>
      </w:r>
    </w:p>
    <w:p w14:paraId="58475C2B" w14:textId="6B62ADB6" w:rsidR="003E100D" w:rsidRPr="0081288C" w:rsidRDefault="003E100D" w:rsidP="00353700">
      <w:pPr>
        <w:pStyle w:val="StandardWeb"/>
        <w:spacing w:line="360" w:lineRule="auto"/>
        <w:ind w:firstLine="426"/>
        <w:jc w:val="both"/>
        <w:rPr>
          <w:color w:val="000000"/>
        </w:rPr>
      </w:pPr>
      <w:r w:rsidRPr="00035BDF">
        <w:t xml:space="preserve">In der Graphentheorie </w:t>
      </w:r>
      <w:r w:rsidRPr="00414D2F">
        <w:t>(Euler 1736)</w:t>
      </w:r>
      <w:r w:rsidRPr="00E93F54">
        <w:t xml:space="preserve"> </w:t>
      </w:r>
      <w:r w:rsidRPr="00035BDF">
        <w:t>werden zunächst die rein topologischen</w:t>
      </w:r>
      <w:r w:rsidRPr="007068C2">
        <w:t xml:space="preserve"> Eigenschaften der Netzstruktur untersucht. Ein Graph </w:t>
      </w:r>
      <w:r w:rsidRPr="00F002AF">
        <w:t>G = (V, E)</w:t>
      </w:r>
      <w:r>
        <w:t xml:space="preserve"> </w:t>
      </w:r>
      <w:r w:rsidRPr="007068C2">
        <w:t xml:space="preserve">wird formal durch </w:t>
      </w:r>
      <w:r>
        <w:t>die</w:t>
      </w:r>
      <w:r w:rsidRPr="007068C2">
        <w:t xml:space="preserve"> </w:t>
      </w:r>
      <w:r>
        <w:t>Knotenmenge (V)</w:t>
      </w:r>
      <w:r w:rsidRPr="007068C2">
        <w:t xml:space="preserve"> </w:t>
      </w:r>
      <w:r>
        <w:t xml:space="preserve">und </w:t>
      </w:r>
      <w:ins w:id="142" w:author="Lia Greiberg" w:date="2025-08-26T15:11:00Z" w16du:dateUtc="2025-08-26T13:11:00Z">
        <w:r w:rsidR="007F13E6">
          <w:t xml:space="preserve">die </w:t>
        </w:r>
      </w:ins>
      <w:r>
        <w:t>Kantenmenge (E) definiert.</w:t>
      </w:r>
      <w:r w:rsidRPr="00F002AF">
        <w:rPr>
          <w:color w:val="000000"/>
        </w:rPr>
        <w:t xml:space="preserve"> </w:t>
      </w:r>
      <w:r>
        <w:rPr>
          <w:color w:val="000000"/>
        </w:rPr>
        <w:t>Z</w:t>
      </w:r>
      <w:r w:rsidRPr="00F002AF">
        <w:rPr>
          <w:color w:val="000000"/>
        </w:rPr>
        <w:t>wei Knoten</w:t>
      </w:r>
      <w:r>
        <w:rPr>
          <w:rStyle w:val="apple-converted-space"/>
          <w:color w:val="000000"/>
        </w:rPr>
        <w:t xml:space="preserve"> </w:t>
      </w:r>
      <w:r w:rsidRPr="00F002AF">
        <w:rPr>
          <w:rStyle w:val="katex-mathml"/>
          <w:color w:val="000000"/>
        </w:rPr>
        <w:t>u,</w:t>
      </w:r>
      <w:r>
        <w:rPr>
          <w:rStyle w:val="katex-mathml"/>
          <w:color w:val="000000"/>
        </w:rPr>
        <w:t xml:space="preserve"> </w:t>
      </w:r>
      <w:r w:rsidRPr="00F002AF">
        <w:rPr>
          <w:rStyle w:val="katex-mathml"/>
          <w:color w:val="000000"/>
        </w:rPr>
        <w:t>v</w:t>
      </w:r>
      <w:r>
        <w:rPr>
          <w:rStyle w:val="katex-mathml"/>
          <w:color w:val="000000"/>
        </w:rPr>
        <w:t xml:space="preserve"> </w:t>
      </w:r>
      <w:r w:rsidRPr="00F002AF">
        <w:rPr>
          <w:rStyle w:val="katex-mathml"/>
          <w:rFonts w:ascii="Cambria Math" w:hAnsi="Cambria Math" w:cs="Cambria Math"/>
          <w:color w:val="000000"/>
        </w:rPr>
        <w:t>∈</w:t>
      </w:r>
      <w:r>
        <w:rPr>
          <w:rStyle w:val="katex-mathml"/>
          <w:rFonts w:ascii="Cambria Math" w:hAnsi="Cambria Math" w:cs="Cambria Math"/>
          <w:color w:val="000000"/>
        </w:rPr>
        <w:t xml:space="preserve"> </w:t>
      </w:r>
      <w:r w:rsidRPr="00F002AF">
        <w:rPr>
          <w:rStyle w:val="katex-mathml"/>
          <w:color w:val="000000"/>
        </w:rPr>
        <w:t>V</w:t>
      </w:r>
      <w:r>
        <w:rPr>
          <w:color w:val="000000"/>
        </w:rPr>
        <w:t xml:space="preserve"> gelten als benachbart oder als </w:t>
      </w:r>
      <w:commentRangeStart w:id="143"/>
      <w:r>
        <w:rPr>
          <w:color w:val="000000"/>
        </w:rPr>
        <w:t>Nachbarn</w:t>
      </w:r>
      <w:commentRangeEnd w:id="143"/>
      <w:r w:rsidR="00A91E7A">
        <w:rPr>
          <w:rStyle w:val="Kommentarzeichen"/>
        </w:rPr>
        <w:commentReference w:id="143"/>
      </w:r>
      <w:r>
        <w:rPr>
          <w:color w:val="000000"/>
        </w:rPr>
        <w:t>, wenn es eine Kante {u, v}</w:t>
      </w:r>
      <w:r w:rsidRPr="00F002AF">
        <w:rPr>
          <w:color w:val="000000"/>
        </w:rPr>
        <w:t xml:space="preserve"> </w:t>
      </w:r>
      <w:r w:rsidRPr="00F002AF">
        <w:rPr>
          <w:rStyle w:val="katex-mathml"/>
          <w:rFonts w:ascii="Cambria Math" w:hAnsi="Cambria Math" w:cs="Cambria Math"/>
          <w:color w:val="000000"/>
        </w:rPr>
        <w:t>∈</w:t>
      </w:r>
      <w:r>
        <w:rPr>
          <w:rStyle w:val="katex-mathml"/>
          <w:rFonts w:ascii="Cambria Math" w:hAnsi="Cambria Math" w:cs="Cambria Math"/>
          <w:color w:val="000000"/>
        </w:rPr>
        <w:t xml:space="preserve"> </w:t>
      </w:r>
      <w:r w:rsidRPr="00123410">
        <w:rPr>
          <w:rStyle w:val="katex-mathml"/>
          <w:color w:val="000000"/>
        </w:rPr>
        <w:t>E gibt</w:t>
      </w:r>
      <w:r>
        <w:rPr>
          <w:rStyle w:val="katex-mathml"/>
          <w:color w:val="000000"/>
        </w:rPr>
        <w:t>, die sie miteinander verbindet</w:t>
      </w:r>
      <w:r w:rsidRPr="00123410">
        <w:rPr>
          <w:rStyle w:val="katex-mathml"/>
          <w:color w:val="000000"/>
        </w:rPr>
        <w:t>.</w:t>
      </w:r>
      <w:r>
        <w:rPr>
          <w:rStyle w:val="katex-mathml"/>
          <w:rFonts w:ascii="Cambria Math" w:hAnsi="Cambria Math" w:cs="Cambria Math"/>
          <w:color w:val="000000"/>
        </w:rPr>
        <w:t xml:space="preserve"> </w:t>
      </w:r>
      <w:del w:id="144" w:author="Lia Greiberg" w:date="2025-08-11T15:22:00Z" w16du:dateUtc="2025-08-11T13:22:00Z">
        <w:r w:rsidRPr="00123410" w:rsidDel="00A91E7A">
          <w:rPr>
            <w:rStyle w:val="katex-mathml"/>
            <w:color w:val="000000"/>
          </w:rPr>
          <w:delText xml:space="preserve">Man </w:delText>
        </w:r>
      </w:del>
      <w:ins w:id="145" w:author="Lia Greiberg" w:date="2025-08-11T15:22:00Z" w16du:dateUtc="2025-08-11T13:22:00Z">
        <w:r w:rsidR="00A91E7A">
          <w:rPr>
            <w:rStyle w:val="katex-mathml"/>
            <w:color w:val="000000"/>
          </w:rPr>
          <w:t>Es wird</w:t>
        </w:r>
        <w:r w:rsidR="00A91E7A" w:rsidRPr="00123410">
          <w:rPr>
            <w:rStyle w:val="katex-mathml"/>
            <w:color w:val="000000"/>
          </w:rPr>
          <w:t xml:space="preserve"> </w:t>
        </w:r>
      </w:ins>
      <w:del w:id="146" w:author="Lia Greiberg" w:date="2025-08-11T15:22:00Z" w16du:dateUtc="2025-08-11T13:22:00Z">
        <w:r w:rsidRPr="00123410" w:rsidDel="00A91E7A">
          <w:rPr>
            <w:rStyle w:val="katex-mathml"/>
            <w:color w:val="000000"/>
          </w:rPr>
          <w:delText xml:space="preserve">unterscheidet </w:delText>
        </w:r>
      </w:del>
      <w:r w:rsidRPr="00123410">
        <w:rPr>
          <w:rStyle w:val="katex-mathml"/>
          <w:color w:val="000000"/>
        </w:rPr>
        <w:t xml:space="preserve">grundsätzlich zwischen </w:t>
      </w:r>
      <w:r w:rsidRPr="00607915">
        <w:rPr>
          <w:rStyle w:val="katex-mathml"/>
          <w:i/>
          <w:iCs/>
          <w:color w:val="000000"/>
        </w:rPr>
        <w:t>gerichteten</w:t>
      </w:r>
      <w:r w:rsidRPr="00123410">
        <w:rPr>
          <w:rStyle w:val="katex-mathml"/>
          <w:color w:val="000000"/>
        </w:rPr>
        <w:t xml:space="preserve"> </w:t>
      </w:r>
      <w:r>
        <w:rPr>
          <w:rStyle w:val="katex-mathml"/>
          <w:color w:val="000000"/>
        </w:rPr>
        <w:t xml:space="preserve">(Kanten haben eine Richtung </w:t>
      </w:r>
      <w:del w:id="147" w:author="Lia Greiberg" w:date="2025-08-11T15:22:00Z" w16du:dateUtc="2025-08-11T13:22:00Z">
        <w:r w:rsidDel="00A91E7A">
          <w:rPr>
            <w:rStyle w:val="katex-mathml"/>
            <w:color w:val="000000"/>
          </w:rPr>
          <w:delText xml:space="preserve">haben </w:delText>
        </w:r>
      </w:del>
      <w:r w:rsidRPr="00607915">
        <w:rPr>
          <w:rStyle w:val="katex-mathml"/>
          <w:color w:val="000000"/>
        </w:rPr>
        <w:t>(u, v) ≠ (v, u)</w:t>
      </w:r>
      <w:r>
        <w:rPr>
          <w:rStyle w:val="katex-mathml"/>
          <w:color w:val="000000"/>
        </w:rPr>
        <w:t xml:space="preserve">) </w:t>
      </w:r>
      <w:r w:rsidRPr="00123410">
        <w:rPr>
          <w:rStyle w:val="katex-mathml"/>
          <w:color w:val="000000"/>
        </w:rPr>
        <w:t xml:space="preserve">und </w:t>
      </w:r>
      <w:r w:rsidRPr="00607915">
        <w:rPr>
          <w:rStyle w:val="katex-mathml"/>
          <w:i/>
          <w:iCs/>
          <w:color w:val="000000"/>
        </w:rPr>
        <w:t>ungerichteten</w:t>
      </w:r>
      <w:r w:rsidRPr="00123410">
        <w:rPr>
          <w:rStyle w:val="katex-mathml"/>
          <w:color w:val="000000"/>
        </w:rPr>
        <w:t xml:space="preserve"> </w:t>
      </w:r>
      <w:r>
        <w:rPr>
          <w:rStyle w:val="katex-mathml"/>
          <w:color w:val="000000"/>
        </w:rPr>
        <w:t xml:space="preserve">(Kanten haben keine Richtung </w:t>
      </w:r>
      <w:r w:rsidRPr="00607915">
        <w:rPr>
          <w:rStyle w:val="katex-mathml"/>
          <w:color w:val="000000"/>
        </w:rPr>
        <w:t xml:space="preserve">(u, v) </w:t>
      </w:r>
      <w:r w:rsidRPr="00607915">
        <w:rPr>
          <w:rStyle w:val="katex-mathml"/>
          <w:rFonts w:ascii="Cambria Math" w:hAnsi="Cambria Math" w:cs="Cambria Math"/>
          <w:color w:val="000000"/>
        </w:rPr>
        <w:t>∈</w:t>
      </w:r>
      <w:r>
        <w:rPr>
          <w:rStyle w:val="katex-mathml"/>
          <w:rFonts w:ascii="Cambria Math" w:hAnsi="Cambria Math" w:cs="Cambria Math"/>
          <w:color w:val="000000"/>
        </w:rPr>
        <w:t xml:space="preserve"> </w:t>
      </w:r>
      <w:r w:rsidRPr="00607915">
        <w:rPr>
          <w:rStyle w:val="katex-mathml"/>
          <w:color w:val="000000"/>
        </w:rPr>
        <w:t xml:space="preserve">E </w:t>
      </w:r>
      <w:r w:rsidRPr="00607915">
        <w:rPr>
          <w:rStyle w:val="katex-mathml"/>
          <w:rFonts w:ascii="Cambria Math" w:hAnsi="Cambria Math" w:cs="Cambria Math"/>
          <w:color w:val="000000"/>
        </w:rPr>
        <w:t>⇔</w:t>
      </w:r>
      <w:r>
        <w:rPr>
          <w:rStyle w:val="katex-mathml"/>
          <w:rFonts w:ascii="Cambria Math" w:hAnsi="Cambria Math" w:cs="Cambria Math"/>
          <w:color w:val="000000"/>
        </w:rPr>
        <w:t xml:space="preserve"> </w:t>
      </w:r>
      <w:r w:rsidRPr="00607915">
        <w:rPr>
          <w:rStyle w:val="katex-mathml"/>
          <w:color w:val="000000"/>
        </w:rPr>
        <w:t xml:space="preserve">(v, u) </w:t>
      </w:r>
      <w:r w:rsidRPr="00607915">
        <w:rPr>
          <w:rStyle w:val="katex-mathml"/>
          <w:rFonts w:ascii="Cambria Math" w:hAnsi="Cambria Math" w:cs="Cambria Math"/>
          <w:color w:val="000000"/>
        </w:rPr>
        <w:t>∈</w:t>
      </w:r>
      <w:r>
        <w:rPr>
          <w:rStyle w:val="katex-mathml"/>
          <w:rFonts w:ascii="Cambria Math" w:hAnsi="Cambria Math" w:cs="Cambria Math"/>
          <w:color w:val="000000"/>
        </w:rPr>
        <w:t xml:space="preserve"> </w:t>
      </w:r>
      <w:r w:rsidRPr="00607915">
        <w:rPr>
          <w:rStyle w:val="katex-mathml"/>
          <w:color w:val="000000"/>
        </w:rPr>
        <w:t>E</w:t>
      </w:r>
      <w:r>
        <w:rPr>
          <w:rStyle w:val="katex-mathml"/>
          <w:color w:val="000000"/>
        </w:rPr>
        <w:t xml:space="preserve">) </w:t>
      </w:r>
      <w:r w:rsidRPr="00123410">
        <w:rPr>
          <w:rStyle w:val="katex-mathml"/>
          <w:color w:val="000000"/>
        </w:rPr>
        <w:t>Graphen</w:t>
      </w:r>
      <w:ins w:id="148" w:author="Lia Greiberg" w:date="2025-08-11T15:23:00Z" w16du:dateUtc="2025-08-11T13:23:00Z">
        <w:r w:rsidR="00A91E7A">
          <w:rPr>
            <w:rStyle w:val="katex-mathml"/>
            <w:color w:val="000000"/>
          </w:rPr>
          <w:t xml:space="preserve"> </w:t>
        </w:r>
        <w:r w:rsidR="00A91E7A" w:rsidRPr="00123410">
          <w:rPr>
            <w:rStyle w:val="katex-mathml"/>
            <w:color w:val="000000"/>
          </w:rPr>
          <w:t>untersch</w:t>
        </w:r>
        <w:r w:rsidR="00A91E7A">
          <w:rPr>
            <w:rStyle w:val="katex-mathml"/>
            <w:color w:val="000000"/>
          </w:rPr>
          <w:t>ieden</w:t>
        </w:r>
      </w:ins>
      <w:r>
        <w:rPr>
          <w:color w:val="000000"/>
        </w:rPr>
        <w:t xml:space="preserve"> </w:t>
      </w:r>
      <w:r>
        <w:fldChar w:fldCharType="begin"/>
      </w:r>
      <w:r>
        <w:instrText xml:space="preserve"> ADDIN ZOTERO_ITEM CSL_CITATION {"citationID":"MIcctvyE","properties":{"formattedCitation":"(Tittmann 2019, S. 11; D\\uc0\\u246{}rpinghaus 2022)","plainCitation":"(Tittmann 2019, S. 11; Dörpinghaus 2022)","dontUpdate":true,"noteIndex":0},"citationItems":[{"id":122,"uris":["http://zotero.org/users/10358077/items/KW9U3YZK"],"itemData":{"id":122,"type":"chapter","container-title":"Graphentheorie","ISBN":"978-3-446-46052-2","note":"DOI: 10.3139/9783446465039.001","page":"11-28","publisher":"Carl Hanser Verlag GmbH &amp; Co. KG","source":"www-hanser-elibrary-com.wwwdb.dbod.de (Atypon)","title":"Graphen","URL":"https://www-hanser-elibrary-com.wwwdb.dbod.de/doi/10.3139/9783446465039.001","author":[{"family":"Tittmann","given":"Peter"}],"accessed":{"date-parts":[["2025",7,1]]},"issued":{"date-parts":[["2019",3,11]]}},"locator":"11"},{"id":16,"uris":["http://zotero.org/users/10358077/items/SF6JYU8Z"],"itemData":{"id":16,"type":"article-journal","abstract":"Knowledge graphs and network approaches are an increasingly vibrant research topic in quite different disciplines. This article acknowledges their parallel development in applied and mathematical fields, and the various current approaches between computer science, mathematics, data science, and the humanities and social sciences. This gives rise to key interdisciplinary perspectives: first, network approaches in the humanities and social sciences need to be broader, as knowledge networks are already implicit in the use of Linked Data. Second, the methodological breadth of knowledge graphs, in which, for example, social networks can be conceived as knowledge graphs, results in new tools and new methods of analysis. In this respect, this paper is intended as a plea for interdisciplinary exchange and in-depth discussion of methods, algorithms, and Linked Data approaches.","DOI":"10.17175/2022_011","language":"de","license":"Creative Commons Attribution Share Alike 4.0 International","note":"medium: HTML,XML,PDF\npublisher: Zeitschrift für digitale Geisteswissenschaften – ZfdG\nversion: 1.0","source":"DOI.org (Datacite)","title":"Wissensgraphen: Interdisziplinäre Perspektiven für Linked Data in den Geistes- und Sozialwissenschaften","title-short":"Wissensgraphen","URL":"https://zfdg.de/2022_011","author":[{"family":"Dörpinghaus","given":"Jens"}],"accessed":{"date-parts":[["2025",4,28]]},"issued":{"date-parts":[["2022"]]}}}],"schema":"https://github.com/citation-style-language/schema/raw/master/csl-citation.json"} </w:instrText>
      </w:r>
      <w:r>
        <w:fldChar w:fldCharType="separate"/>
      </w:r>
      <w:r w:rsidRPr="00123410">
        <w:t>(</w:t>
      </w:r>
      <w:r>
        <w:t xml:space="preserve">vgl. </w:t>
      </w:r>
      <w:r w:rsidRPr="00123410">
        <w:t>Tittmann 2019</w:t>
      </w:r>
      <w:r>
        <w:t>:</w:t>
      </w:r>
      <w:r w:rsidRPr="00123410">
        <w:t xml:space="preserve"> 11;</w:t>
      </w:r>
      <w:r>
        <w:t xml:space="preserve"> vgl.</w:t>
      </w:r>
      <w:r w:rsidRPr="00123410">
        <w:t xml:space="preserve"> Dörpinghaus 2022)</w:t>
      </w:r>
      <w:r>
        <w:fldChar w:fldCharType="end"/>
      </w:r>
      <w:r>
        <w:t xml:space="preserve">. </w:t>
      </w:r>
      <w:r w:rsidR="0081288C">
        <w:t>Gerichtet</w:t>
      </w:r>
      <w:ins w:id="149" w:author="Lia Greiberg" w:date="2025-08-11T15:23:00Z" w16du:dateUtc="2025-08-11T13:23:00Z">
        <w:r w:rsidR="00A91E7A">
          <w:t>e</w:t>
        </w:r>
      </w:ins>
      <w:r w:rsidR="0081288C">
        <w:t xml:space="preserve"> Kanten sorgen für</w:t>
      </w:r>
      <w:ins w:id="150" w:author="Lia Greiberg" w:date="2025-08-11T15:23:00Z" w16du:dateUtc="2025-08-11T13:23:00Z">
        <w:r w:rsidR="00645D9C">
          <w:t xml:space="preserve"> eine</w:t>
        </w:r>
      </w:ins>
      <w:r w:rsidR="0081288C">
        <w:t xml:space="preserve"> eindeutige Interpretation </w:t>
      </w:r>
      <w:r w:rsidR="0081288C">
        <w:fldChar w:fldCharType="begin"/>
      </w:r>
      <w:r w:rsidR="00460E70">
        <w:instrText xml:space="preserve"> ADDIN ZOTERO_ITEM CSL_CITATION {"citationID":"jdRzJYwK","properties":{"formattedCitation":"(Lanquillon/Schacht 2023, S. 186\\uc0\\u8211{}187)","plainCitation":"(Lanquillon/Schacht 2023, S. 186–187)","dontUpdate":true,"noteIndex":0},"citationItems":[{"id":161,"uris":["http://zotero.org/users/10358077/items/MYPCBC75"],"itemData":{"id":161,"type":"book","event-place":"Wiesbaden","ISBN":"978-3-658-41688-1","language":"de","license":"https://www.springernature.com/gp/researchers/text-and-data-mining","note":"DOI: 10.1007/978-3-658-41689-8","publisher":"Springer Fachmedien","publisher-place":"Wiesbaden","source":"DOI.org (Crossref)","title":"Knowledge Science – Grundlagen: Methoden der Künstlichen Intelligenz für die Wissensextraktion aus Texten","title-short":"Knowledge Science – Grundlagen","URL":"https://link.springer.com/10.1007/978-3-658-41689-8","author":[{"family":"Lanquillon","given":"Carsten"},{"family":"Schacht","given":"Sigurd"}],"accessed":{"date-parts":[["2025",7,1]]},"issued":{"date-parts":[["2023"]]}},"locator":"186-187"}],"schema":"https://github.com/citation-style-language/schema/raw/master/csl-citation.json"} </w:instrText>
      </w:r>
      <w:r w:rsidR="0081288C">
        <w:fldChar w:fldCharType="separate"/>
      </w:r>
      <w:r w:rsidR="0081288C" w:rsidRPr="002F03D6">
        <w:t>(</w:t>
      </w:r>
      <w:r w:rsidR="0081288C">
        <w:t xml:space="preserve">vgl. </w:t>
      </w:r>
      <w:r w:rsidR="0081288C" w:rsidRPr="002F03D6">
        <w:t>Lanquillon/</w:t>
      </w:r>
      <w:del w:id="151" w:author="Lia Greiberg" w:date="2025-08-26T15:12:00Z" w16du:dateUtc="2025-08-26T13:12:00Z">
        <w:r w:rsidR="0081288C" w:rsidDel="00E471DE">
          <w:delText xml:space="preserve"> </w:delText>
        </w:r>
      </w:del>
      <w:r w:rsidR="0081288C" w:rsidRPr="002F03D6">
        <w:t>Schacht 2023</w:t>
      </w:r>
      <w:r w:rsidR="0081288C">
        <w:t>: 192</w:t>
      </w:r>
      <w:r w:rsidR="0081288C" w:rsidRPr="002F03D6">
        <w:t>)</w:t>
      </w:r>
      <w:r w:rsidR="0081288C">
        <w:fldChar w:fldCharType="end"/>
      </w:r>
      <w:r w:rsidR="0081288C">
        <w:t>.</w:t>
      </w:r>
    </w:p>
    <w:p w14:paraId="44A7CC97" w14:textId="732FE51B" w:rsidR="003E100D" w:rsidRDefault="00BE3016" w:rsidP="00353700">
      <w:pPr>
        <w:spacing w:after="240" w:line="360" w:lineRule="auto"/>
        <w:ind w:firstLine="426"/>
        <w:jc w:val="both"/>
        <w:rPr>
          <w:sz w:val="24"/>
          <w:szCs w:val="24"/>
        </w:rPr>
      </w:pPr>
      <w:r>
        <w:rPr>
          <w:sz w:val="24"/>
          <w:szCs w:val="24"/>
        </w:rPr>
        <w:t xml:space="preserve">Ein Wissensgraph dient dazu, Wissen inklusive seiner Beziehungen </w:t>
      </w:r>
      <w:r w:rsidRPr="00377E53">
        <w:rPr>
          <w:sz w:val="24"/>
          <w:szCs w:val="24"/>
        </w:rPr>
        <w:t>formalisiert</w:t>
      </w:r>
      <w:r>
        <w:rPr>
          <w:sz w:val="24"/>
          <w:szCs w:val="24"/>
        </w:rPr>
        <w:t xml:space="preserve"> und strukturiert abzulegen. </w:t>
      </w:r>
      <w:commentRangeStart w:id="152"/>
      <w:r>
        <w:rPr>
          <w:sz w:val="24"/>
          <w:szCs w:val="24"/>
        </w:rPr>
        <w:t>E</w:t>
      </w:r>
      <w:ins w:id="153" w:author="Lia Greiberg" w:date="2025-08-26T15:28:00Z" w16du:dateUtc="2025-08-26T13:28:00Z">
        <w:r w:rsidR="003A0739">
          <w:rPr>
            <w:sz w:val="24"/>
            <w:szCs w:val="24"/>
          </w:rPr>
          <w:t>r</w:t>
        </w:r>
      </w:ins>
      <w:del w:id="154" w:author="Lia Greiberg" w:date="2025-08-26T15:28:00Z" w16du:dateUtc="2025-08-26T13:28:00Z">
        <w:r w:rsidDel="003A0739">
          <w:rPr>
            <w:sz w:val="24"/>
            <w:szCs w:val="24"/>
          </w:rPr>
          <w:delText>s</w:delText>
        </w:r>
      </w:del>
      <w:r>
        <w:rPr>
          <w:sz w:val="24"/>
          <w:szCs w:val="24"/>
        </w:rPr>
        <w:t xml:space="preserve"> </w:t>
      </w:r>
      <w:commentRangeEnd w:id="152"/>
      <w:r w:rsidR="003A0739">
        <w:rPr>
          <w:rStyle w:val="Kommentarzeichen"/>
        </w:rPr>
        <w:commentReference w:id="152"/>
      </w:r>
      <w:r>
        <w:rPr>
          <w:sz w:val="24"/>
          <w:szCs w:val="24"/>
        </w:rPr>
        <w:t xml:space="preserve">basiert auf dem Modell von Tripeln: Subjekt – Prädikat – Objekt. Ziel ist nicht nur die Speicherung, sondern auch die automatisierte Datenbeschaffung, Abfrage und Weiterverwendung </w:t>
      </w:r>
      <w:r>
        <w:rPr>
          <w:sz w:val="24"/>
          <w:szCs w:val="24"/>
        </w:rPr>
        <w:fldChar w:fldCharType="begin"/>
      </w:r>
      <w:r w:rsidR="00CA2E97">
        <w:rPr>
          <w:sz w:val="24"/>
          <w:szCs w:val="24"/>
        </w:rPr>
        <w:instrText xml:space="preserve"> ADDIN ZOTERO_ITEM CSL_CITATION {"citationID":"1lkvZ1iL","properties":{"formattedCitation":"(Lanquillon/Schacht 2023)","plainCitation":"(Lanquillon/Schacht 2023)","dontUpdate":true,"noteIndex":0},"citationItems":[{"id":161,"uris":["http://zotero.org/users/10358077/items/MYPCBC75"],"itemData":{"id":161,"type":"book","event-place":"Wiesbaden","ISBN":"978-3-658-41688-1","language":"de","license":"https://www.springernature.com/gp/researchers/text-and-data-mining","note":"DOI: 10.1007/978-3-658-41689-8","publisher":"Springer Fachmedien","publisher-place":"Wiesbaden","source":"DOI.org (Crossref)","title":"Knowledge Science – Grundlagen: Methoden der Künstlichen Intelligenz für die Wissensextraktion aus Texten","title-short":"Knowledge Science – Grundlagen","URL":"https://link.springer.com/10.1007/978-3-658-41689-8","author":[{"family":"Lanquillon","given":"Carsten"},{"family":"Schacht","given":"Sigurd"}],"accessed":{"date-parts":[["2025",7,1]]},"issued":{"date-parts":[["2023"]]}}}],"schema":"https://github.com/citation-style-language/schema/raw/master/csl-citation.json"} </w:instrText>
      </w:r>
      <w:r>
        <w:rPr>
          <w:sz w:val="24"/>
          <w:szCs w:val="24"/>
        </w:rPr>
        <w:fldChar w:fldCharType="separate"/>
      </w:r>
      <w:r>
        <w:rPr>
          <w:noProof/>
          <w:sz w:val="24"/>
          <w:szCs w:val="24"/>
        </w:rPr>
        <w:t xml:space="preserve">(vgl. </w:t>
      </w:r>
      <w:r w:rsidR="00A90389">
        <w:rPr>
          <w:noProof/>
          <w:sz w:val="24"/>
          <w:szCs w:val="24"/>
        </w:rPr>
        <w:t>ebd.</w:t>
      </w:r>
      <w:del w:id="155" w:author="Lia Greiberg" w:date="2025-08-26T15:29:00Z" w16du:dateUtc="2025-08-26T13:29:00Z">
        <w:r w:rsidDel="003A0739">
          <w:rPr>
            <w:noProof/>
            <w:sz w:val="24"/>
            <w:szCs w:val="24"/>
          </w:rPr>
          <w:delText>: 192</w:delText>
        </w:r>
      </w:del>
      <w:r>
        <w:rPr>
          <w:noProof/>
          <w:sz w:val="24"/>
          <w:szCs w:val="24"/>
        </w:rPr>
        <w:t>)</w:t>
      </w:r>
      <w:r>
        <w:rPr>
          <w:sz w:val="24"/>
          <w:szCs w:val="24"/>
        </w:rPr>
        <w:fldChar w:fldCharType="end"/>
      </w:r>
      <w:r>
        <w:rPr>
          <w:sz w:val="24"/>
          <w:szCs w:val="24"/>
        </w:rPr>
        <w:t xml:space="preserve"> </w:t>
      </w:r>
      <w:r w:rsidR="003E100D">
        <w:rPr>
          <w:sz w:val="24"/>
          <w:szCs w:val="24"/>
        </w:rPr>
        <w:t>Da</w:t>
      </w:r>
      <w:r>
        <w:rPr>
          <w:sz w:val="24"/>
          <w:szCs w:val="24"/>
        </w:rPr>
        <w:t>durch</w:t>
      </w:r>
      <w:r w:rsidR="003E100D">
        <w:rPr>
          <w:sz w:val="24"/>
          <w:szCs w:val="24"/>
        </w:rPr>
        <w:t xml:space="preserve"> wird Wissen nicht isoliert, sondern über Verknüpfungen zugänglich gemacht </w:t>
      </w:r>
      <w:r w:rsidR="003E100D">
        <w:rPr>
          <w:sz w:val="24"/>
          <w:szCs w:val="24"/>
        </w:rPr>
        <w:fldChar w:fldCharType="begin"/>
      </w:r>
      <w:r w:rsidR="003E100D">
        <w:rPr>
          <w:sz w:val="24"/>
          <w:szCs w:val="24"/>
        </w:rPr>
        <w:instrText xml:space="preserve"> ADDIN ZOTERO_ITEM CSL_CITATION {"citationID":"ROoXX6Mp","properties":{"formattedCitation":"(Dengel 2012, S. 34)","plainCitation":"(Dengel 2012, S. 34)","dontUpdate":true,"noteIndex":0},"citationItems":[{"id":13,"uris":["http://zotero.org/users/10358077/items/93QID7FI"],"itemData":{"id":13,"type":"book","event-place":"Heidelberg","ISBN":"978-3-8274-2663-5","language":"de","license":"http://www.springer.com/tdm","note":"DOI: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34"}],"schema":"https://github.com/citation-style-language/schema/raw/master/csl-citation.json"} </w:instrText>
      </w:r>
      <w:r w:rsidR="003E100D">
        <w:rPr>
          <w:sz w:val="24"/>
          <w:szCs w:val="24"/>
        </w:rPr>
        <w:fldChar w:fldCharType="separate"/>
      </w:r>
      <w:r w:rsidR="003E100D">
        <w:rPr>
          <w:noProof/>
          <w:sz w:val="24"/>
          <w:szCs w:val="24"/>
        </w:rPr>
        <w:t>(vgl. Dengel 2012: 34)</w:t>
      </w:r>
      <w:r w:rsidR="003E100D">
        <w:rPr>
          <w:sz w:val="24"/>
          <w:szCs w:val="24"/>
        </w:rPr>
        <w:fldChar w:fldCharType="end"/>
      </w:r>
      <w:r w:rsidR="003E100D">
        <w:rPr>
          <w:sz w:val="24"/>
          <w:szCs w:val="24"/>
        </w:rPr>
        <w:t xml:space="preserve">. Der Satz </w:t>
      </w:r>
      <w:r w:rsidR="003E100D" w:rsidRPr="00D56724">
        <w:rPr>
          <w:i/>
          <w:iCs/>
          <w:sz w:val="24"/>
          <w:szCs w:val="24"/>
        </w:rPr>
        <w:t>Lena fährt Fahrrad</w:t>
      </w:r>
      <w:r w:rsidR="003E100D">
        <w:rPr>
          <w:i/>
          <w:iCs/>
          <w:sz w:val="24"/>
          <w:szCs w:val="24"/>
        </w:rPr>
        <w:t xml:space="preserve"> </w:t>
      </w:r>
      <w:r w:rsidR="003E100D">
        <w:rPr>
          <w:sz w:val="24"/>
          <w:szCs w:val="24"/>
        </w:rPr>
        <w:t xml:space="preserve">lässt sich durch ein einfaches </w:t>
      </w:r>
      <w:ins w:id="156" w:author="Lia Greiberg" w:date="2025-08-12T13:53:00Z" w16du:dateUtc="2025-08-12T11:53:00Z">
        <w:r w:rsidR="00345AAE">
          <w:rPr>
            <w:sz w:val="24"/>
            <w:szCs w:val="24"/>
          </w:rPr>
          <w:t>s</w:t>
        </w:r>
      </w:ins>
      <w:del w:id="157" w:author="Lia Greiberg" w:date="2025-08-12T13:53:00Z" w16du:dateUtc="2025-08-12T11:53:00Z">
        <w:r w:rsidR="003E100D" w:rsidDel="00345AAE">
          <w:rPr>
            <w:sz w:val="24"/>
            <w:szCs w:val="24"/>
          </w:rPr>
          <w:delText>S</w:delText>
        </w:r>
      </w:del>
      <w:r w:rsidR="003E100D">
        <w:rPr>
          <w:sz w:val="24"/>
          <w:szCs w:val="24"/>
        </w:rPr>
        <w:t xml:space="preserve">emantisches Netz darstellen (Abbildung 2). </w:t>
      </w:r>
    </w:p>
    <w:p w14:paraId="070EC5C1" w14:textId="77777777" w:rsidR="00F80396" w:rsidRDefault="00F80396" w:rsidP="00353700">
      <w:pPr>
        <w:spacing w:after="240" w:line="360" w:lineRule="auto"/>
        <w:ind w:firstLine="426"/>
        <w:jc w:val="both"/>
        <w:rPr>
          <w:sz w:val="24"/>
          <w:szCs w:val="24"/>
        </w:rPr>
      </w:pPr>
    </w:p>
    <w:p w14:paraId="74609711" w14:textId="77777777" w:rsidR="003E100D" w:rsidRDefault="003E100D" w:rsidP="00353700">
      <w:pPr>
        <w:tabs>
          <w:tab w:val="left" w:pos="3246"/>
        </w:tabs>
        <w:spacing w:after="240" w:line="360" w:lineRule="auto"/>
        <w:ind w:firstLine="426"/>
        <w:jc w:val="both"/>
        <w:rPr>
          <w:sz w:val="24"/>
          <w:szCs w:val="24"/>
        </w:rPr>
      </w:pPr>
      <w:r>
        <w:rPr>
          <w:noProof/>
          <w:sz w:val="24"/>
          <w:szCs w:val="24"/>
        </w:rPr>
        <mc:AlternateContent>
          <mc:Choice Requires="wps">
            <w:drawing>
              <wp:anchor distT="0" distB="0" distL="114300" distR="114300" simplePos="0" relativeHeight="251662336" behindDoc="0" locked="0" layoutInCell="1" allowOverlap="1" wp14:anchorId="5691C89C" wp14:editId="31C9E210">
                <wp:simplePos x="0" y="0"/>
                <wp:positionH relativeFrom="column">
                  <wp:posOffset>2055056</wp:posOffset>
                </wp:positionH>
                <wp:positionV relativeFrom="paragraph">
                  <wp:posOffset>46355</wp:posOffset>
                </wp:positionV>
                <wp:extent cx="520504" cy="295617"/>
                <wp:effectExtent l="0" t="0" r="635" b="0"/>
                <wp:wrapNone/>
                <wp:docPr id="2043805473" name="Textfeld 6"/>
                <wp:cNvGraphicFramePr/>
                <a:graphic xmlns:a="http://schemas.openxmlformats.org/drawingml/2006/main">
                  <a:graphicData uri="http://schemas.microsoft.com/office/word/2010/wordprocessingShape">
                    <wps:wsp>
                      <wps:cNvSpPr txBox="1"/>
                      <wps:spPr>
                        <a:xfrm>
                          <a:off x="0" y="0"/>
                          <a:ext cx="520504" cy="295617"/>
                        </a:xfrm>
                        <a:prstGeom prst="rect">
                          <a:avLst/>
                        </a:prstGeom>
                        <a:solidFill>
                          <a:schemeClr val="bg1"/>
                        </a:solidFill>
                        <a:ln w="6350">
                          <a:noFill/>
                        </a:ln>
                      </wps:spPr>
                      <wps:txbx>
                        <w:txbxContent>
                          <w:p w14:paraId="2534ADBD" w14:textId="77777777" w:rsidR="003E100D" w:rsidRPr="00D56724" w:rsidRDefault="003E100D" w:rsidP="003E100D">
                            <w:pPr>
                              <w:rPr>
                                <w:color w:val="000000" w:themeColor="text1"/>
                              </w:rPr>
                            </w:pPr>
                            <w:r>
                              <w:rPr>
                                <w:color w:val="000000" w:themeColor="text1"/>
                              </w:rPr>
                              <w:t>fährt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1C89C" id="_x0000_t202" coordsize="21600,21600" o:spt="202" path="m,l,21600r21600,l21600,xe">
                <v:stroke joinstyle="miter"/>
                <v:path gradientshapeok="t" o:connecttype="rect"/>
              </v:shapetype>
              <v:shape id="Textfeld 6" o:spid="_x0000_s1026" type="#_x0000_t202" style="position:absolute;left:0;text-align:left;margin-left:161.8pt;margin-top:3.65pt;width:41pt;height:2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" fillcolor="white [3212]" stroked="f" strokeweight=".5pt">
                <v:textbox>
                  <w:txbxContent>
                    <w:p w14:paraId="2534ADBD" w14:textId="77777777" w:rsidR="003E100D" w:rsidRPr="00D56724" w:rsidRDefault="003E100D" w:rsidP="003E100D">
                      <w:pPr>
                        <w:rPr>
                          <w:color w:val="000000" w:themeColor="text1"/>
                        </w:rPr>
                      </w:pPr>
                      <w:r>
                        <w:rPr>
                          <w:color w:val="000000" w:themeColor="text1"/>
                        </w:rPr>
                        <w:t>fährt</w:t>
                      </w:r>
                    </w:p>
                  </w:txbxContent>
                </v:textbox>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28F24E0A" wp14:editId="72A8A162">
                <wp:simplePos x="0" y="0"/>
                <wp:positionH relativeFrom="column">
                  <wp:posOffset>1936115</wp:posOffset>
                </wp:positionH>
                <wp:positionV relativeFrom="paragraph">
                  <wp:posOffset>377923</wp:posOffset>
                </wp:positionV>
                <wp:extent cx="682283" cy="0"/>
                <wp:effectExtent l="0" t="63500" r="0" b="76200"/>
                <wp:wrapNone/>
                <wp:docPr id="475092794" name="Gerade Verbindung mit Pfeil 4"/>
                <wp:cNvGraphicFramePr/>
                <a:graphic xmlns:a="http://schemas.openxmlformats.org/drawingml/2006/main">
                  <a:graphicData uri="http://schemas.microsoft.com/office/word/2010/wordprocessingShape">
                    <wps:wsp>
                      <wps:cNvCnPr/>
                      <wps:spPr>
                        <a:xfrm>
                          <a:off x="0" y="0"/>
                          <a:ext cx="68228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59B5B7" id="_x0000_t32" coordsize="21600,21600" o:spt="32" o:oned="t" path="m,l21600,21600e" filled="f">
                <v:path arrowok="t" fillok="f" o:connecttype="none"/>
                <o:lock v:ext="edit" shapetype="t"/>
              </v:shapetype>
              <v:shape id="Gerade Verbindung mit Pfeil 4" o:spid="_x0000_s1026" type="#_x0000_t32" style="position:absolute;margin-left:152.45pt;margin-top:29.75pt;width:53.7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" strokecolor="black [3213]">
                <v:stroke endarrow="block"/>
              </v:shape>
            </w:pict>
          </mc:Fallback>
        </mc:AlternateContent>
      </w:r>
      <w:r>
        <w:rPr>
          <w:noProof/>
          <w:sz w:val="24"/>
          <w:szCs w:val="24"/>
        </w:rPr>
        <mc:AlternateContent>
          <mc:Choice Requires="wps">
            <w:drawing>
              <wp:anchor distT="0" distB="0" distL="114300" distR="114300" simplePos="0" relativeHeight="251660288" behindDoc="0" locked="0" layoutInCell="1" allowOverlap="1" wp14:anchorId="4A441EF1" wp14:editId="3263E46F">
                <wp:simplePos x="0" y="0"/>
                <wp:positionH relativeFrom="column">
                  <wp:posOffset>2729132</wp:posOffset>
                </wp:positionH>
                <wp:positionV relativeFrom="paragraph">
                  <wp:posOffset>124607</wp:posOffset>
                </wp:positionV>
                <wp:extent cx="998806" cy="450166"/>
                <wp:effectExtent l="12700" t="12700" r="17780" b="7620"/>
                <wp:wrapNone/>
                <wp:docPr id="879351296" name="Oval 2"/>
                <wp:cNvGraphicFramePr/>
                <a:graphic xmlns:a="http://schemas.openxmlformats.org/drawingml/2006/main">
                  <a:graphicData uri="http://schemas.microsoft.com/office/word/2010/wordprocessingShape">
                    <wps:wsp>
                      <wps:cNvSpPr/>
                      <wps:spPr>
                        <a:xfrm>
                          <a:off x="0" y="0"/>
                          <a:ext cx="998806" cy="450166"/>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F9F9BC" w14:textId="77777777" w:rsidR="003E100D" w:rsidRPr="00D56724" w:rsidRDefault="003E100D" w:rsidP="003E100D">
                            <w:pPr>
                              <w:jc w:val="center"/>
                              <w:rPr>
                                <w:color w:val="000000" w:themeColor="text1"/>
                              </w:rPr>
                            </w:pPr>
                            <w:r>
                              <w:rPr>
                                <w:color w:val="000000" w:themeColor="text1"/>
                              </w:rPr>
                              <w:t>Fahrrad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441EF1" id="Oval 2" o:spid="_x0000_s1027" style="position:absolute;left:0;text-align:left;margin-left:214.9pt;margin-top:9.8pt;width:78.65pt;height:35.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" fillcolor="#daeef3 [664]" strokecolor="#daeef3 [664]" strokeweight="2pt">
                <v:textbox>
                  <w:txbxContent>
                    <w:p w14:paraId="70F9F9BC" w14:textId="77777777" w:rsidR="003E100D" w:rsidRPr="00D56724" w:rsidRDefault="003E100D" w:rsidP="003E100D">
                      <w:pPr>
                        <w:jc w:val="center"/>
                        <w:rPr>
                          <w:color w:val="000000" w:themeColor="text1"/>
                        </w:rPr>
                      </w:pPr>
                      <w:r>
                        <w:rPr>
                          <w:color w:val="000000" w:themeColor="text1"/>
                        </w:rPr>
                        <w:t>Fahrrad</w:t>
                      </w:r>
                    </w:p>
                  </w:txbxContent>
                </v:textbox>
              </v:oval>
            </w:pict>
          </mc:Fallback>
        </mc:AlternateContent>
      </w:r>
      <w:r>
        <w:rPr>
          <w:noProof/>
          <w:sz w:val="24"/>
          <w:szCs w:val="24"/>
        </w:rPr>
        <mc:AlternateContent>
          <mc:Choice Requires="wps">
            <w:drawing>
              <wp:anchor distT="0" distB="0" distL="114300" distR="114300" simplePos="0" relativeHeight="251659264" behindDoc="0" locked="0" layoutInCell="1" allowOverlap="1" wp14:anchorId="3D3F4AD8" wp14:editId="4027161D">
                <wp:simplePos x="0" y="0"/>
                <wp:positionH relativeFrom="column">
                  <wp:posOffset>782516</wp:posOffset>
                </wp:positionH>
                <wp:positionV relativeFrom="paragraph">
                  <wp:posOffset>124460</wp:posOffset>
                </wp:positionV>
                <wp:extent cx="998806" cy="450166"/>
                <wp:effectExtent l="12700" t="12700" r="17780" b="7620"/>
                <wp:wrapNone/>
                <wp:docPr id="1607427791" name="Oval 2"/>
                <wp:cNvGraphicFramePr/>
                <a:graphic xmlns:a="http://schemas.openxmlformats.org/drawingml/2006/main">
                  <a:graphicData uri="http://schemas.microsoft.com/office/word/2010/wordprocessingShape">
                    <wps:wsp>
                      <wps:cNvSpPr/>
                      <wps:spPr>
                        <a:xfrm>
                          <a:off x="0" y="0"/>
                          <a:ext cx="998806" cy="450166"/>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EE857A" w14:textId="77777777" w:rsidR="003E100D" w:rsidRPr="00D56724" w:rsidRDefault="003E100D" w:rsidP="003E100D">
                            <w:pPr>
                              <w:jc w:val="center"/>
                              <w:rPr>
                                <w:color w:val="000000" w:themeColor="text1"/>
                              </w:rPr>
                            </w:pPr>
                            <w:r>
                              <w:rPr>
                                <w:color w:val="000000" w:themeColor="text1"/>
                              </w:rPr>
                              <w:t>Lena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F4AD8" id="_x0000_s1028" style="position:absolute;left:0;text-align:left;margin-left:61.6pt;margin-top:9.8pt;width:78.6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" fillcolor="#daeef3 [664]" strokecolor="#daeef3 [664]" strokeweight="2pt">
                <v:textbox>
                  <w:txbxContent>
                    <w:p w14:paraId="40EE857A" w14:textId="77777777" w:rsidR="003E100D" w:rsidRPr="00D56724" w:rsidRDefault="003E100D" w:rsidP="003E100D">
                      <w:pPr>
                        <w:jc w:val="center"/>
                        <w:rPr>
                          <w:color w:val="000000" w:themeColor="text1"/>
                        </w:rPr>
                      </w:pPr>
                      <w:r>
                        <w:rPr>
                          <w:color w:val="000000" w:themeColor="text1"/>
                        </w:rPr>
                        <w:t>Lena</w:t>
                      </w:r>
                    </w:p>
                  </w:txbxContent>
                </v:textbox>
              </v:oval>
            </w:pict>
          </mc:Fallback>
        </mc:AlternateContent>
      </w:r>
      <w:r>
        <w:rPr>
          <w:sz w:val="24"/>
          <w:szCs w:val="24"/>
        </w:rPr>
        <w:tab/>
      </w:r>
    </w:p>
    <w:p w14:paraId="38905BB1" w14:textId="77777777" w:rsidR="003E100D" w:rsidRDefault="003E100D" w:rsidP="00353700">
      <w:pPr>
        <w:spacing w:after="240" w:line="360" w:lineRule="auto"/>
        <w:ind w:firstLine="426"/>
        <w:jc w:val="both"/>
        <w:rPr>
          <w:sz w:val="24"/>
          <w:szCs w:val="24"/>
        </w:rPr>
      </w:pPr>
    </w:p>
    <w:p w14:paraId="151A5A2A" w14:textId="73C3BE35" w:rsidR="003E100D" w:rsidRPr="007214DF" w:rsidRDefault="003E100D" w:rsidP="00353700">
      <w:pPr>
        <w:spacing w:after="240" w:line="360" w:lineRule="auto"/>
        <w:ind w:firstLine="426"/>
        <w:jc w:val="both"/>
      </w:pPr>
      <w:r w:rsidRPr="007214DF">
        <w:lastRenderedPageBreak/>
        <w:t>Abb. 2</w:t>
      </w:r>
      <w:r w:rsidR="002C0A53">
        <w:t>.1</w:t>
      </w:r>
      <w:r w:rsidRPr="007214DF">
        <w:t xml:space="preserve"> Semantisches Netz für den Satz </w:t>
      </w:r>
      <w:r w:rsidRPr="007214DF">
        <w:rPr>
          <w:i/>
          <w:iCs/>
        </w:rPr>
        <w:t xml:space="preserve">Lena </w:t>
      </w:r>
      <w:r>
        <w:rPr>
          <w:i/>
          <w:iCs/>
        </w:rPr>
        <w:t>fährt</w:t>
      </w:r>
      <w:r w:rsidRPr="007214DF">
        <w:rPr>
          <w:i/>
          <w:iCs/>
        </w:rPr>
        <w:t xml:space="preserve"> </w:t>
      </w:r>
      <w:r>
        <w:rPr>
          <w:i/>
          <w:iCs/>
        </w:rPr>
        <w:t>Fahrrad</w:t>
      </w:r>
    </w:p>
    <w:p w14:paraId="2F01ADF6" w14:textId="42194ED3" w:rsidR="003E100D" w:rsidRPr="00941368" w:rsidRDefault="003E100D" w:rsidP="00353700">
      <w:pPr>
        <w:spacing w:after="240" w:line="360" w:lineRule="auto"/>
        <w:ind w:firstLine="426"/>
        <w:jc w:val="both"/>
        <w:rPr>
          <w:color w:val="000000" w:themeColor="text1"/>
          <w:sz w:val="24"/>
          <w:szCs w:val="24"/>
        </w:rPr>
      </w:pPr>
      <w:r w:rsidRPr="00941368">
        <w:rPr>
          <w:color w:val="000000" w:themeColor="text1"/>
          <w:sz w:val="24"/>
          <w:szCs w:val="24"/>
        </w:rPr>
        <w:t xml:space="preserve">Wissen </w:t>
      </w:r>
      <w:del w:id="158" w:author="Lia Greiberg" w:date="2025-08-12T13:56:00Z" w16du:dateUtc="2025-08-12T11:56:00Z">
        <w:r w:rsidRPr="00941368" w:rsidDel="00345AAE">
          <w:rPr>
            <w:color w:val="000000" w:themeColor="text1"/>
            <w:sz w:val="24"/>
            <w:szCs w:val="24"/>
          </w:rPr>
          <w:delText>wird</w:delText>
        </w:r>
        <w:r w:rsidDel="00345AAE">
          <w:rPr>
            <w:color w:val="000000" w:themeColor="text1"/>
            <w:sz w:val="24"/>
            <w:szCs w:val="24"/>
          </w:rPr>
          <w:delText xml:space="preserve"> </w:delText>
        </w:r>
      </w:del>
      <w:ins w:id="159" w:author="Lia Greiberg" w:date="2025-08-12T13:56:00Z" w16du:dateUtc="2025-08-12T11:56:00Z">
        <w:r w:rsidR="00345AAE">
          <w:rPr>
            <w:color w:val="000000" w:themeColor="text1"/>
            <w:sz w:val="24"/>
            <w:szCs w:val="24"/>
          </w:rPr>
          <w:t xml:space="preserve">kann </w:t>
        </w:r>
      </w:ins>
      <w:del w:id="160" w:author="Lia Greiberg" w:date="2025-08-12T13:56:00Z" w16du:dateUtc="2025-08-12T11:56:00Z">
        <w:r w:rsidDel="00345AAE">
          <w:rPr>
            <w:color w:val="000000" w:themeColor="text1"/>
            <w:sz w:val="24"/>
            <w:szCs w:val="24"/>
          </w:rPr>
          <w:delText>aber</w:delText>
        </w:r>
        <w:r w:rsidRPr="00941368" w:rsidDel="00345AAE">
          <w:rPr>
            <w:color w:val="000000" w:themeColor="text1"/>
            <w:sz w:val="24"/>
            <w:szCs w:val="24"/>
          </w:rPr>
          <w:delText xml:space="preserve"> </w:delText>
        </w:r>
      </w:del>
      <w:ins w:id="161" w:author="Lia Greiberg" w:date="2025-08-12T13:56:00Z" w16du:dateUtc="2025-08-12T11:56:00Z">
        <w:r w:rsidR="00345AAE">
          <w:rPr>
            <w:color w:val="000000" w:themeColor="text1"/>
            <w:sz w:val="24"/>
            <w:szCs w:val="24"/>
          </w:rPr>
          <w:t>jedoch</w:t>
        </w:r>
        <w:r w:rsidR="00345AAE" w:rsidRPr="00941368">
          <w:rPr>
            <w:color w:val="000000" w:themeColor="text1"/>
            <w:sz w:val="24"/>
            <w:szCs w:val="24"/>
          </w:rPr>
          <w:t xml:space="preserve"> </w:t>
        </w:r>
      </w:ins>
      <w:r w:rsidRPr="00941368">
        <w:rPr>
          <w:color w:val="000000" w:themeColor="text1"/>
          <w:sz w:val="24"/>
          <w:szCs w:val="24"/>
        </w:rPr>
        <w:t>nicht nur in einfache</w:t>
      </w:r>
      <w:ins w:id="162" w:author="Lia Greiberg" w:date="2025-08-12T13:54:00Z" w16du:dateUtc="2025-08-12T11:54:00Z">
        <w:r w:rsidR="00345AAE">
          <w:rPr>
            <w:color w:val="000000" w:themeColor="text1"/>
            <w:sz w:val="24"/>
            <w:szCs w:val="24"/>
          </w:rPr>
          <w:t>r</w:t>
        </w:r>
      </w:ins>
      <w:r w:rsidRPr="00941368">
        <w:rPr>
          <w:color w:val="000000" w:themeColor="text1"/>
          <w:sz w:val="24"/>
          <w:szCs w:val="24"/>
        </w:rPr>
        <w:t xml:space="preserve"> Form eines Tripels</w:t>
      </w:r>
      <w:r w:rsidR="0081288C">
        <w:rPr>
          <w:color w:val="000000" w:themeColor="text1"/>
          <w:sz w:val="24"/>
          <w:szCs w:val="24"/>
        </w:rPr>
        <w:t xml:space="preserve"> </w:t>
      </w:r>
      <w:r w:rsidRPr="00941368">
        <w:rPr>
          <w:color w:val="000000" w:themeColor="text1"/>
          <w:sz w:val="24"/>
          <w:szCs w:val="24"/>
        </w:rPr>
        <w:t>dargestellt</w:t>
      </w:r>
      <w:ins w:id="163" w:author="Lia Greiberg" w:date="2025-08-12T13:56:00Z" w16du:dateUtc="2025-08-12T11:56:00Z">
        <w:r w:rsidR="00345AAE">
          <w:rPr>
            <w:color w:val="000000" w:themeColor="text1"/>
            <w:sz w:val="24"/>
            <w:szCs w:val="24"/>
          </w:rPr>
          <w:t xml:space="preserve"> werden</w:t>
        </w:r>
      </w:ins>
      <w:ins w:id="164" w:author="Lia Greiberg" w:date="2025-08-12T13:58:00Z" w16du:dateUtc="2025-08-12T11:58:00Z">
        <w:r w:rsidR="00345AAE">
          <w:rPr>
            <w:color w:val="000000" w:themeColor="text1"/>
            <w:sz w:val="24"/>
            <w:szCs w:val="24"/>
          </w:rPr>
          <w:t>.</w:t>
        </w:r>
      </w:ins>
      <w:del w:id="165" w:author="Lia Greiberg" w:date="2025-08-12T13:58:00Z" w16du:dateUtc="2025-08-12T11:58:00Z">
        <w:r w:rsidRPr="00941368" w:rsidDel="00345AAE">
          <w:rPr>
            <w:color w:val="000000" w:themeColor="text1"/>
            <w:sz w:val="24"/>
            <w:szCs w:val="24"/>
          </w:rPr>
          <w:delText>,</w:delText>
        </w:r>
      </w:del>
      <w:r w:rsidRPr="00941368">
        <w:rPr>
          <w:color w:val="000000" w:themeColor="text1"/>
          <w:sz w:val="24"/>
          <w:szCs w:val="24"/>
        </w:rPr>
        <w:t xml:space="preserve"> </w:t>
      </w:r>
      <w:ins w:id="166" w:author="Lia Greiberg" w:date="2025-08-12T13:58:00Z" w16du:dateUtc="2025-08-12T11:58:00Z">
        <w:r w:rsidR="00345AAE">
          <w:rPr>
            <w:color w:val="000000" w:themeColor="text1"/>
            <w:sz w:val="24"/>
            <w:szCs w:val="24"/>
          </w:rPr>
          <w:t>E</w:t>
        </w:r>
      </w:ins>
      <w:ins w:id="167" w:author="Lia Greiberg" w:date="2025-08-12T13:57:00Z" w16du:dateUtc="2025-08-12T11:57:00Z">
        <w:r w:rsidR="00345AAE">
          <w:rPr>
            <w:color w:val="000000" w:themeColor="text1"/>
            <w:sz w:val="24"/>
            <w:szCs w:val="24"/>
          </w:rPr>
          <w:t xml:space="preserve">s </w:t>
        </w:r>
      </w:ins>
      <w:ins w:id="168" w:author="Lia Greiberg" w:date="2025-08-12T13:58:00Z" w16du:dateUtc="2025-08-12T11:58:00Z">
        <w:r w:rsidR="00345AAE">
          <w:rPr>
            <w:color w:val="000000" w:themeColor="text1"/>
            <w:sz w:val="24"/>
            <w:szCs w:val="24"/>
          </w:rPr>
          <w:t>ist</w:t>
        </w:r>
      </w:ins>
      <w:ins w:id="169" w:author="Lia Greiberg" w:date="2025-08-12T13:57:00Z" w16du:dateUtc="2025-08-12T11:57:00Z">
        <w:r w:rsidR="00345AAE">
          <w:rPr>
            <w:color w:val="000000" w:themeColor="text1"/>
            <w:sz w:val="24"/>
            <w:szCs w:val="24"/>
          </w:rPr>
          <w:t xml:space="preserve"> </w:t>
        </w:r>
      </w:ins>
      <w:del w:id="170" w:author="Lia Greiberg" w:date="2025-08-12T13:57:00Z" w16du:dateUtc="2025-08-12T11:57:00Z">
        <w:r w:rsidRPr="00941368" w:rsidDel="00345AAE">
          <w:rPr>
            <w:color w:val="000000" w:themeColor="text1"/>
            <w:sz w:val="24"/>
            <w:szCs w:val="24"/>
          </w:rPr>
          <w:delText xml:space="preserve">kann </w:delText>
        </w:r>
      </w:del>
      <w:r w:rsidRPr="00941368">
        <w:rPr>
          <w:color w:val="000000" w:themeColor="text1"/>
          <w:sz w:val="24"/>
          <w:szCs w:val="24"/>
        </w:rPr>
        <w:t>auch</w:t>
      </w:r>
      <w:ins w:id="171" w:author="Lia Greiberg" w:date="2025-08-12T13:58:00Z" w16du:dateUtc="2025-08-12T11:58:00Z">
        <w:r w:rsidR="00345AAE">
          <w:rPr>
            <w:color w:val="000000" w:themeColor="text1"/>
            <w:sz w:val="24"/>
            <w:szCs w:val="24"/>
          </w:rPr>
          <w:t xml:space="preserve"> möglich,</w:t>
        </w:r>
      </w:ins>
      <w:r w:rsidRPr="00941368">
        <w:rPr>
          <w:color w:val="000000" w:themeColor="text1"/>
          <w:sz w:val="24"/>
          <w:szCs w:val="24"/>
        </w:rPr>
        <w:t xml:space="preserve"> komplexe Konstruktionen</w:t>
      </w:r>
      <w:del w:id="172" w:author="Lia Greiberg" w:date="2025-08-12T13:59:00Z" w16du:dateUtc="2025-08-12T11:59:00Z">
        <w:r w:rsidRPr="00941368" w:rsidDel="00345AAE">
          <w:rPr>
            <w:color w:val="000000" w:themeColor="text1"/>
            <w:sz w:val="24"/>
            <w:szCs w:val="24"/>
          </w:rPr>
          <w:delText>,</w:delText>
        </w:r>
      </w:del>
      <w:r w:rsidRPr="00941368">
        <w:rPr>
          <w:color w:val="000000" w:themeColor="text1"/>
          <w:sz w:val="24"/>
          <w:szCs w:val="24"/>
        </w:rPr>
        <w:t xml:space="preserve"> wie Sätze mit mehreren Beteiligten oder Rollen ab</w:t>
      </w:r>
      <w:ins w:id="173" w:author="Lia Greiberg" w:date="2025-08-12T13:58:00Z" w16du:dateUtc="2025-08-12T11:58:00Z">
        <w:r w:rsidR="00345AAE">
          <w:rPr>
            <w:color w:val="000000" w:themeColor="text1"/>
            <w:sz w:val="24"/>
            <w:szCs w:val="24"/>
          </w:rPr>
          <w:t xml:space="preserve">zubilden </w:t>
        </w:r>
      </w:ins>
      <w:del w:id="174" w:author="Lia Greiberg" w:date="2025-08-12T13:58:00Z" w16du:dateUtc="2025-08-12T11:58:00Z">
        <w:r w:rsidRPr="00941368" w:rsidDel="00345AAE">
          <w:rPr>
            <w:color w:val="000000" w:themeColor="text1"/>
            <w:sz w:val="24"/>
            <w:szCs w:val="24"/>
          </w:rPr>
          <w:delText xml:space="preserve">gebildet werden </w:delText>
        </w:r>
      </w:del>
      <w:r w:rsidRPr="00941368">
        <w:rPr>
          <w:color w:val="000000" w:themeColor="text1"/>
          <w:sz w:val="24"/>
          <w:szCs w:val="24"/>
        </w:rPr>
        <w:fldChar w:fldCharType="begin"/>
      </w:r>
      <w:r>
        <w:rPr>
          <w:color w:val="000000" w:themeColor="text1"/>
          <w:sz w:val="24"/>
          <w:szCs w:val="24"/>
        </w:rPr>
        <w:instrText xml:space="preserve"> ADDIN ZOTERO_ITEM CSL_CITATION {"citationID":"MpGKMDkd","properties":{"formattedCitation":"(Dengel 2012, S. 34)","plainCitation":"(Dengel 2012, S. 34)","dontUpdate":true,"noteIndex":0},"citationItems":[{"id":13,"uris":["http://zotero.org/users/10358077/items/93QID7FI"],"itemData":{"id":13,"type":"book","event-place":"Heidelberg","ISBN":"978-3-8274-2663-5","language":"de","license":"http://www.springer.com/tdm","note":"DOI: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34"}],"schema":"https://github.com/citation-style-language/schema/raw/master/csl-citation.json"} </w:instrText>
      </w:r>
      <w:r w:rsidRPr="00941368">
        <w:rPr>
          <w:color w:val="000000" w:themeColor="text1"/>
          <w:sz w:val="24"/>
          <w:szCs w:val="24"/>
        </w:rPr>
        <w:fldChar w:fldCharType="separate"/>
      </w:r>
      <w:r w:rsidRPr="00941368">
        <w:rPr>
          <w:noProof/>
          <w:color w:val="000000" w:themeColor="text1"/>
          <w:sz w:val="24"/>
          <w:szCs w:val="24"/>
        </w:rPr>
        <w:t>(vgl. Dengel 2012: 34)</w:t>
      </w:r>
      <w:r w:rsidRPr="00941368">
        <w:rPr>
          <w:color w:val="000000" w:themeColor="text1"/>
          <w:sz w:val="24"/>
          <w:szCs w:val="24"/>
        </w:rPr>
        <w:fldChar w:fldCharType="end"/>
      </w:r>
      <w:r w:rsidRPr="00941368">
        <w:rPr>
          <w:color w:val="000000" w:themeColor="text1"/>
          <w:sz w:val="24"/>
          <w:szCs w:val="24"/>
        </w:rPr>
        <w:t xml:space="preserve">. </w:t>
      </w:r>
    </w:p>
    <w:p w14:paraId="3801A6B9" w14:textId="77777777" w:rsidR="00D200AF" w:rsidRDefault="00D200AF" w:rsidP="00353700">
      <w:pPr>
        <w:spacing w:after="240" w:line="360" w:lineRule="auto"/>
        <w:ind w:firstLine="426"/>
        <w:jc w:val="both"/>
        <w:rPr>
          <w:color w:val="000000" w:themeColor="text1"/>
          <w:sz w:val="24"/>
          <w:szCs w:val="24"/>
        </w:rPr>
      </w:pPr>
    </w:p>
    <w:p w14:paraId="15B9CE88" w14:textId="75FB594F" w:rsidR="003E100D" w:rsidRPr="00941368" w:rsidRDefault="00D200AF" w:rsidP="00353700">
      <w:pPr>
        <w:spacing w:after="240" w:line="360" w:lineRule="auto"/>
        <w:ind w:firstLine="426"/>
        <w:jc w:val="both"/>
        <w:rPr>
          <w:color w:val="000000" w:themeColor="text1"/>
          <w:sz w:val="24"/>
          <w:szCs w:val="24"/>
        </w:rPr>
      </w:pPr>
      <w:r w:rsidRPr="00941368">
        <w:rPr>
          <w:noProof/>
          <w:color w:val="000000" w:themeColor="text1"/>
          <w:sz w:val="24"/>
          <w:szCs w:val="24"/>
        </w:rPr>
        <mc:AlternateContent>
          <mc:Choice Requires="wps">
            <w:drawing>
              <wp:anchor distT="0" distB="0" distL="114300" distR="114300" simplePos="0" relativeHeight="251664384" behindDoc="0" locked="0" layoutInCell="1" allowOverlap="1" wp14:anchorId="3688219D" wp14:editId="5C522205">
                <wp:simplePos x="0" y="0"/>
                <wp:positionH relativeFrom="column">
                  <wp:posOffset>2793707</wp:posOffset>
                </wp:positionH>
                <wp:positionV relativeFrom="paragraph">
                  <wp:posOffset>-161925</wp:posOffset>
                </wp:positionV>
                <wp:extent cx="786423" cy="295275"/>
                <wp:effectExtent l="0" t="0" r="1270" b="0"/>
                <wp:wrapNone/>
                <wp:docPr id="149649287" name="Textfeld 6"/>
                <wp:cNvGraphicFramePr/>
                <a:graphic xmlns:a="http://schemas.openxmlformats.org/drawingml/2006/main">
                  <a:graphicData uri="http://schemas.microsoft.com/office/word/2010/wordprocessingShape">
                    <wps:wsp>
                      <wps:cNvSpPr txBox="1"/>
                      <wps:spPr>
                        <a:xfrm>
                          <a:off x="0" y="0"/>
                          <a:ext cx="786423" cy="295275"/>
                        </a:xfrm>
                        <a:prstGeom prst="rect">
                          <a:avLst/>
                        </a:prstGeom>
                        <a:solidFill>
                          <a:schemeClr val="bg1"/>
                        </a:solidFill>
                        <a:ln w="6350">
                          <a:noFill/>
                        </a:ln>
                      </wps:spPr>
                      <wps:txbx>
                        <w:txbxContent>
                          <w:p w14:paraId="19836D9E" w14:textId="77777777" w:rsidR="003E100D" w:rsidRPr="00D56724" w:rsidRDefault="003E100D" w:rsidP="003E100D">
                            <w:pPr>
                              <w:rPr>
                                <w:color w:val="000000" w:themeColor="text1"/>
                              </w:rPr>
                            </w:pPr>
                            <w:r>
                              <w:rPr>
                                <w:color w:val="000000" w:themeColor="text1"/>
                              </w:rPr>
                              <w:t>kommt_aus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219D" id="_x0000_s1029" type="#_x0000_t202" style="position:absolute;left:0;text-align:left;margin-left:220pt;margin-top:-12.75pt;width:61.9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" fillcolor="white [3212]" stroked="f" strokeweight=".5pt">
                <v:textbox>
                  <w:txbxContent>
                    <w:p w14:paraId="19836D9E" w14:textId="77777777" w:rsidR="003E100D" w:rsidRPr="00D56724" w:rsidRDefault="003E100D" w:rsidP="003E100D">
                      <w:pPr>
                        <w:rPr>
                          <w:color w:val="000000" w:themeColor="text1"/>
                        </w:rPr>
                      </w:pPr>
                      <w:r>
                        <w:rPr>
                          <w:color w:val="000000" w:themeColor="text1"/>
                        </w:rPr>
                        <w:t>kommt_aus</w:t>
                      </w:r>
                    </w:p>
                  </w:txbxContent>
                </v:textbox>
              </v:shape>
            </w:pict>
          </mc:Fallback>
        </mc:AlternateContent>
      </w:r>
      <w:r w:rsidRPr="00941368">
        <w:rPr>
          <w:noProof/>
          <w:color w:val="000000" w:themeColor="text1"/>
          <w:sz w:val="24"/>
          <w:szCs w:val="24"/>
        </w:rPr>
        <mc:AlternateContent>
          <mc:Choice Requires="wps">
            <w:drawing>
              <wp:anchor distT="0" distB="0" distL="114300" distR="114300" simplePos="0" relativeHeight="251670528" behindDoc="0" locked="0" layoutInCell="1" allowOverlap="1" wp14:anchorId="4DE9EBCA" wp14:editId="3732EA71">
                <wp:simplePos x="0" y="0"/>
                <wp:positionH relativeFrom="column">
                  <wp:posOffset>1044234</wp:posOffset>
                </wp:positionH>
                <wp:positionV relativeFrom="paragraph">
                  <wp:posOffset>-140726</wp:posOffset>
                </wp:positionV>
                <wp:extent cx="724486" cy="295275"/>
                <wp:effectExtent l="0" t="0" r="0" b="0"/>
                <wp:wrapNone/>
                <wp:docPr id="1648559497" name="Textfeld 6"/>
                <wp:cNvGraphicFramePr/>
                <a:graphic xmlns:a="http://schemas.openxmlformats.org/drawingml/2006/main">
                  <a:graphicData uri="http://schemas.microsoft.com/office/word/2010/wordprocessingShape">
                    <wps:wsp>
                      <wps:cNvSpPr txBox="1"/>
                      <wps:spPr>
                        <a:xfrm>
                          <a:off x="0" y="0"/>
                          <a:ext cx="724486" cy="295275"/>
                        </a:xfrm>
                        <a:prstGeom prst="rect">
                          <a:avLst/>
                        </a:prstGeom>
                        <a:solidFill>
                          <a:schemeClr val="bg1"/>
                        </a:solidFill>
                        <a:ln w="6350">
                          <a:noFill/>
                        </a:ln>
                      </wps:spPr>
                      <wps:txbx>
                        <w:txbxContent>
                          <w:p w14:paraId="62110722" w14:textId="77777777" w:rsidR="003E100D" w:rsidRPr="00D56724" w:rsidRDefault="003E100D" w:rsidP="003E100D">
                            <w:pPr>
                              <w:rPr>
                                <w:color w:val="000000" w:themeColor="text1"/>
                              </w:rPr>
                            </w:pPr>
                            <w:r>
                              <w:rPr>
                                <w:color w:val="000000" w:themeColor="text1"/>
                              </w:rPr>
                              <w:t>fährt_zu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9EBCA" id="_x0000_s1030" type="#_x0000_t202" style="position:absolute;left:0;text-align:left;margin-left:82.2pt;margin-top:-11.1pt;width:57.05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" fillcolor="white [3212]" stroked="f" strokeweight=".5pt">
                <v:textbox>
                  <w:txbxContent>
                    <w:p w14:paraId="62110722" w14:textId="77777777" w:rsidR="003E100D" w:rsidRPr="00D56724" w:rsidRDefault="003E100D" w:rsidP="003E100D">
                      <w:pPr>
                        <w:rPr>
                          <w:color w:val="000000" w:themeColor="text1"/>
                        </w:rPr>
                      </w:pPr>
                      <w:r>
                        <w:rPr>
                          <w:color w:val="000000" w:themeColor="text1"/>
                        </w:rPr>
                        <w:t>fährt_zu</w:t>
                      </w:r>
                    </w:p>
                  </w:txbxContent>
                </v:textbox>
              </v:shape>
            </w:pict>
          </mc:Fallback>
        </mc:AlternateContent>
      </w:r>
      <w:r w:rsidR="003E100D" w:rsidRPr="00941368">
        <w:rPr>
          <w:noProof/>
          <w:color w:val="000000" w:themeColor="text1"/>
          <w:sz w:val="24"/>
          <w:szCs w:val="24"/>
        </w:rPr>
        <mc:AlternateContent>
          <mc:Choice Requires="wps">
            <w:drawing>
              <wp:anchor distT="0" distB="0" distL="114300" distR="114300" simplePos="0" relativeHeight="251666432" behindDoc="0" locked="0" layoutInCell="1" allowOverlap="1" wp14:anchorId="1334B162" wp14:editId="6785C14F">
                <wp:simplePos x="0" y="0"/>
                <wp:positionH relativeFrom="column">
                  <wp:posOffset>3621112</wp:posOffset>
                </wp:positionH>
                <wp:positionV relativeFrom="paragraph">
                  <wp:posOffset>11430</wp:posOffset>
                </wp:positionV>
                <wp:extent cx="998806" cy="450166"/>
                <wp:effectExtent l="12700" t="12700" r="17780" b="7620"/>
                <wp:wrapNone/>
                <wp:docPr id="1487886562" name="Oval 2"/>
                <wp:cNvGraphicFramePr/>
                <a:graphic xmlns:a="http://schemas.openxmlformats.org/drawingml/2006/main">
                  <a:graphicData uri="http://schemas.microsoft.com/office/word/2010/wordprocessingShape">
                    <wps:wsp>
                      <wps:cNvSpPr/>
                      <wps:spPr>
                        <a:xfrm>
                          <a:off x="0" y="0"/>
                          <a:ext cx="998806" cy="450166"/>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4BA128" w14:textId="77777777" w:rsidR="003E100D" w:rsidRPr="00D56724" w:rsidRDefault="003E100D" w:rsidP="003E100D">
                            <w:pPr>
                              <w:jc w:val="center"/>
                              <w:rPr>
                                <w:color w:val="000000" w:themeColor="text1"/>
                              </w:rPr>
                            </w:pPr>
                            <w:r>
                              <w:rPr>
                                <w:color w:val="000000" w:themeColor="text1"/>
                              </w:rPr>
                              <w:t>Berlin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34B162" id="_x0000_s1031" style="position:absolute;left:0;text-align:left;margin-left:285.15pt;margin-top:.9pt;width:78.65pt;height:35.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" fillcolor="#daeef3 [664]" strokecolor="#daeef3 [664]" strokeweight="2pt">
                <v:textbox>
                  <w:txbxContent>
                    <w:p w14:paraId="424BA128" w14:textId="77777777" w:rsidR="003E100D" w:rsidRPr="00D56724" w:rsidRDefault="003E100D" w:rsidP="003E100D">
                      <w:pPr>
                        <w:jc w:val="center"/>
                        <w:rPr>
                          <w:color w:val="000000" w:themeColor="text1"/>
                        </w:rPr>
                      </w:pPr>
                      <w:r>
                        <w:rPr>
                          <w:color w:val="000000" w:themeColor="text1"/>
                        </w:rPr>
                        <w:t>Berlin</w:t>
                      </w:r>
                    </w:p>
                  </w:txbxContent>
                </v:textbox>
              </v:oval>
            </w:pict>
          </mc:Fallback>
        </mc:AlternateContent>
      </w:r>
      <w:r w:rsidR="003E100D" w:rsidRPr="00941368">
        <w:rPr>
          <w:noProof/>
          <w:color w:val="000000" w:themeColor="text1"/>
          <w:sz w:val="24"/>
          <w:szCs w:val="24"/>
        </w:rPr>
        <mc:AlternateContent>
          <mc:Choice Requires="wps">
            <w:drawing>
              <wp:anchor distT="0" distB="0" distL="114300" distR="114300" simplePos="0" relativeHeight="251668480" behindDoc="0" locked="0" layoutInCell="1" allowOverlap="1" wp14:anchorId="1155E332" wp14:editId="26F9B36E">
                <wp:simplePos x="0" y="0"/>
                <wp:positionH relativeFrom="column">
                  <wp:posOffset>1776486</wp:posOffset>
                </wp:positionH>
                <wp:positionV relativeFrom="paragraph">
                  <wp:posOffset>9720</wp:posOffset>
                </wp:positionV>
                <wp:extent cx="998806" cy="450166"/>
                <wp:effectExtent l="12700" t="12700" r="17780" b="7620"/>
                <wp:wrapNone/>
                <wp:docPr id="1506782793" name="Oval 2"/>
                <wp:cNvGraphicFramePr/>
                <a:graphic xmlns:a="http://schemas.openxmlformats.org/drawingml/2006/main">
                  <a:graphicData uri="http://schemas.microsoft.com/office/word/2010/wordprocessingShape">
                    <wps:wsp>
                      <wps:cNvSpPr/>
                      <wps:spPr>
                        <a:xfrm>
                          <a:off x="0" y="0"/>
                          <a:ext cx="998806" cy="450166"/>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725465" w14:textId="77777777" w:rsidR="003E100D" w:rsidRPr="00D56724" w:rsidRDefault="003E100D" w:rsidP="003E100D">
                            <w:pPr>
                              <w:jc w:val="center"/>
                              <w:rPr>
                                <w:color w:val="000000" w:themeColor="text1"/>
                              </w:rPr>
                            </w:pPr>
                            <w:r>
                              <w:rPr>
                                <w:color w:val="000000" w:themeColor="text1"/>
                              </w:rPr>
                              <w:t>Freund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E332" id="_x0000_s1032" style="position:absolute;left:0;text-align:left;margin-left:139.9pt;margin-top:.75pt;width:78.65pt;height:35.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" fillcolor="#daeef3 [664]" strokecolor="#daeef3 [664]" strokeweight="2pt">
                <v:textbox>
                  <w:txbxContent>
                    <w:p w14:paraId="6A725465" w14:textId="77777777" w:rsidR="003E100D" w:rsidRPr="00D56724" w:rsidRDefault="003E100D" w:rsidP="003E100D">
                      <w:pPr>
                        <w:jc w:val="center"/>
                        <w:rPr>
                          <w:color w:val="000000" w:themeColor="text1"/>
                        </w:rPr>
                      </w:pPr>
                      <w:r>
                        <w:rPr>
                          <w:color w:val="000000" w:themeColor="text1"/>
                        </w:rPr>
                        <w:t>Freund</w:t>
                      </w:r>
                    </w:p>
                  </w:txbxContent>
                </v:textbox>
              </v:oval>
            </w:pict>
          </mc:Fallback>
        </mc:AlternateContent>
      </w:r>
      <w:r w:rsidR="003E100D" w:rsidRPr="00941368">
        <w:rPr>
          <w:noProof/>
          <w:color w:val="000000" w:themeColor="text1"/>
          <w:sz w:val="24"/>
          <w:szCs w:val="24"/>
        </w:rPr>
        <mc:AlternateContent>
          <mc:Choice Requires="wps">
            <w:drawing>
              <wp:anchor distT="0" distB="0" distL="114300" distR="114300" simplePos="0" relativeHeight="251669504" behindDoc="0" locked="0" layoutInCell="1" allowOverlap="1" wp14:anchorId="54655AA0" wp14:editId="4F5299E5">
                <wp:simplePos x="0" y="0"/>
                <wp:positionH relativeFrom="column">
                  <wp:posOffset>2876843</wp:posOffset>
                </wp:positionH>
                <wp:positionV relativeFrom="paragraph">
                  <wp:posOffset>231872</wp:posOffset>
                </wp:positionV>
                <wp:extent cx="682283" cy="0"/>
                <wp:effectExtent l="0" t="63500" r="0" b="76200"/>
                <wp:wrapNone/>
                <wp:docPr id="529606775" name="Gerade Verbindung mit Pfeil 4"/>
                <wp:cNvGraphicFramePr/>
                <a:graphic xmlns:a="http://schemas.openxmlformats.org/drawingml/2006/main">
                  <a:graphicData uri="http://schemas.microsoft.com/office/word/2010/wordprocessingShape">
                    <wps:wsp>
                      <wps:cNvCnPr/>
                      <wps:spPr>
                        <a:xfrm>
                          <a:off x="0" y="0"/>
                          <a:ext cx="68228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DF041" id="Gerade Verbindung mit Pfeil 4" o:spid="_x0000_s1026" type="#_x0000_t32" style="position:absolute;margin-left:226.5pt;margin-top:18.25pt;width:53.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" strokecolor="black [3213]">
                <v:stroke endarrow="block"/>
              </v:shape>
            </w:pict>
          </mc:Fallback>
        </mc:AlternateContent>
      </w:r>
      <w:r w:rsidR="003E100D" w:rsidRPr="00941368">
        <w:rPr>
          <w:noProof/>
          <w:color w:val="000000" w:themeColor="text1"/>
          <w:sz w:val="24"/>
          <w:szCs w:val="24"/>
        </w:rPr>
        <mc:AlternateContent>
          <mc:Choice Requires="wps">
            <w:drawing>
              <wp:anchor distT="0" distB="0" distL="114300" distR="114300" simplePos="0" relativeHeight="251665408" behindDoc="0" locked="0" layoutInCell="1" allowOverlap="1" wp14:anchorId="2EE6C401" wp14:editId="65FA1DB9">
                <wp:simplePos x="0" y="0"/>
                <wp:positionH relativeFrom="column">
                  <wp:posOffset>1041009</wp:posOffset>
                </wp:positionH>
                <wp:positionV relativeFrom="paragraph">
                  <wp:posOffset>224937</wp:posOffset>
                </wp:positionV>
                <wp:extent cx="682283" cy="0"/>
                <wp:effectExtent l="0" t="63500" r="0" b="76200"/>
                <wp:wrapNone/>
                <wp:docPr id="872998542" name="Gerade Verbindung mit Pfeil 4"/>
                <wp:cNvGraphicFramePr/>
                <a:graphic xmlns:a="http://schemas.openxmlformats.org/drawingml/2006/main">
                  <a:graphicData uri="http://schemas.microsoft.com/office/word/2010/wordprocessingShape">
                    <wps:wsp>
                      <wps:cNvCnPr/>
                      <wps:spPr>
                        <a:xfrm>
                          <a:off x="0" y="0"/>
                          <a:ext cx="68228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F15D8" id="Gerade Verbindung mit Pfeil 4" o:spid="_x0000_s1026" type="#_x0000_t32" style="position:absolute;margin-left:81.95pt;margin-top:17.7pt;width:53.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" strokecolor="black [3213]">
                <v:stroke endarrow="block"/>
              </v:shape>
            </w:pict>
          </mc:Fallback>
        </mc:AlternateContent>
      </w:r>
      <w:r w:rsidR="003E100D" w:rsidRPr="00941368">
        <w:rPr>
          <w:noProof/>
          <w:color w:val="000000" w:themeColor="text1"/>
          <w:sz w:val="24"/>
          <w:szCs w:val="24"/>
        </w:rPr>
        <mc:AlternateContent>
          <mc:Choice Requires="wps">
            <w:drawing>
              <wp:anchor distT="0" distB="0" distL="114300" distR="114300" simplePos="0" relativeHeight="251667456" behindDoc="0" locked="0" layoutInCell="1" allowOverlap="1" wp14:anchorId="4753275C" wp14:editId="5C19D680">
                <wp:simplePos x="0" y="0"/>
                <wp:positionH relativeFrom="column">
                  <wp:posOffset>0</wp:posOffset>
                </wp:positionH>
                <wp:positionV relativeFrom="paragraph">
                  <wp:posOffset>12065</wp:posOffset>
                </wp:positionV>
                <wp:extent cx="998806" cy="450166"/>
                <wp:effectExtent l="12700" t="12700" r="17780" b="7620"/>
                <wp:wrapNone/>
                <wp:docPr id="391293059" name="Oval 2"/>
                <wp:cNvGraphicFramePr/>
                <a:graphic xmlns:a="http://schemas.openxmlformats.org/drawingml/2006/main">
                  <a:graphicData uri="http://schemas.microsoft.com/office/word/2010/wordprocessingShape">
                    <wps:wsp>
                      <wps:cNvSpPr/>
                      <wps:spPr>
                        <a:xfrm>
                          <a:off x="0" y="0"/>
                          <a:ext cx="998806" cy="450166"/>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1C90DD" w14:textId="77777777" w:rsidR="003E100D" w:rsidRPr="00D56724" w:rsidRDefault="003E100D" w:rsidP="003E100D">
                            <w:pPr>
                              <w:jc w:val="center"/>
                              <w:rPr>
                                <w:color w:val="000000" w:themeColor="text1"/>
                              </w:rPr>
                            </w:pPr>
                            <w:r>
                              <w:rPr>
                                <w:color w:val="000000" w:themeColor="text1"/>
                              </w:rPr>
                              <w:t>Lena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53275C" id="_x0000_s1033" style="position:absolute;left:0;text-align:left;margin-left:0;margin-top:.95pt;width:78.65pt;height:3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" fillcolor="#daeef3 [664]" strokecolor="#daeef3 [664]" strokeweight="2pt">
                <v:textbox>
                  <w:txbxContent>
                    <w:p w14:paraId="3F1C90DD" w14:textId="77777777" w:rsidR="003E100D" w:rsidRPr="00D56724" w:rsidRDefault="003E100D" w:rsidP="003E100D">
                      <w:pPr>
                        <w:jc w:val="center"/>
                        <w:rPr>
                          <w:color w:val="000000" w:themeColor="text1"/>
                        </w:rPr>
                      </w:pPr>
                      <w:r>
                        <w:rPr>
                          <w:color w:val="000000" w:themeColor="text1"/>
                        </w:rPr>
                        <w:t>Lena</w:t>
                      </w:r>
                    </w:p>
                  </w:txbxContent>
                </v:textbox>
              </v:oval>
            </w:pict>
          </mc:Fallback>
        </mc:AlternateContent>
      </w:r>
    </w:p>
    <w:p w14:paraId="1434F7C6" w14:textId="77777777" w:rsidR="003E100D" w:rsidRPr="00941368" w:rsidRDefault="003E100D" w:rsidP="00353700">
      <w:pPr>
        <w:spacing w:after="240" w:line="360" w:lineRule="auto"/>
        <w:ind w:firstLine="426"/>
        <w:jc w:val="both"/>
        <w:rPr>
          <w:color w:val="000000" w:themeColor="text1"/>
          <w:sz w:val="24"/>
          <w:szCs w:val="24"/>
        </w:rPr>
      </w:pPr>
      <w:r w:rsidRPr="00941368">
        <w:rPr>
          <w:noProof/>
          <w:color w:val="000000" w:themeColor="text1"/>
          <w:sz w:val="24"/>
          <w:szCs w:val="24"/>
        </w:rPr>
        <mc:AlternateContent>
          <mc:Choice Requires="wps">
            <w:drawing>
              <wp:anchor distT="0" distB="0" distL="114300" distR="114300" simplePos="0" relativeHeight="251672576" behindDoc="0" locked="0" layoutInCell="1" allowOverlap="1" wp14:anchorId="6646E3C9" wp14:editId="489D7674">
                <wp:simplePos x="0" y="0"/>
                <wp:positionH relativeFrom="column">
                  <wp:posOffset>486703</wp:posOffset>
                </wp:positionH>
                <wp:positionV relativeFrom="paragraph">
                  <wp:posOffset>97790</wp:posOffset>
                </wp:positionV>
                <wp:extent cx="0" cy="379827"/>
                <wp:effectExtent l="50800" t="0" r="38100" b="39370"/>
                <wp:wrapNone/>
                <wp:docPr id="214955695" name="Gerade Verbindung mit Pfeil 7"/>
                <wp:cNvGraphicFramePr/>
                <a:graphic xmlns:a="http://schemas.openxmlformats.org/drawingml/2006/main">
                  <a:graphicData uri="http://schemas.microsoft.com/office/word/2010/wordprocessingShape">
                    <wps:wsp>
                      <wps:cNvCnPr/>
                      <wps:spPr>
                        <a:xfrm>
                          <a:off x="0" y="0"/>
                          <a:ext cx="0" cy="3798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044BF" id="Gerade Verbindung mit Pfeil 7" o:spid="_x0000_s1026" type="#_x0000_t32" style="position:absolute;margin-left:38.3pt;margin-top:7.7pt;width:0;height:29.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" strokecolor="black [3213]">
                <v:stroke endarrow="block"/>
              </v:shape>
            </w:pict>
          </mc:Fallback>
        </mc:AlternateContent>
      </w:r>
      <w:r w:rsidRPr="00941368">
        <w:rPr>
          <w:noProof/>
          <w:color w:val="000000" w:themeColor="text1"/>
          <w:sz w:val="24"/>
          <w:szCs w:val="24"/>
        </w:rPr>
        <mc:AlternateContent>
          <mc:Choice Requires="wps">
            <w:drawing>
              <wp:anchor distT="0" distB="0" distL="114300" distR="114300" simplePos="0" relativeHeight="251671552" behindDoc="0" locked="0" layoutInCell="1" allowOverlap="1" wp14:anchorId="5BD61136" wp14:editId="3E5F32FD">
                <wp:simplePos x="0" y="0"/>
                <wp:positionH relativeFrom="column">
                  <wp:posOffset>684090</wp:posOffset>
                </wp:positionH>
                <wp:positionV relativeFrom="paragraph">
                  <wp:posOffset>133350</wp:posOffset>
                </wp:positionV>
                <wp:extent cx="710419" cy="295617"/>
                <wp:effectExtent l="0" t="0" r="1270" b="0"/>
                <wp:wrapNone/>
                <wp:docPr id="2030162550" name="Textfeld 6"/>
                <wp:cNvGraphicFramePr/>
                <a:graphic xmlns:a="http://schemas.openxmlformats.org/drawingml/2006/main">
                  <a:graphicData uri="http://schemas.microsoft.com/office/word/2010/wordprocessingShape">
                    <wps:wsp>
                      <wps:cNvSpPr txBox="1"/>
                      <wps:spPr>
                        <a:xfrm>
                          <a:off x="0" y="0"/>
                          <a:ext cx="710419" cy="295617"/>
                        </a:xfrm>
                        <a:prstGeom prst="rect">
                          <a:avLst/>
                        </a:prstGeom>
                        <a:solidFill>
                          <a:schemeClr val="bg1"/>
                        </a:solidFill>
                        <a:ln w="6350">
                          <a:noFill/>
                        </a:ln>
                      </wps:spPr>
                      <wps:txbx>
                        <w:txbxContent>
                          <w:p w14:paraId="45EE56E3" w14:textId="77777777" w:rsidR="003E100D" w:rsidRPr="00D56724" w:rsidRDefault="003E100D" w:rsidP="003E100D">
                            <w:pPr>
                              <w:rPr>
                                <w:color w:val="000000" w:themeColor="text1"/>
                              </w:rPr>
                            </w:pPr>
                            <w:r>
                              <w:rPr>
                                <w:color w:val="000000" w:themeColor="text1"/>
                              </w:rPr>
                              <w:t>fährt_mit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61136" id="_x0000_s1034" type="#_x0000_t202" style="position:absolute;left:0;text-align:left;margin-left:53.85pt;margin-top:10.5pt;width:55.95pt;height:2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" fillcolor="white [3212]" stroked="f" strokeweight=".5pt">
                <v:textbox>
                  <w:txbxContent>
                    <w:p w14:paraId="45EE56E3" w14:textId="77777777" w:rsidR="003E100D" w:rsidRPr="00D56724" w:rsidRDefault="003E100D" w:rsidP="003E100D">
                      <w:pPr>
                        <w:rPr>
                          <w:color w:val="000000" w:themeColor="text1"/>
                        </w:rPr>
                      </w:pPr>
                      <w:r>
                        <w:rPr>
                          <w:color w:val="000000" w:themeColor="text1"/>
                        </w:rPr>
                        <w:t>fährt_mit</w:t>
                      </w:r>
                    </w:p>
                  </w:txbxContent>
                </v:textbox>
              </v:shape>
            </w:pict>
          </mc:Fallback>
        </mc:AlternateContent>
      </w:r>
    </w:p>
    <w:p w14:paraId="4F121B87" w14:textId="77777777" w:rsidR="003E100D" w:rsidRPr="00941368" w:rsidRDefault="003E100D" w:rsidP="00353700">
      <w:pPr>
        <w:spacing w:after="240" w:line="360" w:lineRule="auto"/>
        <w:ind w:firstLine="426"/>
        <w:jc w:val="both"/>
        <w:rPr>
          <w:color w:val="000000" w:themeColor="text1"/>
          <w:sz w:val="24"/>
          <w:szCs w:val="24"/>
        </w:rPr>
      </w:pPr>
      <w:r w:rsidRPr="00941368">
        <w:rPr>
          <w:noProof/>
          <w:color w:val="000000" w:themeColor="text1"/>
          <w:sz w:val="24"/>
          <w:szCs w:val="24"/>
        </w:rPr>
        <mc:AlternateContent>
          <mc:Choice Requires="wps">
            <w:drawing>
              <wp:anchor distT="0" distB="0" distL="114300" distR="114300" simplePos="0" relativeHeight="251663360" behindDoc="0" locked="0" layoutInCell="1" allowOverlap="1" wp14:anchorId="6533DCBD" wp14:editId="11A82DC8">
                <wp:simplePos x="0" y="0"/>
                <wp:positionH relativeFrom="column">
                  <wp:posOffset>-10062</wp:posOffset>
                </wp:positionH>
                <wp:positionV relativeFrom="paragraph">
                  <wp:posOffset>123825</wp:posOffset>
                </wp:positionV>
                <wp:extent cx="998806" cy="450166"/>
                <wp:effectExtent l="12700" t="12700" r="17780" b="7620"/>
                <wp:wrapNone/>
                <wp:docPr id="1030858723" name="Oval 2"/>
                <wp:cNvGraphicFramePr/>
                <a:graphic xmlns:a="http://schemas.openxmlformats.org/drawingml/2006/main">
                  <a:graphicData uri="http://schemas.microsoft.com/office/word/2010/wordprocessingShape">
                    <wps:wsp>
                      <wps:cNvSpPr/>
                      <wps:spPr>
                        <a:xfrm>
                          <a:off x="0" y="0"/>
                          <a:ext cx="998806" cy="450166"/>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880BD1" w14:textId="77777777" w:rsidR="003E100D" w:rsidRPr="00D56724" w:rsidRDefault="003E100D" w:rsidP="003E100D">
                            <w:pPr>
                              <w:jc w:val="center"/>
                              <w:rPr>
                                <w:color w:val="000000" w:themeColor="text1"/>
                              </w:rPr>
                            </w:pPr>
                            <w:r>
                              <w:rPr>
                                <w:color w:val="000000" w:themeColor="text1"/>
                              </w:rPr>
                              <w:t>Fahrrad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3DCBD" id="_x0000_s1035" style="position:absolute;left:0;text-align:left;margin-left:-.8pt;margin-top:9.75pt;width:78.65pt;height:35.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" fillcolor="#daeef3 [664]" strokecolor="#daeef3 [664]" strokeweight="2pt">
                <v:textbox>
                  <w:txbxContent>
                    <w:p w14:paraId="63880BD1" w14:textId="77777777" w:rsidR="003E100D" w:rsidRPr="00D56724" w:rsidRDefault="003E100D" w:rsidP="003E100D">
                      <w:pPr>
                        <w:jc w:val="center"/>
                        <w:rPr>
                          <w:color w:val="000000" w:themeColor="text1"/>
                        </w:rPr>
                      </w:pPr>
                      <w:r>
                        <w:rPr>
                          <w:color w:val="000000" w:themeColor="text1"/>
                        </w:rPr>
                        <w:t>Fahrrad</w:t>
                      </w:r>
                    </w:p>
                  </w:txbxContent>
                </v:textbox>
              </v:oval>
            </w:pict>
          </mc:Fallback>
        </mc:AlternateContent>
      </w:r>
    </w:p>
    <w:p w14:paraId="04B6F784" w14:textId="77777777" w:rsidR="003E100D" w:rsidRPr="00941368" w:rsidRDefault="003E100D" w:rsidP="00353700">
      <w:pPr>
        <w:spacing w:after="240" w:line="360" w:lineRule="auto"/>
        <w:ind w:firstLine="426"/>
        <w:jc w:val="both"/>
        <w:rPr>
          <w:color w:val="000000" w:themeColor="text1"/>
          <w:sz w:val="24"/>
          <w:szCs w:val="24"/>
        </w:rPr>
      </w:pPr>
    </w:p>
    <w:p w14:paraId="7A4244E3" w14:textId="35AA29F2" w:rsidR="003E100D" w:rsidRPr="00941368" w:rsidRDefault="003E100D" w:rsidP="00353700">
      <w:pPr>
        <w:spacing w:after="240" w:line="360" w:lineRule="auto"/>
        <w:ind w:firstLine="426"/>
        <w:jc w:val="both"/>
        <w:rPr>
          <w:color w:val="000000" w:themeColor="text1"/>
        </w:rPr>
      </w:pPr>
      <w:r w:rsidRPr="00941368">
        <w:rPr>
          <w:color w:val="000000" w:themeColor="text1"/>
        </w:rPr>
        <w:t>Abb. 2</w:t>
      </w:r>
      <w:r w:rsidR="002C0A53">
        <w:rPr>
          <w:color w:val="000000" w:themeColor="text1"/>
        </w:rPr>
        <w:t>.2</w:t>
      </w:r>
      <w:r w:rsidRPr="00941368">
        <w:rPr>
          <w:color w:val="000000" w:themeColor="text1"/>
        </w:rPr>
        <w:t xml:space="preserve"> Semantisches Netz für den Satz </w:t>
      </w:r>
      <w:r w:rsidRPr="00941368">
        <w:rPr>
          <w:i/>
          <w:iCs/>
          <w:color w:val="000000" w:themeColor="text1"/>
        </w:rPr>
        <w:t>Lena fährt mit dem Fahrrad zu einem Freund, der gerade aus Berlin zurück ist.</w:t>
      </w:r>
    </w:p>
    <w:p w14:paraId="5B59B2AC" w14:textId="77777777" w:rsidR="003E100D" w:rsidRDefault="003E100D" w:rsidP="00353700">
      <w:pPr>
        <w:pStyle w:val="StandardWeb"/>
        <w:spacing w:before="0" w:beforeAutospacing="0" w:after="120" w:afterAutospacing="0" w:line="360" w:lineRule="auto"/>
        <w:ind w:firstLine="426"/>
        <w:jc w:val="both"/>
      </w:pPr>
      <w:r w:rsidRPr="00906259">
        <w:t xml:space="preserve">Die </w:t>
      </w:r>
      <w:r>
        <w:t>Verbindungen</w:t>
      </w:r>
      <w:r w:rsidRPr="00906259">
        <w:t xml:space="preserve"> haben immer eine definierte Richtung, die von einem Knoten zu einem anderen verläuft und können ebenfalls keine oder mehrere Eigenschaften besitzen. Dabei hat jede Beziehung immer einen Start- und einen Endknoten </w:t>
      </w:r>
      <w:r w:rsidRPr="005B24A6">
        <w:rPr>
          <w:highlight w:val="cyan"/>
        </w:rPr>
        <w:t xml:space="preserve">(vgl. </w:t>
      </w:r>
      <w:proofErr w:type="spellStart"/>
      <w:r w:rsidRPr="005B24A6">
        <w:rPr>
          <w:highlight w:val="cyan"/>
        </w:rPr>
        <w:t>Barrasa</w:t>
      </w:r>
      <w:proofErr w:type="spellEnd"/>
      <w:r w:rsidRPr="005B24A6">
        <w:rPr>
          <w:highlight w:val="cyan"/>
        </w:rPr>
        <w:t>/</w:t>
      </w:r>
      <w:del w:id="175" w:author="Lia Greiberg" w:date="2025-08-17T14:27:00Z" w16du:dateUtc="2025-08-17T12:27:00Z">
        <w:r w:rsidRPr="005B24A6" w:rsidDel="00321407">
          <w:rPr>
            <w:highlight w:val="cyan"/>
          </w:rPr>
          <w:delText xml:space="preserve"> </w:delText>
        </w:r>
      </w:del>
      <w:r w:rsidRPr="005B24A6">
        <w:rPr>
          <w:highlight w:val="cyan"/>
        </w:rPr>
        <w:t xml:space="preserve">Webber 2023: </w:t>
      </w:r>
      <w:hyperlink r:id="rId14" w:anchor="idm45681067535008" w:history="1">
        <w:proofErr w:type="spellStart"/>
        <w:r w:rsidRPr="005B24A6">
          <w:rPr>
            <w:rStyle w:val="Hyperlink"/>
            <w:highlight w:val="cyan"/>
          </w:rPr>
          <w:t>Introducing</w:t>
        </w:r>
        <w:proofErr w:type="spellEnd"/>
        <w:r w:rsidRPr="005B24A6">
          <w:rPr>
            <w:rStyle w:val="Hyperlink"/>
            <w:highlight w:val="cyan"/>
          </w:rPr>
          <w:t xml:space="preserve"> </w:t>
        </w:r>
        <w:proofErr w:type="spellStart"/>
        <w:r w:rsidRPr="005B24A6">
          <w:rPr>
            <w:rStyle w:val="Hyperlink"/>
            <w:highlight w:val="cyan"/>
          </w:rPr>
          <w:t>Knowlege</w:t>
        </w:r>
        <w:proofErr w:type="spellEnd"/>
        <w:r w:rsidRPr="005B24A6">
          <w:rPr>
            <w:rStyle w:val="Hyperlink"/>
            <w:highlight w:val="cyan"/>
          </w:rPr>
          <w:t xml:space="preserve"> Graphs</w:t>
        </w:r>
      </w:hyperlink>
      <w:r w:rsidRPr="005B24A6">
        <w:rPr>
          <w:highlight w:val="cyan"/>
        </w:rPr>
        <w:t>).</w:t>
      </w:r>
      <w:r w:rsidRPr="00906259">
        <w:t xml:space="preserve"> Die Beziehungen sind oft bidirektional, werden aber häufig in einer bestimmten Richtung benötigt</w:t>
      </w:r>
      <w:r>
        <w:t xml:space="preserve"> </w:t>
      </w:r>
      <w:r>
        <w:fldChar w:fldCharType="begin"/>
      </w:r>
      <w:r>
        <w:instrText xml:space="preserve"> ADDIN ZOTERO_ITEM CSL_CITATION {"citationID":"yqg6lDT2","properties":{"formattedCitation":"(Dengel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fldChar w:fldCharType="separate"/>
      </w:r>
      <w:r>
        <w:rPr>
          <w:noProof/>
        </w:rPr>
        <w:t>(vgl. Dengel 2012: 34)</w:t>
      </w:r>
      <w:r>
        <w:fldChar w:fldCharType="end"/>
      </w:r>
      <w:r w:rsidRPr="00906259">
        <w:t xml:space="preserve">. </w:t>
      </w:r>
    </w:p>
    <w:p w14:paraId="75C9E5CE" w14:textId="101FF27A" w:rsidR="00563955" w:rsidRPr="00563955" w:rsidRDefault="003E100D" w:rsidP="00353700">
      <w:pPr>
        <w:pStyle w:val="StandardWeb"/>
        <w:spacing w:before="0" w:beforeAutospacing="0" w:after="120" w:afterAutospacing="0" w:line="360" w:lineRule="auto"/>
        <w:ind w:firstLine="426"/>
        <w:jc w:val="both"/>
      </w:pPr>
      <w:r>
        <w:t>Durch ihre flexible Struktur können Graphen verschiedenartige Datenquellen verknüpfen und unterschiedliche Beziehungstypen und Anwendungsbereiche ab</w:t>
      </w:r>
      <w:del w:id="176" w:author="Lia Greiberg" w:date="2025-08-12T14:01:00Z" w16du:dateUtc="2025-08-12T12:01:00Z">
        <w:r w:rsidDel="008102B2">
          <w:delText>zu</w:delText>
        </w:r>
      </w:del>
      <w:r>
        <w:t xml:space="preserve">decken </w:t>
      </w:r>
      <w:r>
        <w:fldChar w:fldCharType="begin"/>
      </w:r>
      <w:r>
        <w:instrText xml:space="preserve"> ADDIN ZOTERO_ITEM CSL_CITATION {"citationID":"ydbreAgc","properties":{"formattedCitation":"(Heist et al. 2021)","plainCitation":"(Heist et al. 2021)","dontUpdate":true,"noteIndex":0},"citationItems":[{"id":70,"uris":["http://zotero.org/users/10358077/items/4ZPWVUMV"],"itemData":{"id":70,"type":"book","abstract":"Wissensgraphen sind eine gebräuchliche Form der Wissensrepräsentation, die aus dem Bereich Semantic Web stammt. Sie werden heute in vielen Anwendungen verwendet; prominent ist vor allem die Verwendung in der Web-Suche von Google, die auch den Begriff Wissensgraph (engl. Knowledge Graph) geprägt hat. In einem Wissensgraph werden Dinge der Welt (z. B. Personen, Orte oder Ereignisse) durch Knoten repräsentiert, die mit Kanten verbunden sind. Während Unternehmen wie Google, Microsoft und Facebook ihre eigenen, nicht öffentlichen Wissensgraphen besitzen, gibt es auch zahlreiche große, frei verfügbare Wissensgraphen im Web. Zu den bekanntesten zählen DBpedia, YAGO und Wikidata. Dieses Kapitel gibt einen Überblick dieser Graphen und vergleicht deren Inhalt, Größe, Abdeckung und Überlappung.","event-place":"Wiesbaden","ISBN":"978-3-658-31938-0","language":"de","note":"DOI: 10.1007/978-3-658-31938-0_7","publisher":"Springer Fachmedien","publisher-place":"Wiesbaden","source":"Springer Link","title":"Wissensgraphen im Web","URL":"https://doi.org/10.1007/978-3-658-31938-0_7","author":[{"family":"Heist","given":"Nicolas"},{"family":"Hertling","given":"Sven"},{"family":"Ringler","given":"Daniel"},{"family":"Paulheim","given":"Heiko"}],"editor":[{"family":"Ege","given":"Börteçin"},{"family":"Paschke","given":"Adrian"}],"accessed":{"date-parts":[["2025",4,28]]},"issued":{"date-parts":[["2021"]]}}}],"schema":"https://github.com/citation-style-language/schema/raw/master/csl-citation.json"} </w:instrText>
      </w:r>
      <w:r>
        <w:fldChar w:fldCharType="separate"/>
      </w:r>
      <w:r>
        <w:rPr>
          <w:noProof/>
        </w:rPr>
        <w:t>(Heist et al. 2021: 128)</w:t>
      </w:r>
      <w:r>
        <w:fldChar w:fldCharType="end"/>
      </w:r>
      <w:r>
        <w:t>. Unterschiedliche Visualisierungen desselben Graphen können dabei verschiedene strukturelle Merkmale sichtbar machen oder in den Vordergrund rücken. Bei der Darstellung gerichteter Graphen wird die Richtung der Relationen zwischen den Knoten üblicherweise durch Pfeile gekennzeichnet</w:t>
      </w:r>
      <w:r w:rsidRPr="00906259">
        <w:t xml:space="preserve"> </w:t>
      </w:r>
      <w:r>
        <w:fldChar w:fldCharType="begin"/>
      </w:r>
      <w:r>
        <w:instrText xml:space="preserve"> ADDIN ZOTERO_ITEM CSL_CITATION {"citationID":"wULbEYI0","properties":{"formattedCitation":"(D\\uc0\\u246{}rpinghaus 2022)","plainCitation":"(Dörpinghaus 2022)","dontUpdate":true,"noteIndex":0},"citationItems":[{"id":16,"uris":["http://zotero.org/users/10358077/items/SF6JYU8Z"],"itemData":{"id":16,"type":"article-journal","abstract":"Knowledge graphs and network approaches are an increasingly vibrant research topic in quite different disciplines. This article acknowledges their parallel development in applied and mathematical fields, and the various current approaches between computer science, mathematics, data science, and the humanities and social sciences. This gives rise to key interdisciplinary perspectives: first, network approaches in the humanities and social sciences need to be broader, as knowledge networks are already implicit in the use of Linked Data. Second, the methodological breadth of knowledge graphs, in which, for example, social networks can be conceived as knowledge graphs, results in new tools and new methods of analysis. In this respect, this paper is intended as a plea for interdisciplinary exchange and in-depth discussion of methods, algorithms, and Linked Data approaches.","DOI":"10.17175/2022_011","language":"de","license":"Creative Commons Attribution Share Alike 4.0 International","note":"medium: HTML,XML,PDF\npublisher: Zeitschrift für digitale Geisteswissenschaften – ZfdG\nversion: 1.0","source":"DOI.org (Datacite)","title":"Wissensgraphen: Interdisziplinäre Perspektiven für Linked Data in den Geistes- und Sozialwissenschaften","title-short":"Wissensgraphen","URL":"https://zfdg.de/2022_011","author":[{"family":"Dörpinghaus","given":"Jens"}],"accessed":{"date-parts":[["2025",4,28]]},"issued":{"date-parts":[["2022"]]}}}],"schema":"https://github.com/citation-style-language/schema/raw/master/csl-citation.json"} </w:instrText>
      </w:r>
      <w:r>
        <w:fldChar w:fldCharType="separate"/>
      </w:r>
      <w:r w:rsidRPr="00AE6C69">
        <w:t>(</w:t>
      </w:r>
      <w:r>
        <w:t xml:space="preserve">vgl. </w:t>
      </w:r>
      <w:r w:rsidRPr="00AE6C69">
        <w:t>Dörpinghaus 2022)</w:t>
      </w:r>
      <w:r>
        <w:fldChar w:fldCharType="end"/>
      </w:r>
      <w:r w:rsidRPr="00906259">
        <w:t xml:space="preserve">. Diese </w:t>
      </w:r>
      <w:r w:rsidRPr="00906259">
        <w:rPr>
          <w:color w:val="000000"/>
        </w:rPr>
        <w:t xml:space="preserve">Struktur dient dazu, Objekte und deren Eigenschaften mit verschiedenen Formen von Relationen zu verbinden, um sie besser zu verstehen </w:t>
      </w:r>
      <w:r>
        <w:fldChar w:fldCharType="begin"/>
      </w:r>
      <w:r>
        <w:instrText xml:space="preserve"> ADDIN ZOTERO_ITEM CSL_CITATION {"citationID":"Jf0fBbYz","properties":{"formattedCitation":"(Dengel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fldChar w:fldCharType="separate"/>
      </w:r>
      <w:r>
        <w:rPr>
          <w:noProof/>
        </w:rPr>
        <w:t>(vgl. Dengel 2012: 35)</w:t>
      </w:r>
      <w:r>
        <w:fldChar w:fldCharType="end"/>
      </w:r>
      <w:r w:rsidRPr="00906259">
        <w:t>.</w:t>
      </w:r>
      <w:r w:rsidR="00563955">
        <w:t xml:space="preserve"> Darüber hinaus können Wissensgraphen durch hierarchische Ontologie ergänzt werden, um indirekte Relationen abzuleiten. Dadurch können implizite Informationen bei Abfragen berücksichtig werden. </w:t>
      </w:r>
      <w:r w:rsidR="007C6ADC">
        <w:t>Ein weiterer Vorteil</w:t>
      </w:r>
      <w:r w:rsidR="00563955">
        <w:t xml:space="preserve"> von Wissensgraphen ist, dass die Mehrdeutigkeit eines Begriffs aufgelöst </w:t>
      </w:r>
      <w:r w:rsidR="00563955">
        <w:lastRenderedPageBreak/>
        <w:t xml:space="preserve">wird, indem Begriffe durch semantische Beziehungen eindeutig zugeordnet werden. So wird der Begriff nicht isoliert gespeichert, sondern mit Bedeutung </w:t>
      </w:r>
      <w:r w:rsidR="007C6ADC">
        <w:t xml:space="preserve">versehen </w:t>
      </w:r>
      <w:r w:rsidR="00563955">
        <w:fldChar w:fldCharType="begin"/>
      </w:r>
      <w:r w:rsidR="00460E70">
        <w:instrText xml:space="preserve"> ADDIN ZOTERO_ITEM CSL_CITATION {"citationID":"9EUeDGhV","properties":{"formattedCitation":"(Lanquillon/Schacht 2023, S. 186\\uc0\\u8211{}187)","plainCitation":"(Lanquillon/Schacht 2023, S. 186–187)","dontUpdate":true,"noteIndex":0},"citationItems":[{"id":161,"uris":["http://zotero.org/users/10358077/items/MYPCBC75"],"itemData":{"id":161,"type":"book","event-place":"Wiesbaden","ISBN":"978-3-658-41688-1","language":"de","license":"https://www.springernature.com/gp/researchers/text-and-data-mining","note":"DOI: 10.1007/978-3-658-41689-8","publisher":"Springer Fachmedien","publisher-place":"Wiesbaden","source":"DOI.org (Crossref)","title":"Knowledge Science – Grundlagen: Methoden der Künstlichen Intelligenz für die Wissensextraktion aus Texten","title-short":"Knowledge Science – Grundlagen","URL":"https://link.springer.com/10.1007/978-3-658-41689-8","author":[{"family":"Lanquillon","given":"Carsten"},{"family":"Schacht","given":"Sigurd"}],"accessed":{"date-parts":[["2025",7,1]]},"issued":{"date-parts":[["2023"]]}},"locator":"186-187"}],"schema":"https://github.com/citation-style-language/schema/raw/master/csl-citation.json"} </w:instrText>
      </w:r>
      <w:r w:rsidR="00563955">
        <w:fldChar w:fldCharType="separate"/>
      </w:r>
      <w:r w:rsidR="00563955" w:rsidRPr="002F03D6">
        <w:t>(</w:t>
      </w:r>
      <w:r w:rsidR="00563955">
        <w:t xml:space="preserve">vgl. </w:t>
      </w:r>
      <w:r w:rsidR="00563955" w:rsidRPr="002F03D6">
        <w:t>Lanquillon/</w:t>
      </w:r>
      <w:del w:id="177" w:author="Lia Greiberg" w:date="2025-08-17T14:27:00Z" w16du:dateUtc="2025-08-17T12:27:00Z">
        <w:r w:rsidR="00563955" w:rsidDel="00321407">
          <w:delText xml:space="preserve"> </w:delText>
        </w:r>
      </w:del>
      <w:r w:rsidR="00563955" w:rsidRPr="002F03D6">
        <w:t>Schacht 2023</w:t>
      </w:r>
      <w:r w:rsidR="00563955">
        <w:t>: 19</w:t>
      </w:r>
      <w:r w:rsidR="00F80396">
        <w:t>3</w:t>
      </w:r>
      <w:r w:rsidR="00563955" w:rsidRPr="002F03D6">
        <w:t>)</w:t>
      </w:r>
      <w:r w:rsidR="00563955">
        <w:fldChar w:fldCharType="end"/>
      </w:r>
      <w:r w:rsidR="00563955">
        <w:t>.</w:t>
      </w:r>
    </w:p>
    <w:p w14:paraId="38B76237" w14:textId="06AC09DE" w:rsidR="001C5D70" w:rsidRPr="005D2F64" w:rsidRDefault="00EC2733" w:rsidP="00353700">
      <w:pPr>
        <w:pStyle w:val="berschrift3"/>
        <w:numPr>
          <w:ilvl w:val="1"/>
          <w:numId w:val="10"/>
        </w:numPr>
        <w:ind w:left="426" w:hanging="426"/>
        <w:jc w:val="both"/>
        <w:rPr>
          <w:rFonts w:ascii="Times New Roman" w:hAnsi="Times New Roman"/>
          <w:color w:val="EE0000"/>
          <w:sz w:val="26"/>
          <w:szCs w:val="26"/>
        </w:rPr>
      </w:pPr>
      <w:r w:rsidRPr="005D2F64">
        <w:rPr>
          <w:rFonts w:ascii="Times New Roman" w:hAnsi="Times New Roman"/>
          <w:color w:val="EE0000"/>
          <w:sz w:val="26"/>
          <w:szCs w:val="26"/>
        </w:rPr>
        <w:t>Zusammenfassung</w:t>
      </w:r>
    </w:p>
    <w:p w14:paraId="6032D096" w14:textId="47FFCAF1" w:rsidR="0049789C" w:rsidRDefault="0049789C" w:rsidP="00353700">
      <w:pPr>
        <w:pStyle w:val="berschrift2"/>
        <w:numPr>
          <w:ilvl w:val="0"/>
          <w:numId w:val="10"/>
        </w:numPr>
        <w:spacing w:after="120" w:line="360" w:lineRule="auto"/>
        <w:ind w:left="284" w:hanging="284"/>
        <w:jc w:val="both"/>
        <w:rPr>
          <w:ins w:id="178" w:author="Lia Greiberg" w:date="2025-08-13T12:50:00Z" w16du:dateUtc="2025-08-13T10:50:00Z"/>
          <w:rFonts w:ascii="Times New Roman" w:hAnsi="Times New Roman"/>
          <w:color w:val="000000" w:themeColor="text1"/>
          <w:sz w:val="28"/>
          <w:szCs w:val="28"/>
        </w:rPr>
      </w:pPr>
      <w:bookmarkStart w:id="179" w:name="_Toc204069605"/>
      <w:r>
        <w:rPr>
          <w:rFonts w:ascii="Times New Roman" w:hAnsi="Times New Roman"/>
          <w:color w:val="000000" w:themeColor="text1"/>
          <w:sz w:val="28"/>
          <w:szCs w:val="28"/>
        </w:rPr>
        <w:t>W3C Standards</w:t>
      </w:r>
      <w:bookmarkEnd w:id="179"/>
    </w:p>
    <w:p w14:paraId="0D145475" w14:textId="63C6F032" w:rsidR="00A06A36" w:rsidDel="00A06A36" w:rsidRDefault="00A06A36">
      <w:pPr>
        <w:pStyle w:val="StandardWeb"/>
        <w:spacing w:before="0" w:beforeAutospacing="0" w:after="120" w:afterAutospacing="0" w:line="360" w:lineRule="auto"/>
        <w:jc w:val="both"/>
        <w:rPr>
          <w:del w:id="180" w:author="Lia Greiberg" w:date="2025-08-13T12:50:00Z" w16du:dateUtc="2025-08-13T10:50:00Z"/>
          <w:moveTo w:id="181" w:author="Lia Greiberg" w:date="2025-08-13T12:50:00Z" w16du:dateUtc="2025-08-13T10:50:00Z"/>
        </w:rPr>
        <w:pPrChange w:id="182" w:author="Lia Greiberg" w:date="2025-08-13T12:50:00Z" w16du:dateUtc="2025-08-13T10:50:00Z">
          <w:pPr>
            <w:pStyle w:val="StandardWeb"/>
            <w:numPr>
              <w:numId w:val="10"/>
            </w:numPr>
            <w:spacing w:before="0" w:beforeAutospacing="0" w:after="120" w:afterAutospacing="0" w:line="360" w:lineRule="auto"/>
            <w:ind w:left="720" w:hanging="360"/>
            <w:jc w:val="both"/>
          </w:pPr>
        </w:pPrChange>
      </w:pPr>
      <w:moveToRangeStart w:id="183" w:author="Lia Greiberg" w:date="2025-08-13T12:50:00Z" w:name="move205981822"/>
      <w:moveTo w:id="184" w:author="Lia Greiberg" w:date="2025-08-13T12:50:00Z" w16du:dateUtc="2025-08-13T10:50:00Z">
        <w:r>
          <w:t xml:space="preserve">In diesem Kapitel liegt </w:t>
        </w:r>
      </w:moveTo>
      <w:ins w:id="185" w:author="Lia Greiberg" w:date="2025-08-13T12:51:00Z" w16du:dateUtc="2025-08-13T10:51:00Z">
        <w:r>
          <w:t xml:space="preserve">der </w:t>
        </w:r>
      </w:ins>
      <w:moveTo w:id="186" w:author="Lia Greiberg" w:date="2025-08-13T12:50:00Z" w16du:dateUtc="2025-08-13T10:50:00Z">
        <w:r>
          <w:t xml:space="preserve">Fokus darauf, die einzelnen </w:t>
        </w:r>
        <w:r w:rsidRPr="00A4320E">
          <w:t>W3C</w:t>
        </w:r>
        <w:r>
          <w:t xml:space="preserve">-Standards und ihren Zusammenhang im Kontext des </w:t>
        </w:r>
        <w:proofErr w:type="spellStart"/>
        <w:r>
          <w:t>Semantic</w:t>
        </w:r>
        <w:proofErr w:type="spellEnd"/>
        <w:r>
          <w:t xml:space="preserve"> Web zu erläutern. Ziel ist es, aufzuzeigen, wie diese Standards miteinander verknüpft sind und welche Rolle sie beim Aufbau des spielen. </w:t>
        </w:r>
      </w:moveTo>
    </w:p>
    <w:moveToRangeEnd w:id="183"/>
    <w:p w14:paraId="1461FE6D" w14:textId="77777777" w:rsidR="00A06A36" w:rsidRPr="00A06A36" w:rsidRDefault="00A06A36">
      <w:pPr>
        <w:pStyle w:val="StandardWeb"/>
        <w:spacing w:before="0" w:beforeAutospacing="0" w:after="120" w:afterAutospacing="0" w:line="360" w:lineRule="auto"/>
        <w:jc w:val="both"/>
        <w:rPr>
          <w:rPrChange w:id="187" w:author="Lia Greiberg" w:date="2025-08-13T12:50:00Z" w16du:dateUtc="2025-08-13T10:50:00Z">
            <w:rPr>
              <w:rFonts w:ascii="Times New Roman" w:hAnsi="Times New Roman"/>
              <w:color w:val="000000" w:themeColor="text1"/>
              <w:sz w:val="28"/>
              <w:szCs w:val="28"/>
            </w:rPr>
          </w:rPrChange>
        </w:rPr>
        <w:pPrChange w:id="188" w:author="Lia Greiberg" w:date="2025-08-13T12:50:00Z" w16du:dateUtc="2025-08-13T10:50:00Z">
          <w:pPr>
            <w:pStyle w:val="berschrift2"/>
            <w:numPr>
              <w:numId w:val="10"/>
            </w:numPr>
            <w:spacing w:after="120" w:line="360" w:lineRule="auto"/>
            <w:ind w:left="284" w:hanging="284"/>
            <w:jc w:val="both"/>
          </w:pPr>
        </w:pPrChange>
      </w:pPr>
    </w:p>
    <w:p w14:paraId="77E81817" w14:textId="5DF54745" w:rsidR="00460E70" w:rsidRDefault="002C0A53" w:rsidP="00353700">
      <w:pPr>
        <w:pStyle w:val="StandardWeb"/>
        <w:spacing w:before="0" w:beforeAutospacing="0" w:after="120" w:afterAutospacing="0" w:line="360" w:lineRule="auto"/>
        <w:jc w:val="both"/>
      </w:pPr>
      <w:r>
        <w:t xml:space="preserve">Die Abbildung 3.1 zeigt die Sprachstandards, die dem Semantik Web zugrunde liegen. Sie stellt die Struktur der verschiedener Ebenen dar, auf denen das </w:t>
      </w:r>
      <w:proofErr w:type="spellStart"/>
      <w:r>
        <w:t>Semantic</w:t>
      </w:r>
      <w:proofErr w:type="spellEnd"/>
      <w:r>
        <w:t xml:space="preserve"> Web aufbau</w:t>
      </w:r>
      <w:del w:id="189" w:author="Lia Greiberg" w:date="2025-08-12T14:06:00Z" w16du:dateUtc="2025-08-12T12:06:00Z">
        <w:r w:rsidDel="00671B5D">
          <w:delText>e</w:delText>
        </w:r>
      </w:del>
      <w:r>
        <w:t xml:space="preserve">t. Im Unterschied zu früheren Darstellungen des sog. Layer Cake von Berners-Lee, liegt der Fokus </w:t>
      </w:r>
      <w:r w:rsidR="00AC5F9E">
        <w:t xml:space="preserve">auf </w:t>
      </w:r>
      <w:ins w:id="190" w:author="Lia Greiberg" w:date="2025-08-26T15:34:00Z" w16du:dateUtc="2025-08-26T13:34:00Z">
        <w:r w:rsidR="00CA5EBF">
          <w:t xml:space="preserve">den </w:t>
        </w:r>
      </w:ins>
      <w:r w:rsidR="00AC5F9E">
        <w:t>W3C-Empfelungen</w:t>
      </w:r>
      <w:r w:rsidR="00460E70">
        <w:t xml:space="preserve">. </w:t>
      </w:r>
    </w:p>
    <w:p w14:paraId="72AB2DBA" w14:textId="67981958" w:rsidR="00F34F95" w:rsidRDefault="00192947" w:rsidP="00353700">
      <w:pPr>
        <w:pStyle w:val="StandardWeb"/>
        <w:spacing w:before="0" w:beforeAutospacing="0" w:after="120" w:afterAutospacing="0" w:line="360" w:lineRule="auto"/>
        <w:ind w:firstLine="426"/>
        <w:jc w:val="both"/>
      </w:pPr>
      <w:r>
        <w:rPr>
          <w:noProof/>
        </w:rPr>
        <mc:AlternateContent>
          <mc:Choice Requires="wps">
            <w:drawing>
              <wp:anchor distT="0" distB="0" distL="114300" distR="114300" simplePos="0" relativeHeight="251677696" behindDoc="0" locked="0" layoutInCell="1" allowOverlap="1" wp14:anchorId="03C31F64" wp14:editId="1AFE2A5C">
                <wp:simplePos x="0" y="0"/>
                <wp:positionH relativeFrom="column">
                  <wp:posOffset>1250950</wp:posOffset>
                </wp:positionH>
                <wp:positionV relativeFrom="paragraph">
                  <wp:posOffset>49530</wp:posOffset>
                </wp:positionV>
                <wp:extent cx="949569" cy="527538"/>
                <wp:effectExtent l="0" t="0" r="15875" b="19050"/>
                <wp:wrapNone/>
                <wp:docPr id="49344498" name="Textfeld 15"/>
                <wp:cNvGraphicFramePr/>
                <a:graphic xmlns:a="http://schemas.openxmlformats.org/drawingml/2006/main">
                  <a:graphicData uri="http://schemas.microsoft.com/office/word/2010/wordprocessingShape">
                    <wps:wsp>
                      <wps:cNvSpPr txBox="1"/>
                      <wps:spPr>
                        <a:xfrm>
                          <a:off x="0" y="0"/>
                          <a:ext cx="949569" cy="527538"/>
                        </a:xfrm>
                        <a:prstGeom prst="rect">
                          <a:avLst/>
                        </a:prstGeom>
                        <a:solidFill>
                          <a:schemeClr val="accent5">
                            <a:lumMod val="20000"/>
                            <a:lumOff val="80000"/>
                          </a:schemeClr>
                        </a:solidFill>
                        <a:ln w="6350">
                          <a:solidFill>
                            <a:prstClr val="black"/>
                          </a:solidFill>
                        </a:ln>
                      </wps:spPr>
                      <wps:txbx>
                        <w:txbxContent>
                          <w:p w14:paraId="5BFFF278" w14:textId="6CC4B390" w:rsidR="00192947" w:rsidRDefault="00192947" w:rsidP="00192947">
                            <w:pPr>
                              <w:jc w:val="center"/>
                            </w:pPr>
                            <w:r>
                              <w:t>Ontologie:</w:t>
                            </w:r>
                          </w:p>
                          <w:p w14:paraId="40B9514F" w14:textId="127CD9E7" w:rsidR="00192947" w:rsidRDefault="00192947" w:rsidP="00192947">
                            <w:pPr>
                              <w:jc w:val="center"/>
                            </w:pPr>
                            <w:r>
                              <w:t>OWL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C31F64" id="Textfeld 15" o:spid="_x0000_s1036" type="#_x0000_t202" style="position:absolute;left:0;text-align:left;margin-left:98.5pt;margin-top:3.9pt;width:74.75pt;height:41.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" fillcolor="#daeef3 [664]" strokeweight=".5pt">
                <v:textbox>
                  <w:txbxContent>
                    <w:p w14:paraId="5BFFF278" w14:textId="6CC4B390" w:rsidR="00192947" w:rsidRDefault="00192947" w:rsidP="00192947">
                      <w:pPr>
                        <w:jc w:val="center"/>
                      </w:pPr>
                      <w:r>
                        <w:t>Ontologie:</w:t>
                      </w:r>
                    </w:p>
                    <w:p w14:paraId="40B9514F" w14:textId="127CD9E7" w:rsidR="00192947" w:rsidRDefault="00192947" w:rsidP="00192947">
                      <w:pPr>
                        <w:jc w:val="center"/>
                      </w:pPr>
                      <w:r>
                        <w:t>OWL</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313B3E9" wp14:editId="7E24B3CC">
                <wp:simplePos x="0" y="0"/>
                <wp:positionH relativeFrom="column">
                  <wp:posOffset>2440745</wp:posOffset>
                </wp:positionH>
                <wp:positionV relativeFrom="paragraph">
                  <wp:posOffset>50067</wp:posOffset>
                </wp:positionV>
                <wp:extent cx="949569" cy="527538"/>
                <wp:effectExtent l="0" t="0" r="15875" b="19050"/>
                <wp:wrapNone/>
                <wp:docPr id="1468291044" name="Textfeld 15"/>
                <wp:cNvGraphicFramePr/>
                <a:graphic xmlns:a="http://schemas.openxmlformats.org/drawingml/2006/main">
                  <a:graphicData uri="http://schemas.microsoft.com/office/word/2010/wordprocessingShape">
                    <wps:wsp>
                      <wps:cNvSpPr txBox="1"/>
                      <wps:spPr>
                        <a:xfrm>
                          <a:off x="0" y="0"/>
                          <a:ext cx="949569" cy="527538"/>
                        </a:xfrm>
                        <a:prstGeom prst="rect">
                          <a:avLst/>
                        </a:prstGeom>
                        <a:solidFill>
                          <a:schemeClr val="accent5">
                            <a:lumMod val="20000"/>
                            <a:lumOff val="80000"/>
                          </a:schemeClr>
                        </a:solidFill>
                        <a:ln w="6350">
                          <a:solidFill>
                            <a:prstClr val="black"/>
                          </a:solidFill>
                        </a:ln>
                      </wps:spPr>
                      <wps:txbx>
                        <w:txbxContent>
                          <w:p w14:paraId="608341F8" w14:textId="2616BFCE" w:rsidR="00192947" w:rsidRDefault="00192947" w:rsidP="00192947">
                            <w:pPr>
                              <w:jc w:val="center"/>
                            </w:pPr>
                            <w:r>
                              <w:t>Regeln:</w:t>
                            </w:r>
                          </w:p>
                          <w:p w14:paraId="2AA7D3FD" w14:textId="41C6C46B" w:rsidR="00192947" w:rsidRDefault="00192947" w:rsidP="00192947">
                            <w:pPr>
                              <w:jc w:val="center"/>
                            </w:pPr>
                            <w:r>
                              <w:t>RIF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3B3E9" id="_x0000_s1037" type="#_x0000_t202" style="position:absolute;left:0;text-align:left;margin-left:192.2pt;margin-top:3.95pt;width:74.75pt;height:41.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" fillcolor="#daeef3 [664]" strokeweight=".5pt">
                <v:textbox>
                  <w:txbxContent>
                    <w:p w14:paraId="608341F8" w14:textId="2616BFCE" w:rsidR="00192947" w:rsidRDefault="00192947" w:rsidP="00192947">
                      <w:pPr>
                        <w:jc w:val="center"/>
                      </w:pPr>
                      <w:r>
                        <w:t>Regeln:</w:t>
                      </w:r>
                    </w:p>
                    <w:p w14:paraId="2AA7D3FD" w14:textId="41C6C46B" w:rsidR="00192947" w:rsidRDefault="00192947" w:rsidP="00192947">
                      <w:pPr>
                        <w:jc w:val="center"/>
                      </w:pPr>
                      <w:r>
                        <w:t>RIF</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B658D8E" wp14:editId="7151FF42">
                <wp:simplePos x="0" y="0"/>
                <wp:positionH relativeFrom="column">
                  <wp:posOffset>58078</wp:posOffset>
                </wp:positionH>
                <wp:positionV relativeFrom="paragraph">
                  <wp:posOffset>52070</wp:posOffset>
                </wp:positionV>
                <wp:extent cx="949569" cy="527538"/>
                <wp:effectExtent l="0" t="0" r="15875" b="19050"/>
                <wp:wrapNone/>
                <wp:docPr id="229959977" name="Textfeld 15"/>
                <wp:cNvGraphicFramePr/>
                <a:graphic xmlns:a="http://schemas.openxmlformats.org/drawingml/2006/main">
                  <a:graphicData uri="http://schemas.microsoft.com/office/word/2010/wordprocessingShape">
                    <wps:wsp>
                      <wps:cNvSpPr txBox="1"/>
                      <wps:spPr>
                        <a:xfrm>
                          <a:off x="0" y="0"/>
                          <a:ext cx="949569" cy="527538"/>
                        </a:xfrm>
                        <a:prstGeom prst="rect">
                          <a:avLst/>
                        </a:prstGeom>
                        <a:solidFill>
                          <a:schemeClr val="accent5">
                            <a:lumMod val="20000"/>
                            <a:lumOff val="80000"/>
                          </a:schemeClr>
                        </a:solidFill>
                        <a:ln w="6350">
                          <a:solidFill>
                            <a:prstClr val="black"/>
                          </a:solidFill>
                        </a:ln>
                      </wps:spPr>
                      <wps:txbx>
                        <w:txbxContent>
                          <w:p w14:paraId="715A0A31" w14:textId="270E6F14" w:rsidR="00192947" w:rsidRDefault="00192947" w:rsidP="00192947">
                            <w:pPr>
                              <w:jc w:val="center"/>
                            </w:pPr>
                            <w:r>
                              <w:t>Query: SPARQL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658D8E" id="_x0000_s1038" type="#_x0000_t202" style="position:absolute;left:0;text-align:left;margin-left:4.55pt;margin-top:4.1pt;width:74.75pt;height:41.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" fillcolor="#daeef3 [664]" strokeweight=".5pt">
                <v:textbox>
                  <w:txbxContent>
                    <w:p w14:paraId="715A0A31" w14:textId="270E6F14" w:rsidR="00192947" w:rsidRDefault="00192947" w:rsidP="00192947">
                      <w:pPr>
                        <w:jc w:val="center"/>
                      </w:pPr>
                      <w:r>
                        <w:t>Query: SPARQL</w:t>
                      </w:r>
                    </w:p>
                  </w:txbxContent>
                </v:textbox>
              </v:shape>
            </w:pict>
          </mc:Fallback>
        </mc:AlternateContent>
      </w:r>
    </w:p>
    <w:p w14:paraId="2CE01494" w14:textId="0727AFF1" w:rsidR="00192947" w:rsidRDefault="00192947" w:rsidP="00353700">
      <w:pPr>
        <w:pStyle w:val="StandardWeb"/>
        <w:spacing w:before="0" w:beforeAutospacing="0" w:after="120" w:afterAutospacing="0" w:line="360" w:lineRule="auto"/>
        <w:ind w:firstLine="426"/>
        <w:jc w:val="both"/>
      </w:pPr>
      <w:r>
        <w:rPr>
          <w:noProof/>
        </w:rPr>
        <mc:AlternateContent>
          <mc:Choice Requires="wps">
            <w:drawing>
              <wp:anchor distT="0" distB="0" distL="114300" distR="114300" simplePos="0" relativeHeight="251679744" behindDoc="0" locked="0" layoutInCell="1" allowOverlap="1" wp14:anchorId="1E77F21E" wp14:editId="09AC7651">
                <wp:simplePos x="0" y="0"/>
                <wp:positionH relativeFrom="column">
                  <wp:posOffset>57785</wp:posOffset>
                </wp:positionH>
                <wp:positionV relativeFrom="paragraph">
                  <wp:posOffset>310271</wp:posOffset>
                </wp:positionV>
                <wp:extent cx="3333799" cy="527538"/>
                <wp:effectExtent l="0" t="0" r="9525" b="19050"/>
                <wp:wrapNone/>
                <wp:docPr id="1360852528" name="Textfeld 15"/>
                <wp:cNvGraphicFramePr/>
                <a:graphic xmlns:a="http://schemas.openxmlformats.org/drawingml/2006/main">
                  <a:graphicData uri="http://schemas.microsoft.com/office/word/2010/wordprocessingShape">
                    <wps:wsp>
                      <wps:cNvSpPr txBox="1"/>
                      <wps:spPr>
                        <a:xfrm>
                          <a:off x="0" y="0"/>
                          <a:ext cx="3333799" cy="527538"/>
                        </a:xfrm>
                        <a:prstGeom prst="rect">
                          <a:avLst/>
                        </a:prstGeom>
                        <a:solidFill>
                          <a:schemeClr val="accent5">
                            <a:lumMod val="20000"/>
                            <a:lumOff val="80000"/>
                          </a:schemeClr>
                        </a:solidFill>
                        <a:ln w="6350">
                          <a:solidFill>
                            <a:prstClr val="black"/>
                          </a:solidFill>
                        </a:ln>
                      </wps:spPr>
                      <wps:txbx>
                        <w:txbxContent>
                          <w:p w14:paraId="0A469CB6" w14:textId="4977AF3B" w:rsidR="00192947" w:rsidRDefault="00192947" w:rsidP="00460E70">
                            <w:pPr>
                              <w:jc w:val="center"/>
                            </w:pPr>
                            <w:r>
                              <w:t>Datenaustausch:</w:t>
                            </w:r>
                          </w:p>
                          <w:p w14:paraId="7521F791" w14:textId="29039A63" w:rsidR="00192947" w:rsidRDefault="00192947" w:rsidP="00460E70">
                            <w:pPr>
                              <w:jc w:val="center"/>
                            </w:pPr>
                            <w:r>
                              <w:t>RDF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77F21E" id="_x0000_s1039" type="#_x0000_t202" style="position:absolute;left:0;text-align:left;margin-left:4.55pt;margin-top:24.45pt;width:262.5pt;height:41.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" fillcolor="#daeef3 [664]" strokeweight=".5pt">
                <v:textbox>
                  <w:txbxContent>
                    <w:p w14:paraId="0A469CB6" w14:textId="4977AF3B" w:rsidR="00192947" w:rsidRDefault="00192947" w:rsidP="00460E70">
                      <w:pPr>
                        <w:jc w:val="center"/>
                      </w:pPr>
                      <w:r>
                        <w:t>Datenaustausch:</w:t>
                      </w:r>
                    </w:p>
                    <w:p w14:paraId="7521F791" w14:textId="29039A63" w:rsidR="00192947" w:rsidRDefault="00192947" w:rsidP="00460E70">
                      <w:pPr>
                        <w:jc w:val="center"/>
                      </w:pPr>
                      <w:r>
                        <w:t>RDF</w:t>
                      </w:r>
                    </w:p>
                  </w:txbxContent>
                </v:textbox>
              </v:shape>
            </w:pict>
          </mc:Fallback>
        </mc:AlternateContent>
      </w:r>
    </w:p>
    <w:p w14:paraId="3D00947F" w14:textId="18A82F34" w:rsidR="00192947" w:rsidRDefault="00460E70" w:rsidP="00353700">
      <w:pPr>
        <w:pStyle w:val="StandardWeb"/>
        <w:spacing w:before="0" w:beforeAutospacing="0" w:after="120" w:afterAutospacing="0" w:line="360" w:lineRule="auto"/>
        <w:ind w:firstLine="426"/>
        <w:jc w:val="both"/>
      </w:pPr>
      <w:r>
        <w:rPr>
          <w:noProof/>
        </w:rPr>
        <mc:AlternateContent>
          <mc:Choice Requires="wps">
            <w:drawing>
              <wp:anchor distT="0" distB="0" distL="114300" distR="114300" simplePos="0" relativeHeight="251681792" behindDoc="0" locked="0" layoutInCell="1" allowOverlap="1" wp14:anchorId="12505F26" wp14:editId="3592D912">
                <wp:simplePos x="0" y="0"/>
                <wp:positionH relativeFrom="column">
                  <wp:posOffset>2442161</wp:posOffset>
                </wp:positionH>
                <wp:positionV relativeFrom="paragraph">
                  <wp:posOffset>183075</wp:posOffset>
                </wp:positionV>
                <wp:extent cx="949569" cy="316034"/>
                <wp:effectExtent l="0" t="0" r="15875" b="14605"/>
                <wp:wrapNone/>
                <wp:docPr id="512541580" name="Textfeld 15"/>
                <wp:cNvGraphicFramePr/>
                <a:graphic xmlns:a="http://schemas.openxmlformats.org/drawingml/2006/main">
                  <a:graphicData uri="http://schemas.microsoft.com/office/word/2010/wordprocessingShape">
                    <wps:wsp>
                      <wps:cNvSpPr txBox="1"/>
                      <wps:spPr>
                        <a:xfrm>
                          <a:off x="0" y="0"/>
                          <a:ext cx="949569" cy="316034"/>
                        </a:xfrm>
                        <a:prstGeom prst="rect">
                          <a:avLst/>
                        </a:prstGeom>
                        <a:solidFill>
                          <a:schemeClr val="accent5">
                            <a:lumMod val="20000"/>
                            <a:lumOff val="80000"/>
                          </a:schemeClr>
                        </a:solidFill>
                        <a:ln w="6350">
                          <a:solidFill>
                            <a:prstClr val="black"/>
                          </a:solidFill>
                        </a:ln>
                      </wps:spPr>
                      <wps:txbx>
                        <w:txbxContent>
                          <w:p w14:paraId="2FC2F586" w14:textId="5C7C06D6" w:rsidR="00192947" w:rsidRDefault="00192947" w:rsidP="00192947">
                            <w:pPr>
                              <w:jc w:val="center"/>
                            </w:pPr>
                            <w: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05F26" id="_x0000_s1040" type="#_x0000_t202" style="position:absolute;left:0;text-align:left;margin-left:192.3pt;margin-top:14.4pt;width:74.75pt;height:24.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" fillcolor="#daeef3 [664]" strokeweight=".5pt">
                <v:textbox>
                  <w:txbxContent>
                    <w:p w14:paraId="2FC2F586" w14:textId="5C7C06D6" w:rsidR="00192947" w:rsidRDefault="00192947" w:rsidP="00192947">
                      <w:pPr>
                        <w:jc w:val="center"/>
                      </w:pPr>
                      <w:r>
                        <w:t>XML</w:t>
                      </w:r>
                    </w:p>
                  </w:txbxContent>
                </v:textbox>
              </v:shape>
            </w:pict>
          </mc:Fallback>
        </mc:AlternateContent>
      </w:r>
    </w:p>
    <w:p w14:paraId="6CDA3C89" w14:textId="4B7FE02F" w:rsidR="00192947" w:rsidRDefault="00192947" w:rsidP="00353700">
      <w:pPr>
        <w:pStyle w:val="StandardWeb"/>
        <w:spacing w:before="0" w:beforeAutospacing="0" w:after="120" w:afterAutospacing="0" w:line="360" w:lineRule="auto"/>
        <w:ind w:firstLine="426"/>
        <w:jc w:val="both"/>
      </w:pPr>
      <w:r>
        <w:rPr>
          <w:noProof/>
        </w:rPr>
        <mc:AlternateContent>
          <mc:Choice Requires="wps">
            <w:drawing>
              <wp:anchor distT="0" distB="0" distL="114300" distR="114300" simplePos="0" relativeHeight="251683840" behindDoc="0" locked="0" layoutInCell="1" allowOverlap="1" wp14:anchorId="405FAD0D" wp14:editId="1AF7BA4C">
                <wp:simplePos x="0" y="0"/>
                <wp:positionH relativeFrom="column">
                  <wp:posOffset>55880</wp:posOffset>
                </wp:positionH>
                <wp:positionV relativeFrom="paragraph">
                  <wp:posOffset>242277</wp:posOffset>
                </wp:positionV>
                <wp:extent cx="3333799" cy="527538"/>
                <wp:effectExtent l="0" t="0" r="19050" b="19050"/>
                <wp:wrapNone/>
                <wp:docPr id="1350244833" name="Textfeld 15"/>
                <wp:cNvGraphicFramePr/>
                <a:graphic xmlns:a="http://schemas.openxmlformats.org/drawingml/2006/main">
                  <a:graphicData uri="http://schemas.microsoft.com/office/word/2010/wordprocessingShape">
                    <wps:wsp>
                      <wps:cNvSpPr txBox="1"/>
                      <wps:spPr>
                        <a:xfrm>
                          <a:off x="0" y="0"/>
                          <a:ext cx="3333799" cy="527538"/>
                        </a:xfrm>
                        <a:prstGeom prst="rect">
                          <a:avLst/>
                        </a:prstGeom>
                        <a:solidFill>
                          <a:schemeClr val="accent5">
                            <a:lumMod val="20000"/>
                            <a:lumOff val="80000"/>
                          </a:schemeClr>
                        </a:solidFill>
                        <a:ln w="6350">
                          <a:solidFill>
                            <a:prstClr val="black"/>
                          </a:solidFill>
                        </a:ln>
                      </wps:spPr>
                      <wps:txbx>
                        <w:txbxContent>
                          <w:p w14:paraId="1D1F14CA" w14:textId="7DD88EE2" w:rsidR="00192947" w:rsidRDefault="00192947" w:rsidP="00460E70">
                            <w:pPr>
                              <w:jc w:val="center"/>
                            </w:pPr>
                            <w:r>
                              <w:t>Protocol: HTTP/ URI/ 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5FAD0D" id="_x0000_s1041" type="#_x0000_t202" style="position:absolute;left:0;text-align:left;margin-left:4.4pt;margin-top:19.1pt;width:262.5pt;height:41.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" fillcolor="#daeef3 [664]" strokeweight=".5pt">
                <v:textbox>
                  <w:txbxContent>
                    <w:p w14:paraId="1D1F14CA" w14:textId="7DD88EE2" w:rsidR="00192947" w:rsidRDefault="00192947" w:rsidP="00460E70">
                      <w:pPr>
                        <w:jc w:val="center"/>
                      </w:pPr>
                      <w:r>
                        <w:t>Protocol: HTTP/ URI/ IRI</w:t>
                      </w:r>
                    </w:p>
                  </w:txbxContent>
                </v:textbox>
              </v:shape>
            </w:pict>
          </mc:Fallback>
        </mc:AlternateContent>
      </w:r>
    </w:p>
    <w:p w14:paraId="4C790CD7" w14:textId="06718174" w:rsidR="00192947" w:rsidRDefault="00192947" w:rsidP="00353700">
      <w:pPr>
        <w:pStyle w:val="StandardWeb"/>
        <w:spacing w:before="0" w:beforeAutospacing="0" w:after="120" w:afterAutospacing="0" w:line="360" w:lineRule="auto"/>
        <w:ind w:firstLine="426"/>
        <w:jc w:val="both"/>
      </w:pPr>
    </w:p>
    <w:p w14:paraId="073377A4" w14:textId="5439F645" w:rsidR="00192947" w:rsidRDefault="00192947" w:rsidP="00353700">
      <w:pPr>
        <w:pStyle w:val="StandardWeb"/>
        <w:spacing w:before="0" w:beforeAutospacing="0" w:after="120" w:afterAutospacing="0" w:line="360" w:lineRule="auto"/>
        <w:ind w:firstLine="426"/>
        <w:jc w:val="both"/>
        <w:rPr>
          <w:sz w:val="20"/>
          <w:szCs w:val="20"/>
        </w:rPr>
      </w:pPr>
    </w:p>
    <w:p w14:paraId="52557DD3" w14:textId="0BBE8625" w:rsidR="00192947" w:rsidRDefault="00192947" w:rsidP="00256324">
      <w:pPr>
        <w:pStyle w:val="StandardWeb"/>
        <w:spacing w:before="0" w:beforeAutospacing="0" w:after="120" w:afterAutospacing="0" w:line="360" w:lineRule="auto"/>
        <w:jc w:val="both"/>
        <w:rPr>
          <w:color w:val="000000" w:themeColor="text1"/>
          <w:sz w:val="20"/>
          <w:szCs w:val="20"/>
        </w:rPr>
      </w:pPr>
      <w:r w:rsidRPr="00192947">
        <w:rPr>
          <w:color w:val="000000" w:themeColor="text1"/>
          <w:sz w:val="20"/>
          <w:szCs w:val="20"/>
        </w:rPr>
        <w:t xml:space="preserve">Abb. </w:t>
      </w:r>
      <w:r w:rsidR="002C0A53">
        <w:rPr>
          <w:color w:val="000000" w:themeColor="text1"/>
          <w:sz w:val="20"/>
          <w:szCs w:val="20"/>
        </w:rPr>
        <w:t>3.1</w:t>
      </w:r>
      <w:r>
        <w:rPr>
          <w:color w:val="000000" w:themeColor="text1"/>
          <w:sz w:val="20"/>
          <w:szCs w:val="20"/>
        </w:rPr>
        <w:t xml:space="preserve"> </w:t>
      </w:r>
      <w:proofErr w:type="spellStart"/>
      <w:r w:rsidR="00460E70">
        <w:rPr>
          <w:color w:val="000000" w:themeColor="text1"/>
          <w:sz w:val="20"/>
          <w:szCs w:val="20"/>
        </w:rPr>
        <w:t>Semantic</w:t>
      </w:r>
      <w:proofErr w:type="spellEnd"/>
      <w:r w:rsidR="00460E70">
        <w:rPr>
          <w:color w:val="000000" w:themeColor="text1"/>
          <w:sz w:val="20"/>
          <w:szCs w:val="20"/>
        </w:rPr>
        <w:t xml:space="preserve"> Web </w:t>
      </w:r>
      <w:proofErr w:type="spellStart"/>
      <w:r w:rsidR="00460E70">
        <w:rPr>
          <w:color w:val="000000" w:themeColor="text1"/>
          <w:sz w:val="20"/>
          <w:szCs w:val="20"/>
        </w:rPr>
        <w:t>protocol</w:t>
      </w:r>
      <w:proofErr w:type="spellEnd"/>
      <w:r w:rsidR="00460E70">
        <w:rPr>
          <w:color w:val="000000" w:themeColor="text1"/>
          <w:sz w:val="20"/>
          <w:szCs w:val="20"/>
        </w:rPr>
        <w:t xml:space="preserve"> and </w:t>
      </w:r>
      <w:proofErr w:type="spellStart"/>
      <w:r w:rsidR="00460E70">
        <w:rPr>
          <w:color w:val="000000" w:themeColor="text1"/>
          <w:sz w:val="20"/>
          <w:szCs w:val="20"/>
        </w:rPr>
        <w:t>language</w:t>
      </w:r>
      <w:proofErr w:type="spellEnd"/>
      <w:r w:rsidR="00460E70">
        <w:rPr>
          <w:color w:val="000000" w:themeColor="text1"/>
          <w:sz w:val="20"/>
          <w:szCs w:val="20"/>
        </w:rPr>
        <w:t xml:space="preserve"> </w:t>
      </w:r>
      <w:proofErr w:type="spellStart"/>
      <w:r w:rsidR="00460E70">
        <w:rPr>
          <w:color w:val="000000" w:themeColor="text1"/>
          <w:sz w:val="20"/>
          <w:szCs w:val="20"/>
        </w:rPr>
        <w:t>standards</w:t>
      </w:r>
      <w:proofErr w:type="spellEnd"/>
      <w:r w:rsidR="00460E70">
        <w:rPr>
          <w:color w:val="000000" w:themeColor="text1"/>
          <w:sz w:val="20"/>
          <w:szCs w:val="20"/>
        </w:rPr>
        <w:t xml:space="preserve"> </w:t>
      </w:r>
      <w:r w:rsidR="00460E70">
        <w:rPr>
          <w:color w:val="000000" w:themeColor="text1"/>
          <w:sz w:val="20"/>
          <w:szCs w:val="20"/>
        </w:rPr>
        <w:fldChar w:fldCharType="begin"/>
      </w:r>
      <w:r w:rsidR="00A0557D">
        <w:rPr>
          <w:color w:val="000000" w:themeColor="text1"/>
          <w:sz w:val="20"/>
          <w:szCs w:val="20"/>
        </w:rPr>
        <w:instrText xml:space="preserve"> ADDIN ZOTERO_ITEM CSL_CITATION {"citationID":"qsC72N8F","properties":{"formattedCitation":"(Domingue/Fensel/Hendler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00460E70">
        <w:rPr>
          <w:color w:val="000000" w:themeColor="text1"/>
          <w:sz w:val="20"/>
          <w:szCs w:val="20"/>
        </w:rPr>
        <w:fldChar w:fldCharType="separate"/>
      </w:r>
      <w:r w:rsidR="00460E70">
        <w:rPr>
          <w:noProof/>
          <w:color w:val="000000" w:themeColor="text1"/>
          <w:sz w:val="20"/>
          <w:szCs w:val="20"/>
        </w:rPr>
        <w:t>(Harth/</w:t>
      </w:r>
      <w:del w:id="191" w:author="Lia Greiberg" w:date="2025-08-26T15:23:00Z" w16du:dateUtc="2025-08-26T13:23:00Z">
        <w:r w:rsidR="00460E70" w:rsidDel="00632747">
          <w:rPr>
            <w:noProof/>
            <w:color w:val="000000" w:themeColor="text1"/>
            <w:sz w:val="20"/>
            <w:szCs w:val="20"/>
          </w:rPr>
          <w:delText xml:space="preserve"> </w:delText>
        </w:r>
      </w:del>
      <w:r w:rsidR="00460E70">
        <w:rPr>
          <w:noProof/>
          <w:color w:val="000000" w:themeColor="text1"/>
          <w:sz w:val="20"/>
          <w:szCs w:val="20"/>
        </w:rPr>
        <w:t>Janik/</w:t>
      </w:r>
      <w:del w:id="192" w:author="Lia Greiberg" w:date="2025-08-26T15:23:00Z" w16du:dateUtc="2025-08-26T13:23:00Z">
        <w:r w:rsidR="00460E70" w:rsidDel="00632747">
          <w:rPr>
            <w:noProof/>
            <w:color w:val="000000" w:themeColor="text1"/>
            <w:sz w:val="20"/>
            <w:szCs w:val="20"/>
          </w:rPr>
          <w:delText xml:space="preserve"> </w:delText>
        </w:r>
      </w:del>
      <w:r w:rsidR="00460E70">
        <w:rPr>
          <w:noProof/>
          <w:color w:val="000000" w:themeColor="text1"/>
          <w:sz w:val="20"/>
          <w:szCs w:val="20"/>
        </w:rPr>
        <w:t>Staab 2011: 50)</w:t>
      </w:r>
      <w:r w:rsidR="00460E70">
        <w:rPr>
          <w:color w:val="000000" w:themeColor="text1"/>
          <w:sz w:val="20"/>
          <w:szCs w:val="20"/>
        </w:rPr>
        <w:fldChar w:fldCharType="end"/>
      </w:r>
    </w:p>
    <w:p w14:paraId="7660EA05" w14:textId="3DA6DB1A" w:rsidR="00AC5F9E" w:rsidRPr="00EC547B" w:rsidRDefault="00AC5F9E" w:rsidP="00353700">
      <w:pPr>
        <w:pStyle w:val="StandardWeb"/>
        <w:spacing w:before="0" w:beforeAutospacing="0" w:after="120" w:afterAutospacing="0" w:line="360" w:lineRule="auto"/>
        <w:ind w:firstLine="426"/>
        <w:jc w:val="both"/>
      </w:pPr>
      <w:commentRangeStart w:id="193"/>
      <w:commentRangeStart w:id="194"/>
      <w:r>
        <w:t>IRIs</w:t>
      </w:r>
      <w:r w:rsidR="00EC547B">
        <w:t xml:space="preserve"> </w:t>
      </w:r>
      <w:commentRangeEnd w:id="193"/>
      <w:r w:rsidR="00671B5D">
        <w:rPr>
          <w:rStyle w:val="Kommentarzeichen"/>
        </w:rPr>
        <w:commentReference w:id="193"/>
      </w:r>
      <w:r w:rsidR="00EC547B">
        <w:t xml:space="preserve">und </w:t>
      </w:r>
      <w:r>
        <w:t xml:space="preserve">URIs verwenden typischerweise HTTP-basierte </w:t>
      </w:r>
      <w:commentRangeStart w:id="195"/>
      <w:r w:rsidRPr="003C297E">
        <w:t>Bezeichner</w:t>
      </w:r>
      <w:r>
        <w:t xml:space="preserve"> </w:t>
      </w:r>
      <w:commentRangeEnd w:id="195"/>
      <w:r w:rsidR="003C297E">
        <w:rPr>
          <w:rStyle w:val="Kommentarzeichen"/>
        </w:rPr>
        <w:commentReference w:id="195"/>
      </w:r>
      <w:r>
        <w:t xml:space="preserve">und ermöglichen die Nutzung internationaler Zeichensätze in Web-Adressen. </w:t>
      </w:r>
      <w:r w:rsidR="002A39D9">
        <w:t xml:space="preserve">Dadurch </w:t>
      </w:r>
      <w:r w:rsidR="003F0CE1">
        <w:t>können</w:t>
      </w:r>
      <w:r w:rsidR="002A39D9">
        <w:t xml:space="preserve"> die damit verknüpfte</w:t>
      </w:r>
      <w:r w:rsidR="003F0CE1">
        <w:t>n</w:t>
      </w:r>
      <w:r w:rsidR="002A39D9">
        <w:t xml:space="preserve"> Ressourcen </w:t>
      </w:r>
      <w:r w:rsidR="003F0CE1">
        <w:t xml:space="preserve">eindeutig identifiziert und </w:t>
      </w:r>
      <w:r w:rsidR="002A39D9">
        <w:t>abgerufen werden.</w:t>
      </w:r>
      <w:r w:rsidR="002A39D9" w:rsidRPr="00097CBC">
        <w:t xml:space="preserve"> </w:t>
      </w:r>
      <w:r w:rsidR="003F0CE1">
        <w:t xml:space="preserve">XML wird zur Kodierung </w:t>
      </w:r>
      <w:r w:rsidR="00FF40E0">
        <w:t xml:space="preserve">und Serialisierung </w:t>
      </w:r>
      <w:r w:rsidR="003F0CE1">
        <w:t>von Dokumenten eingesetzt</w:t>
      </w:r>
      <w:r w:rsidR="00EC547B">
        <w:t>. Es</w:t>
      </w:r>
      <w:r w:rsidR="003F0CE1">
        <w:t xml:space="preserve"> dient dazu, </w:t>
      </w:r>
      <w:r w:rsidR="00FF40E0">
        <w:t>unstrukturierte Inhalte zu</w:t>
      </w:r>
      <w:r w:rsidR="00EC547B">
        <w:t xml:space="preserve"> strukturieren</w:t>
      </w:r>
      <w:r w:rsidR="003F0CE1">
        <w:t xml:space="preserve">. </w:t>
      </w:r>
      <w:r w:rsidR="00EC547B">
        <w:t xml:space="preserve">Darüber hinaus ermöglicht XML den systemübergreifenden Austausch strukturierter Daten im </w:t>
      </w:r>
      <w:proofErr w:type="spellStart"/>
      <w:r w:rsidR="00EC547B">
        <w:t>Semantic</w:t>
      </w:r>
      <w:proofErr w:type="spellEnd"/>
      <w:r w:rsidR="00EC547B">
        <w:t xml:space="preserve"> Web. RDF bietet ein </w:t>
      </w:r>
      <w:proofErr w:type="spellStart"/>
      <w:r w:rsidR="00EC547B" w:rsidRPr="00EC547B">
        <w:rPr>
          <w:color w:val="000000"/>
        </w:rPr>
        <w:t>graphenbasiertes</w:t>
      </w:r>
      <w:proofErr w:type="spellEnd"/>
      <w:r w:rsidR="00EC547B" w:rsidRPr="00EC547B">
        <w:rPr>
          <w:color w:val="000000"/>
        </w:rPr>
        <w:t xml:space="preserve"> Datenmodell zur Integration und Beschreibung </w:t>
      </w:r>
      <w:r w:rsidR="00EC547B" w:rsidRPr="00EC547B">
        <w:rPr>
          <w:color w:val="000000"/>
        </w:rPr>
        <w:lastRenderedPageBreak/>
        <w:t xml:space="preserve">von Informationen aus </w:t>
      </w:r>
      <w:r w:rsidR="00EC547B">
        <w:rPr>
          <w:color w:val="000000"/>
        </w:rPr>
        <w:t>unterschiedlichen</w:t>
      </w:r>
      <w:r w:rsidR="00EC547B" w:rsidRPr="00EC547B">
        <w:rPr>
          <w:color w:val="000000"/>
        </w:rPr>
        <w:t xml:space="preserve"> Quellen.</w:t>
      </w:r>
      <w:r w:rsidR="00EC547B" w:rsidRPr="00EC547B">
        <w:t xml:space="preserve"> </w:t>
      </w:r>
      <w:commentRangeStart w:id="196"/>
      <w:r w:rsidR="00EC547B" w:rsidRPr="006D3364">
        <w:rPr>
          <w:color w:val="000000"/>
        </w:rPr>
        <w:t>RDFs</w:t>
      </w:r>
      <w:r w:rsidR="00EC547B" w:rsidRPr="00EC547B">
        <w:rPr>
          <w:color w:val="000000"/>
        </w:rPr>
        <w:t xml:space="preserve"> </w:t>
      </w:r>
      <w:r w:rsidR="00EC547B">
        <w:rPr>
          <w:color w:val="000000"/>
        </w:rPr>
        <w:t>ergänzt</w:t>
      </w:r>
      <w:r w:rsidR="00EC547B" w:rsidRPr="00EC547B">
        <w:rPr>
          <w:color w:val="000000"/>
        </w:rPr>
        <w:t xml:space="preserve"> </w:t>
      </w:r>
      <w:r w:rsidR="00EC547B" w:rsidRPr="006D3364">
        <w:rPr>
          <w:color w:val="000000"/>
        </w:rPr>
        <w:t>RDF</w:t>
      </w:r>
      <w:commentRangeEnd w:id="196"/>
      <w:r w:rsidR="006D3364">
        <w:rPr>
          <w:rStyle w:val="Kommentarzeichen"/>
        </w:rPr>
        <w:commentReference w:id="196"/>
      </w:r>
      <w:r w:rsidR="00EC547B">
        <w:rPr>
          <w:color w:val="000000"/>
        </w:rPr>
        <w:t>, indem es das Beschreiben von Klassen und Eigenschaften ermöglicht</w:t>
      </w:r>
      <w:r w:rsidR="00EC547B" w:rsidRPr="00EC547B">
        <w:rPr>
          <w:color w:val="000000"/>
        </w:rPr>
        <w:t>.</w:t>
      </w:r>
      <w:r w:rsidR="00EC547B">
        <w:rPr>
          <w:color w:val="000000"/>
        </w:rPr>
        <w:t xml:space="preserve"> </w:t>
      </w:r>
      <w:r w:rsidR="00EC547B" w:rsidRPr="00EC547B">
        <w:rPr>
          <w:color w:val="000000"/>
        </w:rPr>
        <w:t xml:space="preserve">OWL </w:t>
      </w:r>
      <w:r w:rsidR="00BA2092">
        <w:rPr>
          <w:color w:val="000000"/>
        </w:rPr>
        <w:t xml:space="preserve">ist eine </w:t>
      </w:r>
      <w:proofErr w:type="spellStart"/>
      <w:r w:rsidR="00BA2092">
        <w:rPr>
          <w:color w:val="000000"/>
        </w:rPr>
        <w:t>Ontologiesprache</w:t>
      </w:r>
      <w:proofErr w:type="spellEnd"/>
      <w:r w:rsidR="00BA2092">
        <w:rPr>
          <w:color w:val="000000"/>
        </w:rPr>
        <w:t xml:space="preserve">, mit der sich </w:t>
      </w:r>
      <w:r w:rsidR="00EC547B" w:rsidRPr="00EC547B">
        <w:rPr>
          <w:color w:val="000000"/>
        </w:rPr>
        <w:t xml:space="preserve">Wissensdomänen </w:t>
      </w:r>
      <w:r w:rsidR="00BA2092">
        <w:rPr>
          <w:color w:val="000000"/>
        </w:rPr>
        <w:t xml:space="preserve">genau beschreiben lassen. Sie </w:t>
      </w:r>
      <w:r w:rsidR="00EC547B" w:rsidRPr="00EC547B">
        <w:rPr>
          <w:color w:val="000000"/>
        </w:rPr>
        <w:t>ermöglicht automatische Schlussfolgerungen aus den</w:t>
      </w:r>
      <w:r w:rsidR="00BA2092">
        <w:rPr>
          <w:color w:val="000000"/>
        </w:rPr>
        <w:t xml:space="preserve"> vorhandenen</w:t>
      </w:r>
      <w:r w:rsidR="00EC547B" w:rsidRPr="00EC547B">
        <w:rPr>
          <w:color w:val="000000"/>
        </w:rPr>
        <w:t xml:space="preserve"> Daten.</w:t>
      </w:r>
      <w:r w:rsidR="00EC547B" w:rsidRPr="00EC547B">
        <w:rPr>
          <w:color w:val="000000" w:themeColor="text1"/>
        </w:rPr>
        <w:t xml:space="preserve"> </w:t>
      </w:r>
      <w:r w:rsidR="00EC547B" w:rsidRPr="00EC547B">
        <w:rPr>
          <w:color w:val="000000"/>
        </w:rPr>
        <w:t xml:space="preserve">SPARQL </w:t>
      </w:r>
      <w:r w:rsidR="00BA2092">
        <w:rPr>
          <w:color w:val="000000"/>
        </w:rPr>
        <w:t>erlaubt</w:t>
      </w:r>
      <w:r w:rsidR="00EC547B" w:rsidRPr="00EC547B">
        <w:rPr>
          <w:color w:val="000000"/>
        </w:rPr>
        <w:t xml:space="preserve"> gezielte Abfragen auf RDF-Daten </w:t>
      </w:r>
      <w:r w:rsidR="00097CBC" w:rsidRPr="00EC547B">
        <w:rPr>
          <w:color w:val="000000" w:themeColor="text1"/>
        </w:rPr>
        <w:fldChar w:fldCharType="begin"/>
      </w:r>
      <w:r w:rsidR="00A0557D">
        <w:rPr>
          <w:color w:val="000000" w:themeColor="text1"/>
        </w:rPr>
        <w:instrText xml:space="preserve"> ADDIN ZOTERO_ITEM CSL_CITATION {"citationID":"P4lk1xh6","properties":{"formattedCitation":"(Domingue/Fensel/Hendler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00097CBC" w:rsidRPr="00EC547B">
        <w:rPr>
          <w:color w:val="000000" w:themeColor="text1"/>
        </w:rPr>
        <w:fldChar w:fldCharType="separate"/>
      </w:r>
      <w:r w:rsidR="00097CBC" w:rsidRPr="00EC547B">
        <w:rPr>
          <w:noProof/>
          <w:color w:val="000000" w:themeColor="text1"/>
        </w:rPr>
        <w:t>(vgl. Harth/</w:t>
      </w:r>
      <w:del w:id="197" w:author="Lia Greiberg" w:date="2025-08-13T13:18:00Z" w16du:dateUtc="2025-08-13T11:18:00Z">
        <w:r w:rsidR="00097CBC" w:rsidRPr="00EC547B" w:rsidDel="005F1A08">
          <w:rPr>
            <w:noProof/>
            <w:color w:val="000000" w:themeColor="text1"/>
          </w:rPr>
          <w:delText xml:space="preserve"> </w:delText>
        </w:r>
      </w:del>
      <w:r w:rsidR="00097CBC" w:rsidRPr="00EC547B">
        <w:rPr>
          <w:noProof/>
          <w:color w:val="000000" w:themeColor="text1"/>
        </w:rPr>
        <w:t>Janik/</w:t>
      </w:r>
      <w:del w:id="198" w:author="Lia Greiberg" w:date="2025-08-13T13:19:00Z" w16du:dateUtc="2025-08-13T11:19:00Z">
        <w:r w:rsidR="00097CBC" w:rsidRPr="00EC547B" w:rsidDel="005F1A08">
          <w:rPr>
            <w:noProof/>
            <w:color w:val="000000" w:themeColor="text1"/>
          </w:rPr>
          <w:delText xml:space="preserve"> </w:delText>
        </w:r>
      </w:del>
      <w:r w:rsidR="00097CBC" w:rsidRPr="00EC547B">
        <w:rPr>
          <w:noProof/>
          <w:color w:val="000000" w:themeColor="text1"/>
        </w:rPr>
        <w:t>Staab 2011: 50</w:t>
      </w:r>
      <w:r w:rsidR="00EC547B" w:rsidRPr="00EC547B">
        <w:rPr>
          <w:noProof/>
          <w:color w:val="000000" w:themeColor="text1"/>
        </w:rPr>
        <w:t>–51</w:t>
      </w:r>
      <w:r w:rsidR="00097CBC" w:rsidRPr="00EC547B">
        <w:rPr>
          <w:noProof/>
          <w:color w:val="000000" w:themeColor="text1"/>
        </w:rPr>
        <w:t>)</w:t>
      </w:r>
      <w:r w:rsidR="00097CBC" w:rsidRPr="00EC547B">
        <w:rPr>
          <w:color w:val="000000" w:themeColor="text1"/>
        </w:rPr>
        <w:fldChar w:fldCharType="end"/>
      </w:r>
      <w:r w:rsidR="00BA2092">
        <w:rPr>
          <w:color w:val="000000" w:themeColor="text1"/>
        </w:rPr>
        <w:t>.</w:t>
      </w:r>
      <w:commentRangeEnd w:id="194"/>
      <w:r w:rsidR="006D3364">
        <w:rPr>
          <w:rStyle w:val="Kommentarzeichen"/>
        </w:rPr>
        <w:commentReference w:id="194"/>
      </w:r>
    </w:p>
    <w:p w14:paraId="61437F38" w14:textId="580B2C22" w:rsidR="00460E70" w:rsidDel="00A06A36" w:rsidRDefault="00460E70" w:rsidP="00353700">
      <w:pPr>
        <w:pStyle w:val="StandardWeb"/>
        <w:spacing w:before="0" w:beforeAutospacing="0" w:after="120" w:afterAutospacing="0" w:line="360" w:lineRule="auto"/>
        <w:ind w:firstLine="426"/>
        <w:jc w:val="both"/>
        <w:rPr>
          <w:moveFrom w:id="199" w:author="Lia Greiberg" w:date="2025-08-13T12:50:00Z" w16du:dateUtc="2025-08-13T10:50:00Z"/>
        </w:rPr>
      </w:pPr>
      <w:moveFromRangeStart w:id="200" w:author="Lia Greiberg" w:date="2025-08-13T12:50:00Z" w:name="move205981822"/>
      <w:commentRangeStart w:id="201"/>
      <w:moveFrom w:id="202" w:author="Lia Greiberg" w:date="2025-08-13T12:50:00Z" w16du:dateUtc="2025-08-13T10:50:00Z">
        <w:r w:rsidDel="00A06A36">
          <w:t xml:space="preserve">In diesem Kapitel liegt Fokus </w:t>
        </w:r>
        <w:r w:rsidR="00AC5F9E" w:rsidDel="00A06A36">
          <w:t>dar</w:t>
        </w:r>
        <w:r w:rsidDel="00A06A36">
          <w:t>auf</w:t>
        </w:r>
        <w:r w:rsidR="00AC5F9E" w:rsidDel="00A06A36">
          <w:t>, die einzelnen</w:t>
        </w:r>
        <w:r w:rsidDel="00A06A36">
          <w:t xml:space="preserve"> W3C-Standards </w:t>
        </w:r>
        <w:r w:rsidR="002A39D9" w:rsidDel="00A06A36">
          <w:t>und ihr</w:t>
        </w:r>
        <w:r w:rsidR="00517C6D" w:rsidDel="00A06A36">
          <w:t>en</w:t>
        </w:r>
        <w:r w:rsidR="002A39D9" w:rsidDel="00A06A36">
          <w:t xml:space="preserve"> Zusammenhang im </w:t>
        </w:r>
        <w:r w:rsidR="00517C6D" w:rsidDel="00A06A36">
          <w:t xml:space="preserve">Kontext des </w:t>
        </w:r>
        <w:r w:rsidR="002A39D9" w:rsidDel="00A06A36">
          <w:t>Semantic Web</w:t>
        </w:r>
        <w:r w:rsidDel="00A06A36">
          <w:t xml:space="preserve"> </w:t>
        </w:r>
        <w:r w:rsidR="002A39D9" w:rsidDel="00A06A36">
          <w:t xml:space="preserve">zu </w:t>
        </w:r>
        <w:r w:rsidR="00517C6D" w:rsidDel="00A06A36">
          <w:t>erläutern</w:t>
        </w:r>
        <w:r w:rsidR="002A39D9" w:rsidDel="00A06A36">
          <w:t xml:space="preserve">. Ziel ist es, </w:t>
        </w:r>
        <w:r w:rsidR="00517C6D" w:rsidDel="00A06A36">
          <w:t xml:space="preserve">aufzuzeigen, wie diese Standards miteinander verknüpft sind und welche Rolle sie beim Aufbau des spielen. </w:t>
        </w:r>
        <w:commentRangeEnd w:id="201"/>
        <w:r w:rsidR="00671B5D" w:rsidDel="00A06A36">
          <w:rPr>
            <w:rStyle w:val="Kommentarzeichen"/>
          </w:rPr>
          <w:commentReference w:id="201"/>
        </w:r>
      </w:moveFrom>
    </w:p>
    <w:moveFromRangeEnd w:id="200"/>
    <w:p w14:paraId="3B0E0A1F" w14:textId="2DDA685E" w:rsidR="00AE5A6A" w:rsidRDefault="00AE5A6A" w:rsidP="00353700">
      <w:pPr>
        <w:pStyle w:val="berschrift3"/>
        <w:jc w:val="both"/>
        <w:rPr>
          <w:rFonts w:ascii="Times New Roman" w:hAnsi="Times New Roman"/>
          <w:sz w:val="26"/>
          <w:szCs w:val="26"/>
        </w:rPr>
      </w:pPr>
      <w:r>
        <w:rPr>
          <w:rFonts w:ascii="Times New Roman" w:hAnsi="Times New Roman"/>
          <w:sz w:val="26"/>
          <w:szCs w:val="26"/>
        </w:rPr>
        <w:t>3.1 URI</w:t>
      </w:r>
    </w:p>
    <w:p w14:paraId="013B06B4" w14:textId="4F08D8CD" w:rsidR="00460E70" w:rsidRDefault="002D1DD5" w:rsidP="00353700">
      <w:pPr>
        <w:pStyle w:val="StandardWeb"/>
        <w:spacing w:before="0" w:beforeAutospacing="0" w:after="120" w:afterAutospacing="0" w:line="360" w:lineRule="auto"/>
        <w:jc w:val="both"/>
        <w:rPr>
          <w:color w:val="000000" w:themeColor="text1"/>
        </w:rPr>
      </w:pPr>
      <w:del w:id="203" w:author="Lia Greiberg" w:date="2025-08-13T13:27:00Z" w16du:dateUtc="2025-08-13T11:27:00Z">
        <w:r w:rsidDel="00E01761">
          <w:rPr>
            <w:color w:val="000000" w:themeColor="text1"/>
          </w:rPr>
          <w:delText xml:space="preserve">Der Zugriff auf die Daten spielt eine wichtige Rolle </w:delText>
        </w:r>
      </w:del>
      <w:ins w:id="204" w:author="Lia Greiberg" w:date="2025-08-13T13:27:00Z" w16du:dateUtc="2025-08-13T11:27:00Z">
        <w:r w:rsidR="00E01761">
          <w:rPr>
            <w:color w:val="000000" w:themeColor="text1"/>
          </w:rPr>
          <w:t>B</w:t>
        </w:r>
      </w:ins>
      <w:del w:id="205" w:author="Lia Greiberg" w:date="2025-08-13T13:27:00Z" w16du:dateUtc="2025-08-13T11:27:00Z">
        <w:r w:rsidDel="00E01761">
          <w:rPr>
            <w:color w:val="000000" w:themeColor="text1"/>
          </w:rPr>
          <w:delText>b</w:delText>
        </w:r>
      </w:del>
      <w:r>
        <w:rPr>
          <w:color w:val="000000" w:themeColor="text1"/>
        </w:rPr>
        <w:t>ei</w:t>
      </w:r>
      <w:del w:id="206" w:author="Lia Greiberg" w:date="2025-08-13T13:28:00Z" w16du:dateUtc="2025-08-13T11:28:00Z">
        <w:r w:rsidDel="00E01761">
          <w:rPr>
            <w:color w:val="000000" w:themeColor="text1"/>
          </w:rPr>
          <w:delText xml:space="preserve"> de</w:delText>
        </w:r>
      </w:del>
      <w:r>
        <w:rPr>
          <w:color w:val="000000" w:themeColor="text1"/>
        </w:rPr>
        <w:t xml:space="preserve">m Aufbau des </w:t>
      </w:r>
      <w:proofErr w:type="spellStart"/>
      <w:r>
        <w:rPr>
          <w:color w:val="000000" w:themeColor="text1"/>
        </w:rPr>
        <w:t>Semantic</w:t>
      </w:r>
      <w:proofErr w:type="spellEnd"/>
      <w:r>
        <w:rPr>
          <w:color w:val="000000" w:themeColor="text1"/>
        </w:rPr>
        <w:t xml:space="preserve"> Web</w:t>
      </w:r>
      <w:ins w:id="207" w:author="Lia Greiberg" w:date="2025-08-13T13:27:00Z" w16du:dateUtc="2025-08-13T11:27:00Z">
        <w:r w:rsidR="00E01761">
          <w:rPr>
            <w:color w:val="000000" w:themeColor="text1"/>
          </w:rPr>
          <w:t xml:space="preserve"> spielt der Zugriff auf die Daten eine wichtige Rolle</w:t>
        </w:r>
      </w:ins>
      <w:r>
        <w:rPr>
          <w:color w:val="000000" w:themeColor="text1"/>
        </w:rPr>
        <w:t xml:space="preserve">. </w:t>
      </w:r>
      <w:r w:rsidR="00A0557D">
        <w:rPr>
          <w:color w:val="000000" w:themeColor="text1"/>
        </w:rPr>
        <w:t xml:space="preserve">Dafür </w:t>
      </w:r>
      <w:ins w:id="208" w:author="Lia Greiberg" w:date="2025-08-13T13:28:00Z" w16du:dateUtc="2025-08-13T11:28:00Z">
        <w:r w:rsidR="00E01761">
          <w:rPr>
            <w:color w:val="000000" w:themeColor="text1"/>
          </w:rPr>
          <w:t xml:space="preserve">wird </w:t>
        </w:r>
      </w:ins>
      <w:del w:id="209" w:author="Lia Greiberg" w:date="2025-08-13T13:28:00Z" w16du:dateUtc="2025-08-13T11:28:00Z">
        <w:r w:rsidR="00A0557D" w:rsidDel="00E01761">
          <w:rPr>
            <w:color w:val="000000" w:themeColor="text1"/>
          </w:rPr>
          <w:delText xml:space="preserve">benötigt man </w:delText>
        </w:r>
      </w:del>
      <w:r w:rsidR="00A0557D">
        <w:rPr>
          <w:color w:val="000000" w:themeColor="text1"/>
        </w:rPr>
        <w:t xml:space="preserve">ein Link </w:t>
      </w:r>
      <w:del w:id="210" w:author="Lia Greiberg" w:date="2025-08-13T13:29:00Z" w16du:dateUtc="2025-08-13T11:29:00Z">
        <w:r w:rsidR="00A0557D" w:rsidDel="003D3951">
          <w:rPr>
            <w:color w:val="000000" w:themeColor="text1"/>
          </w:rPr>
          <w:delText xml:space="preserve">sowohl </w:delText>
        </w:r>
      </w:del>
      <w:ins w:id="211" w:author="Lia Greiberg" w:date="2025-08-13T13:29:00Z" w16du:dateUtc="2025-08-13T11:29:00Z">
        <w:r w:rsidR="003D3951">
          <w:rPr>
            <w:color w:val="000000" w:themeColor="text1"/>
          </w:rPr>
          <w:t xml:space="preserve">mit </w:t>
        </w:r>
      </w:ins>
      <w:r w:rsidR="00A0557D">
        <w:rPr>
          <w:color w:val="000000" w:themeColor="text1"/>
        </w:rPr>
        <w:t>Netzwerkinformationen (Hostname, IP, Port)</w:t>
      </w:r>
      <w:ins w:id="212" w:author="Lia Greiberg" w:date="2025-08-13T13:29:00Z" w16du:dateUtc="2025-08-13T11:29:00Z">
        <w:r w:rsidR="003D3951">
          <w:rPr>
            <w:color w:val="000000" w:themeColor="text1"/>
          </w:rPr>
          <w:t xml:space="preserve"> und </w:t>
        </w:r>
      </w:ins>
      <w:del w:id="213" w:author="Lia Greiberg" w:date="2025-08-13T13:29:00Z" w16du:dateUtc="2025-08-13T11:29:00Z">
        <w:r w:rsidR="00A0557D" w:rsidDel="003D3951">
          <w:rPr>
            <w:color w:val="000000" w:themeColor="text1"/>
          </w:rPr>
          <w:delText xml:space="preserve">, als auch </w:delText>
        </w:r>
      </w:del>
      <w:r w:rsidR="00A0557D">
        <w:rPr>
          <w:color w:val="000000" w:themeColor="text1"/>
        </w:rPr>
        <w:t xml:space="preserve">Protokoll- </w:t>
      </w:r>
      <w:del w:id="214" w:author="Lia Greiberg" w:date="2025-08-13T13:29:00Z" w16du:dateUtc="2025-08-13T11:29:00Z">
        <w:r w:rsidR="00A0557D" w:rsidDel="003D3951">
          <w:rPr>
            <w:color w:val="000000" w:themeColor="text1"/>
          </w:rPr>
          <w:delText xml:space="preserve">und </w:delText>
        </w:r>
      </w:del>
      <w:ins w:id="215" w:author="Lia Greiberg" w:date="2025-08-13T13:29:00Z" w16du:dateUtc="2025-08-13T11:29:00Z">
        <w:r w:rsidR="003D3951">
          <w:rPr>
            <w:color w:val="000000" w:themeColor="text1"/>
          </w:rPr>
          <w:t xml:space="preserve">sowie </w:t>
        </w:r>
      </w:ins>
      <w:r w:rsidR="00A0557D">
        <w:rPr>
          <w:color w:val="000000" w:themeColor="text1"/>
        </w:rPr>
        <w:t>Pfandangaben</w:t>
      </w:r>
      <w:ins w:id="216" w:author="Lia Greiberg" w:date="2025-08-13T13:29:00Z" w16du:dateUtc="2025-08-13T11:29:00Z">
        <w:r w:rsidR="003D3951">
          <w:rPr>
            <w:color w:val="000000" w:themeColor="text1"/>
          </w:rPr>
          <w:t xml:space="preserve"> benötigt</w:t>
        </w:r>
      </w:ins>
      <w:r w:rsidR="00A0557D">
        <w:rPr>
          <w:color w:val="000000" w:themeColor="text1"/>
        </w:rPr>
        <w:t xml:space="preserve">. Der URI ist das übergeordnete Adressierungskonzept für alle Internetressourcen, der vom W3C eingefügt wurde </w:t>
      </w:r>
      <w:r w:rsidR="00A0557D">
        <w:rPr>
          <w:color w:val="000000" w:themeColor="text1"/>
        </w:rPr>
        <w:fldChar w:fldCharType="begin"/>
      </w:r>
      <w:r w:rsidR="00CA2E97">
        <w:rPr>
          <w:color w:val="000000" w:themeColor="text1"/>
        </w:rPr>
        <w:instrText xml:space="preserve"> ADDIN ZOTERO_ITEM CSL_CITATION {"citationID":"FMtChxBs","properties":{"formattedCitation":"(Kuhlen et al. 2022)","plainCitation":"(Kuhlen et al. 2022)","dontUpdate":true,"noteIndex":0},"citationItems":[{"id":203,"uris":["http://zotero.org/users/10358077/items/N83KB9V7"],"itemData":{"id":203,"type":"book","abstract":"The seventh edition of the Principles of Practical Information and Documentation is now called: The Principles of Information Science. The new title does justice to the fact that there is an increasing need to theorize how we deal with knowledge and information in practice, training, and research as well as the development of information skills, in particular in online information services. All articles in the volume have been rewritten.","language":"German","license":"open access","note":"Accepted: 2023-01-31T04:02:39Z\nDOI: 10.1515/9783110769043","publisher":"De Gruyter","source":"directory.doabooks.org","title":"Grundlagen der Informationswissenschaft","URL":"https://directory.doabooks.org/handle/20.500.12854/96472","editor":[{"family":"Kuhlen","given":"Rainer"},{"family":"Lewandowski","given":"Dirk"},{"family":"Semar","given":"Wolfgang"},{"family":"Womser-Hacker","given":"Christa"}],"accessed":{"date-parts":[["2025",7,24]]},"issued":{"date-parts":[["2022"]]}}}],"schema":"https://github.com/citation-style-language/schema/raw/master/csl-citation.json"} </w:instrText>
      </w:r>
      <w:r w:rsidR="00A0557D">
        <w:rPr>
          <w:color w:val="000000" w:themeColor="text1"/>
        </w:rPr>
        <w:fldChar w:fldCharType="separate"/>
      </w:r>
      <w:r w:rsidR="00A0557D">
        <w:rPr>
          <w:noProof/>
          <w:color w:val="000000" w:themeColor="text1"/>
        </w:rPr>
        <w:t>(vgl. Kuhlen et al. 2022: 782–783)</w:t>
      </w:r>
      <w:r w:rsidR="00A0557D">
        <w:rPr>
          <w:color w:val="000000" w:themeColor="text1"/>
        </w:rPr>
        <w:fldChar w:fldCharType="end"/>
      </w:r>
      <w:r w:rsidR="00A0557D">
        <w:rPr>
          <w:color w:val="000000" w:themeColor="text1"/>
        </w:rPr>
        <w:t xml:space="preserve">. </w:t>
      </w:r>
      <w:r w:rsidR="008505B2">
        <w:rPr>
          <w:color w:val="000000" w:themeColor="text1"/>
        </w:rPr>
        <w:t>Damit</w:t>
      </w:r>
      <w:r w:rsidR="00A0557D">
        <w:rPr>
          <w:color w:val="000000" w:themeColor="text1"/>
        </w:rPr>
        <w:t xml:space="preserve"> können </w:t>
      </w:r>
      <w:proofErr w:type="spellStart"/>
      <w:proofErr w:type="gramStart"/>
      <w:r>
        <w:rPr>
          <w:color w:val="000000" w:themeColor="text1"/>
        </w:rPr>
        <w:t>Nutzer:innen</w:t>
      </w:r>
      <w:proofErr w:type="spellEnd"/>
      <w:proofErr w:type="gramEnd"/>
      <w:r>
        <w:rPr>
          <w:color w:val="000000" w:themeColor="text1"/>
        </w:rPr>
        <w:t xml:space="preserve"> problemlos auf verschiedene Server zugreifen und Daten dezentral verknüpfen. Die Technologie URI/</w:t>
      </w:r>
      <w:del w:id="217" w:author="Lia Greiberg" w:date="2025-08-13T13:31:00Z" w16du:dateUtc="2025-08-13T11:31:00Z">
        <w:r w:rsidDel="00FB6BB3">
          <w:rPr>
            <w:color w:val="000000" w:themeColor="text1"/>
          </w:rPr>
          <w:delText xml:space="preserve"> </w:delText>
        </w:r>
      </w:del>
      <w:r>
        <w:rPr>
          <w:color w:val="000000" w:themeColor="text1"/>
        </w:rPr>
        <w:t>IRI und HTTP bilden zentrale Grundlagen für die dezentrale Adressierung und Datenübertragung im (</w:t>
      </w:r>
      <w:proofErr w:type="spellStart"/>
      <w:r>
        <w:rPr>
          <w:color w:val="000000" w:themeColor="text1"/>
        </w:rPr>
        <w:t>Semantic</w:t>
      </w:r>
      <w:proofErr w:type="spellEnd"/>
      <w:r>
        <w:rPr>
          <w:color w:val="000000" w:themeColor="text1"/>
        </w:rPr>
        <w:t>) Web</w:t>
      </w:r>
      <w:r w:rsidR="00A0557D">
        <w:rPr>
          <w:color w:val="000000" w:themeColor="text1"/>
        </w:rPr>
        <w:t xml:space="preserve"> </w:t>
      </w:r>
      <w:r w:rsidR="00E31570" w:rsidRPr="00EC547B">
        <w:rPr>
          <w:color w:val="000000" w:themeColor="text1"/>
        </w:rPr>
        <w:fldChar w:fldCharType="begin"/>
      </w:r>
      <w:r w:rsidR="00A0557D">
        <w:rPr>
          <w:color w:val="000000" w:themeColor="text1"/>
        </w:rPr>
        <w:instrText xml:space="preserve"> ADDIN ZOTERO_ITEM CSL_CITATION {"citationID":"jRTeP7rQ","properties":{"formattedCitation":"(Domingue/Fensel/Hendler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00E31570" w:rsidRPr="00EC547B">
        <w:rPr>
          <w:color w:val="000000" w:themeColor="text1"/>
        </w:rPr>
        <w:fldChar w:fldCharType="separate"/>
      </w:r>
      <w:r w:rsidR="00E31570" w:rsidRPr="00EC547B">
        <w:rPr>
          <w:noProof/>
          <w:color w:val="000000" w:themeColor="text1"/>
        </w:rPr>
        <w:t>(vgl. Harth/</w:t>
      </w:r>
      <w:del w:id="218" w:author="Lia Greiberg" w:date="2025-08-13T13:30:00Z" w16du:dateUtc="2025-08-13T11:30:00Z">
        <w:r w:rsidR="00E31570" w:rsidRPr="00EC547B" w:rsidDel="003961C4">
          <w:rPr>
            <w:noProof/>
            <w:color w:val="000000" w:themeColor="text1"/>
          </w:rPr>
          <w:delText xml:space="preserve"> </w:delText>
        </w:r>
      </w:del>
      <w:r w:rsidR="00E31570" w:rsidRPr="00EC547B">
        <w:rPr>
          <w:noProof/>
          <w:color w:val="000000" w:themeColor="text1"/>
        </w:rPr>
        <w:t>Janik/</w:t>
      </w:r>
      <w:del w:id="219" w:author="Lia Greiberg" w:date="2025-08-13T13:30:00Z" w16du:dateUtc="2025-08-13T11:30:00Z">
        <w:r w:rsidR="00E31570" w:rsidRPr="00EC547B" w:rsidDel="003961C4">
          <w:rPr>
            <w:noProof/>
            <w:color w:val="000000" w:themeColor="text1"/>
          </w:rPr>
          <w:delText xml:space="preserve"> </w:delText>
        </w:r>
      </w:del>
      <w:r w:rsidR="00E31570" w:rsidRPr="00EC547B">
        <w:rPr>
          <w:noProof/>
          <w:color w:val="000000" w:themeColor="text1"/>
        </w:rPr>
        <w:t>Staab 2011: 5</w:t>
      </w:r>
      <w:r w:rsidR="00E31570">
        <w:rPr>
          <w:noProof/>
          <w:color w:val="000000" w:themeColor="text1"/>
        </w:rPr>
        <w:t>4</w:t>
      </w:r>
      <w:r w:rsidR="00E31570" w:rsidRPr="00EC547B">
        <w:rPr>
          <w:noProof/>
          <w:color w:val="000000" w:themeColor="text1"/>
        </w:rPr>
        <w:t>)</w:t>
      </w:r>
      <w:r w:rsidR="00E31570" w:rsidRPr="00EC547B">
        <w:rPr>
          <w:color w:val="000000" w:themeColor="text1"/>
        </w:rPr>
        <w:fldChar w:fldCharType="end"/>
      </w:r>
      <w:r w:rsidR="00C13C8A">
        <w:rPr>
          <w:color w:val="000000" w:themeColor="text1"/>
        </w:rPr>
        <w:t>.</w:t>
      </w:r>
    </w:p>
    <w:p w14:paraId="524F8D91" w14:textId="216457CC" w:rsidR="008505B2" w:rsidRDefault="008505B2" w:rsidP="00353700">
      <w:pPr>
        <w:pStyle w:val="StandardWeb"/>
        <w:spacing w:before="0" w:beforeAutospacing="0" w:after="120" w:afterAutospacing="0" w:line="360" w:lineRule="auto"/>
        <w:ind w:firstLine="426"/>
        <w:jc w:val="both"/>
        <w:rPr>
          <w:color w:val="000000" w:themeColor="text1"/>
        </w:rPr>
      </w:pPr>
      <w:r>
        <w:rPr>
          <w:color w:val="000000" w:themeColor="text1"/>
        </w:rPr>
        <w:t>Ein wesentliches Prinzip ist dabei die Einheitlichkeit der Adressierung: Verschiedene Arten von Ressourcen</w:t>
      </w:r>
      <w:ins w:id="220" w:author="Lia Greiberg" w:date="2025-08-27T09:45:00Z" w16du:dateUtc="2025-08-27T07:45:00Z">
        <w:r w:rsidR="0039575F">
          <w:rPr>
            <w:color w:val="000000" w:themeColor="text1"/>
          </w:rPr>
          <w:t xml:space="preserve"> – </w:t>
        </w:r>
        <w:r w:rsidR="0078142A">
          <w:rPr>
            <w:color w:val="000000" w:themeColor="text1"/>
          </w:rPr>
          <w:t>sowohl digitale</w:t>
        </w:r>
      </w:ins>
      <w:del w:id="221" w:author="Lia Greiberg" w:date="2025-08-13T14:42:00Z" w16du:dateUtc="2025-08-13T12:42:00Z">
        <w:r w:rsidDel="006459F3">
          <w:rPr>
            <w:color w:val="000000" w:themeColor="text1"/>
          </w:rPr>
          <w:delText>,</w:delText>
        </w:r>
      </w:del>
      <w:r>
        <w:rPr>
          <w:color w:val="000000" w:themeColor="text1"/>
        </w:rPr>
        <w:t xml:space="preserve"> wie </w:t>
      </w:r>
      <w:del w:id="222" w:author="Lia Greiberg" w:date="2025-08-13T14:41:00Z" w16du:dateUtc="2025-08-13T12:41:00Z">
        <w:r w:rsidDel="006459F3">
          <w:rPr>
            <w:color w:val="000000" w:themeColor="text1"/>
          </w:rPr>
          <w:delText xml:space="preserve">z. B. </w:delText>
        </w:r>
      </w:del>
      <w:r>
        <w:rPr>
          <w:color w:val="000000" w:themeColor="text1"/>
        </w:rPr>
        <w:t>Webseite</w:t>
      </w:r>
      <w:ins w:id="223" w:author="Lia Greiberg" w:date="2025-08-13T14:41:00Z" w16du:dateUtc="2025-08-13T12:41:00Z">
        <w:r w:rsidR="006459F3">
          <w:rPr>
            <w:color w:val="000000" w:themeColor="text1"/>
          </w:rPr>
          <w:t>n</w:t>
        </w:r>
      </w:ins>
      <w:r>
        <w:rPr>
          <w:color w:val="000000" w:themeColor="text1"/>
        </w:rPr>
        <w:t>, Dienste</w:t>
      </w:r>
      <w:ins w:id="224" w:author="Lia Greiberg" w:date="2025-08-13T14:42:00Z" w16du:dateUtc="2025-08-13T12:42:00Z">
        <w:r w:rsidR="006459F3">
          <w:rPr>
            <w:color w:val="000000" w:themeColor="text1"/>
          </w:rPr>
          <w:t xml:space="preserve"> oder </w:t>
        </w:r>
      </w:ins>
      <w:del w:id="225" w:author="Lia Greiberg" w:date="2025-08-13T14:41:00Z" w16du:dateUtc="2025-08-13T12:41:00Z">
        <w:r w:rsidDel="006459F3">
          <w:rPr>
            <w:color w:val="000000" w:themeColor="text1"/>
          </w:rPr>
          <w:delText xml:space="preserve">, </w:delText>
        </w:r>
      </w:del>
      <w:r>
        <w:rPr>
          <w:color w:val="000000" w:themeColor="text1"/>
        </w:rPr>
        <w:t xml:space="preserve">Bilder </w:t>
      </w:r>
      <w:del w:id="226" w:author="Lia Greiberg" w:date="2025-08-27T09:46:00Z" w16du:dateUtc="2025-08-27T07:46:00Z">
        <w:r w:rsidDel="001C20C7">
          <w:rPr>
            <w:color w:val="000000" w:themeColor="text1"/>
          </w:rPr>
          <w:delText xml:space="preserve">und </w:delText>
        </w:r>
      </w:del>
      <w:ins w:id="227" w:author="Lia Greiberg" w:date="2025-08-27T09:45:00Z" w16du:dateUtc="2025-08-27T07:45:00Z">
        <w:r w:rsidR="0078142A">
          <w:rPr>
            <w:color w:val="000000" w:themeColor="text1"/>
          </w:rPr>
          <w:t xml:space="preserve">als auch </w:t>
        </w:r>
      </w:ins>
      <w:del w:id="228" w:author="Lia Greiberg" w:date="2025-08-13T14:40:00Z" w16du:dateUtc="2025-08-13T12:40:00Z">
        <w:r w:rsidDel="006459F3">
          <w:rPr>
            <w:color w:val="000000" w:themeColor="text1"/>
          </w:rPr>
          <w:delText>nicht-digitale</w:delText>
        </w:r>
      </w:del>
      <w:ins w:id="229" w:author="Lia Greiberg" w:date="2025-08-13T14:40:00Z" w16du:dateUtc="2025-08-13T12:40:00Z">
        <w:r w:rsidR="006459F3">
          <w:rPr>
            <w:color w:val="000000" w:themeColor="text1"/>
          </w:rPr>
          <w:t>analoge</w:t>
        </w:r>
      </w:ins>
      <w:r>
        <w:rPr>
          <w:color w:val="000000" w:themeColor="text1"/>
        </w:rPr>
        <w:t xml:space="preserve"> Objekte</w:t>
      </w:r>
      <w:del w:id="230" w:author="Lia Greiberg" w:date="2025-08-13T14:42:00Z" w16du:dateUtc="2025-08-13T12:42:00Z">
        <w:r w:rsidDel="006459F3">
          <w:rPr>
            <w:color w:val="000000" w:themeColor="text1"/>
          </w:rPr>
          <w:delText>,</w:delText>
        </w:r>
      </w:del>
      <w:r>
        <w:rPr>
          <w:color w:val="000000" w:themeColor="text1"/>
        </w:rPr>
        <w:t xml:space="preserve"> wie Bücher oder Personen</w:t>
      </w:r>
      <w:ins w:id="231" w:author="Lia Greiberg" w:date="2025-08-27T09:45:00Z" w16du:dateUtc="2025-08-27T07:45:00Z">
        <w:r w:rsidR="0039575F">
          <w:rPr>
            <w:color w:val="000000" w:themeColor="text1"/>
          </w:rPr>
          <w:t xml:space="preserve"> – </w:t>
        </w:r>
      </w:ins>
      <w:del w:id="232" w:author="Lia Greiberg" w:date="2025-08-27T09:45:00Z" w16du:dateUtc="2025-08-27T07:45:00Z">
        <w:r w:rsidDel="0039575F">
          <w:rPr>
            <w:color w:val="000000" w:themeColor="text1"/>
          </w:rPr>
          <w:delText xml:space="preserve">, </w:delText>
        </w:r>
      </w:del>
      <w:r>
        <w:rPr>
          <w:color w:val="000000" w:themeColor="text1"/>
        </w:rPr>
        <w:t>können mit einheitlichen URIs adressiert werden</w:t>
      </w:r>
      <w:ins w:id="233" w:author="Lia Greiberg" w:date="2025-08-27T09:46:00Z" w16du:dateUtc="2025-08-27T07:46:00Z">
        <w:r w:rsidR="0039575F">
          <w:rPr>
            <w:color w:val="000000" w:themeColor="text1"/>
          </w:rPr>
          <w:t xml:space="preserve">, </w:t>
        </w:r>
      </w:ins>
      <w:ins w:id="234" w:author="Lia Greiberg" w:date="2025-08-27T09:44:00Z" w16du:dateUtc="2025-08-27T07:44:00Z">
        <w:r w:rsidR="0078142A">
          <w:rPr>
            <w:color w:val="000000" w:themeColor="text1"/>
          </w:rPr>
          <w:t>und das</w:t>
        </w:r>
      </w:ins>
      <w:del w:id="235" w:author="Lia Greiberg" w:date="2025-08-27T09:44:00Z" w16du:dateUtc="2025-08-27T07:44:00Z">
        <w:r w:rsidDel="0078142A">
          <w:rPr>
            <w:color w:val="000000" w:themeColor="text1"/>
          </w:rPr>
          <w:delText>,</w:delText>
        </w:r>
      </w:del>
      <w:r>
        <w:rPr>
          <w:color w:val="000000" w:themeColor="text1"/>
        </w:rPr>
        <w:t xml:space="preserve"> unabhängig vo</w:t>
      </w:r>
      <w:ins w:id="236" w:author="Lia Greiberg" w:date="2025-08-27T09:43:00Z" w16du:dateUtc="2025-08-27T07:43:00Z">
        <w:r w:rsidR="0078142A">
          <w:rPr>
            <w:color w:val="000000" w:themeColor="text1"/>
          </w:rPr>
          <w:t>m</w:t>
        </w:r>
      </w:ins>
      <w:del w:id="237" w:author="Lia Greiberg" w:date="2025-08-27T09:43:00Z" w16du:dateUtc="2025-08-27T07:43:00Z">
        <w:r w:rsidDel="0078142A">
          <w:rPr>
            <w:color w:val="000000" w:themeColor="text1"/>
          </w:rPr>
          <w:delText>n</w:delText>
        </w:r>
      </w:del>
      <w:r>
        <w:rPr>
          <w:color w:val="000000" w:themeColor="text1"/>
        </w:rPr>
        <w:t xml:space="preserve"> konkreten Zugriffsmechanismus oder </w:t>
      </w:r>
      <w:ins w:id="238" w:author="Lia Greiberg" w:date="2025-08-27T09:43:00Z" w16du:dateUtc="2025-08-27T07:43:00Z">
        <w:r w:rsidR="0078142A">
          <w:rPr>
            <w:color w:val="000000" w:themeColor="text1"/>
          </w:rPr>
          <w:t xml:space="preserve">der </w:t>
        </w:r>
      </w:ins>
      <w:r>
        <w:rPr>
          <w:color w:val="000000" w:themeColor="text1"/>
        </w:rPr>
        <w:t xml:space="preserve">verwendeten Anwendung </w:t>
      </w:r>
      <w:r>
        <w:rPr>
          <w:color w:val="000000" w:themeColor="text1"/>
        </w:rPr>
        <w:fldChar w:fldCharType="begin"/>
      </w:r>
      <w:r w:rsidR="00CA2E97">
        <w:rPr>
          <w:color w:val="000000" w:themeColor="text1"/>
        </w:rPr>
        <w:instrText xml:space="preserve"> ADDIN ZOTERO_ITEM CSL_CITATION {"citationID":"fGsSNviQ","properties":{"formattedCitation":"(Berners-Lee/Fielding/Masinter 2005)","plainCitation":"(Berners-Lee/Fielding/Masinter 2005)","dontUpdate":true,"noteIndex":0},"citationItems":[{"id":214,"uris":["http://zotero.org/users/10358077/items/2ALEEW8I"],"itemData":{"id":214,"type":"report","abstract":"A Uniform Resource Identifier (URI) is a compact sequence of characters that identifies an abstract or physical resource. This specification defines the generic URI syntax and a process for resolving URI references that might be in relative form, along with guidelines and security considerations for the use of URIs on the Internet. The URI syntax defines a grammar that is a superset of all valid URIs, allowing an implementation to parse the common components of a URI reference without knowing the scheme-specific requirements of every possible identifier. This specification does not define a generative grammar for URIs; that task is performed by the individual specifications of each URI scheme. [STANDARDS-TRACK]","genre":"Request for Comments","note":"DOI: 10.17487/RFC3986\nnumber-of-pages: 61","number":"RFC 3986","publisher":"Internet Engineering Task Force","source":"IETF","title":"Uniform Resource Identifier (URI): Generic Syntax","title-short":"Uniform Resource Identifier (URI)","URL":"https://datatracker.ietf.org/doc/rfc3986","author":[{"family":"Berners-Lee","given":"Tim"},{"family":"Fielding","given":"Roy T."},{"family":"Masinter","given":"Larry M."}],"accessed":{"date-parts":[["2025",8,2]]},"issued":{"date-parts":[["2005",1]]}}}],"schema":"https://github.com/citation-style-language/schema/raw/master/csl-citation.json"} </w:instrText>
      </w:r>
      <w:r>
        <w:rPr>
          <w:color w:val="000000" w:themeColor="text1"/>
        </w:rPr>
        <w:fldChar w:fldCharType="separate"/>
      </w:r>
      <w:r>
        <w:rPr>
          <w:noProof/>
          <w:color w:val="000000" w:themeColor="text1"/>
        </w:rPr>
        <w:t xml:space="preserve">(vgl. Berners-Lee/Fielding/Masinter 2005: </w:t>
      </w:r>
      <w:r w:rsidR="00521DF7">
        <w:rPr>
          <w:noProof/>
          <w:color w:val="000000" w:themeColor="text1"/>
        </w:rPr>
        <w:t>4</w:t>
      </w:r>
      <w:r>
        <w:rPr>
          <w:noProof/>
          <w:color w:val="000000" w:themeColor="text1"/>
        </w:rPr>
        <w:t>)</w:t>
      </w:r>
      <w:r>
        <w:rPr>
          <w:color w:val="000000" w:themeColor="text1"/>
        </w:rPr>
        <w:fldChar w:fldCharType="end"/>
      </w:r>
      <w:r>
        <w:rPr>
          <w:color w:val="000000" w:themeColor="text1"/>
        </w:rPr>
        <w:t xml:space="preserve">. </w:t>
      </w:r>
    </w:p>
    <w:p w14:paraId="08D0609B" w14:textId="65758EFD" w:rsidR="00C13C8A" w:rsidRPr="00E0145C" w:rsidRDefault="00C13C8A" w:rsidP="00353700">
      <w:pPr>
        <w:pStyle w:val="StandardWeb"/>
        <w:spacing w:before="0" w:beforeAutospacing="0" w:after="120" w:afterAutospacing="0" w:line="360" w:lineRule="auto"/>
        <w:ind w:firstLine="426"/>
        <w:jc w:val="both"/>
        <w:rPr>
          <w:color w:val="000000"/>
        </w:rPr>
      </w:pPr>
      <w:r w:rsidRPr="00C13C8A">
        <w:rPr>
          <w:color w:val="000000"/>
        </w:rPr>
        <w:t>Organisationen können</w:t>
      </w:r>
      <w:r w:rsidRPr="00C13C8A">
        <w:rPr>
          <w:rStyle w:val="apple-converted-space"/>
          <w:color w:val="000000"/>
        </w:rPr>
        <w:t xml:space="preserve"> </w:t>
      </w:r>
      <w:r w:rsidRPr="00C13C8A">
        <w:rPr>
          <w:rStyle w:val="Fett"/>
          <w:b w:val="0"/>
          <w:bCs w:val="0"/>
          <w:color w:val="000000"/>
        </w:rPr>
        <w:t>Daten miteinander verknüpfen</w:t>
      </w:r>
      <w:r w:rsidRPr="00C13C8A">
        <w:rPr>
          <w:b/>
          <w:bCs/>
          <w:color w:val="000000"/>
        </w:rPr>
        <w:t>,</w:t>
      </w:r>
      <w:r w:rsidRPr="00C13C8A">
        <w:rPr>
          <w:rStyle w:val="apple-converted-space"/>
          <w:b/>
          <w:bCs/>
          <w:color w:val="000000"/>
        </w:rPr>
        <w:t xml:space="preserve"> </w:t>
      </w:r>
      <w:r w:rsidRPr="00C13C8A">
        <w:rPr>
          <w:rStyle w:val="Fett"/>
          <w:b w:val="0"/>
          <w:bCs w:val="0"/>
          <w:color w:val="000000"/>
        </w:rPr>
        <w:t xml:space="preserve">ohne </w:t>
      </w:r>
      <w:r w:rsidR="00E0145C">
        <w:rPr>
          <w:rStyle w:val="Fett"/>
          <w:b w:val="0"/>
          <w:bCs w:val="0"/>
          <w:color w:val="000000"/>
        </w:rPr>
        <w:t>sich vorher abzustimmen oder technische Schnittstellen zu vereinbaren</w:t>
      </w:r>
      <w:r w:rsidR="00521DF7">
        <w:rPr>
          <w:rStyle w:val="apple-converted-space"/>
          <w:color w:val="000000"/>
        </w:rPr>
        <w:t xml:space="preserve">. </w:t>
      </w:r>
      <w:r w:rsidR="00521DF7">
        <w:rPr>
          <w:color w:val="000000"/>
        </w:rPr>
        <w:t>D</w:t>
      </w:r>
      <w:r w:rsidRPr="00C13C8A">
        <w:rPr>
          <w:color w:val="000000"/>
        </w:rPr>
        <w:t xml:space="preserve">ies ermöglicht das offene </w:t>
      </w:r>
      <w:r w:rsidR="00E0145C">
        <w:rPr>
          <w:color w:val="000000"/>
        </w:rPr>
        <w:t xml:space="preserve">und flexible </w:t>
      </w:r>
      <w:r w:rsidRPr="00C13C8A">
        <w:rPr>
          <w:color w:val="000000"/>
        </w:rPr>
        <w:t>Verknüpfen von Wissen</w:t>
      </w:r>
      <w:r>
        <w:rPr>
          <w:color w:val="000000"/>
        </w:rPr>
        <w:t xml:space="preserve"> </w:t>
      </w:r>
      <w:r w:rsidR="00E0145C">
        <w:rPr>
          <w:color w:val="000000"/>
        </w:rPr>
        <w:t xml:space="preserve">im Sinne des </w:t>
      </w:r>
      <w:proofErr w:type="spellStart"/>
      <w:r w:rsidR="00E0145C">
        <w:rPr>
          <w:color w:val="000000"/>
        </w:rPr>
        <w:t>Semantic</w:t>
      </w:r>
      <w:proofErr w:type="spellEnd"/>
      <w:r w:rsidR="00E0145C">
        <w:rPr>
          <w:color w:val="000000"/>
        </w:rPr>
        <w:t xml:space="preserve"> Web </w:t>
      </w:r>
      <w:r w:rsidRPr="00EC547B">
        <w:rPr>
          <w:color w:val="000000" w:themeColor="text1"/>
        </w:rPr>
        <w:fldChar w:fldCharType="begin"/>
      </w:r>
      <w:r w:rsidR="00A0557D">
        <w:rPr>
          <w:color w:val="000000" w:themeColor="text1"/>
        </w:rPr>
        <w:instrText xml:space="preserve"> ADDIN ZOTERO_ITEM CSL_CITATION {"citationID":"lEOpGmYg","properties":{"formattedCitation":"(Domingue/Fensel/Hendler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Pr="00EC547B">
        <w:rPr>
          <w:color w:val="000000" w:themeColor="text1"/>
        </w:rPr>
        <w:fldChar w:fldCharType="separate"/>
      </w:r>
      <w:r w:rsidRPr="00EC547B">
        <w:rPr>
          <w:noProof/>
          <w:color w:val="000000" w:themeColor="text1"/>
        </w:rPr>
        <w:t>(vgl. Harth/</w:t>
      </w:r>
      <w:del w:id="239" w:author="Lia Greiberg" w:date="2025-08-17T14:27:00Z" w16du:dateUtc="2025-08-17T12:27:00Z">
        <w:r w:rsidRPr="00EC547B" w:rsidDel="00321407">
          <w:rPr>
            <w:noProof/>
            <w:color w:val="000000" w:themeColor="text1"/>
          </w:rPr>
          <w:delText xml:space="preserve"> </w:delText>
        </w:r>
      </w:del>
      <w:r w:rsidRPr="00EC547B">
        <w:rPr>
          <w:noProof/>
          <w:color w:val="000000" w:themeColor="text1"/>
        </w:rPr>
        <w:t>Janik/</w:t>
      </w:r>
      <w:del w:id="240" w:author="Lia Greiberg" w:date="2025-08-17T14:27:00Z" w16du:dateUtc="2025-08-17T12:27:00Z">
        <w:r w:rsidRPr="00EC547B" w:rsidDel="00321407">
          <w:rPr>
            <w:noProof/>
            <w:color w:val="000000" w:themeColor="text1"/>
          </w:rPr>
          <w:delText xml:space="preserve"> </w:delText>
        </w:r>
      </w:del>
      <w:r w:rsidRPr="00EC547B">
        <w:rPr>
          <w:noProof/>
          <w:color w:val="000000" w:themeColor="text1"/>
        </w:rPr>
        <w:t>Staab 2011: 5</w:t>
      </w:r>
      <w:r>
        <w:rPr>
          <w:noProof/>
          <w:color w:val="000000" w:themeColor="text1"/>
        </w:rPr>
        <w:t>4</w:t>
      </w:r>
      <w:r w:rsidRPr="00EC547B">
        <w:rPr>
          <w:noProof/>
          <w:color w:val="000000" w:themeColor="text1"/>
        </w:rPr>
        <w:t>)</w:t>
      </w:r>
      <w:r w:rsidRPr="00EC547B">
        <w:rPr>
          <w:color w:val="000000" w:themeColor="text1"/>
        </w:rPr>
        <w:fldChar w:fldCharType="end"/>
      </w:r>
      <w:r w:rsidRPr="00C13C8A">
        <w:rPr>
          <w:color w:val="000000"/>
        </w:rPr>
        <w:t>.</w:t>
      </w:r>
      <w:r w:rsidR="00521DF7">
        <w:rPr>
          <w:color w:val="000000"/>
        </w:rPr>
        <w:t xml:space="preserve"> </w:t>
      </w:r>
      <w:r w:rsidR="00E0145C">
        <w:rPr>
          <w:color w:val="000000"/>
        </w:rPr>
        <w:t xml:space="preserve">Wird ein URI verwendet, um ein Vokabular oder Schema zu kennzeichnen (also eine Menge von Begriffen), </w:t>
      </w:r>
      <w:ins w:id="241" w:author="Lia Greiberg" w:date="2025-08-17T13:04:00Z" w16du:dateUtc="2025-08-17T11:04:00Z">
        <w:r w:rsidR="00795780">
          <w:rPr>
            <w:color w:val="000000"/>
          </w:rPr>
          <w:t xml:space="preserve">wird </w:t>
        </w:r>
      </w:ins>
      <w:del w:id="242" w:author="Lia Greiberg" w:date="2025-08-19T13:44:00Z" w16du:dateUtc="2025-08-19T11:44:00Z">
        <w:r w:rsidR="00E0145C" w:rsidDel="002C748B">
          <w:rPr>
            <w:color w:val="000000"/>
          </w:rPr>
          <w:delText xml:space="preserve">spricht </w:delText>
        </w:r>
      </w:del>
      <w:del w:id="243" w:author="Lia Greiberg" w:date="2025-08-17T13:05:00Z" w16du:dateUtc="2025-08-17T11:05:00Z">
        <w:r w:rsidR="00E0145C" w:rsidDel="00795780">
          <w:rPr>
            <w:color w:val="000000"/>
          </w:rPr>
          <w:delText xml:space="preserve">man </w:delText>
        </w:r>
      </w:del>
      <w:r w:rsidR="00E0145C">
        <w:rPr>
          <w:color w:val="000000"/>
        </w:rPr>
        <w:t>von einem Namespace</w:t>
      </w:r>
      <w:ins w:id="244" w:author="Lia Greiberg" w:date="2025-08-17T13:05:00Z" w16du:dateUtc="2025-08-17T11:05:00Z">
        <w:r w:rsidR="00795780">
          <w:rPr>
            <w:color w:val="000000"/>
          </w:rPr>
          <w:t xml:space="preserve"> gesprochen</w:t>
        </w:r>
      </w:ins>
      <w:r w:rsidR="00E0145C">
        <w:rPr>
          <w:color w:val="000000"/>
        </w:rPr>
        <w:t xml:space="preserve">. Namespaces identifizieren die Schemata, in </w:t>
      </w:r>
      <w:r w:rsidR="00E0145C" w:rsidRPr="00DD36EA">
        <w:rPr>
          <w:color w:val="000000"/>
        </w:rPr>
        <w:t>de</w:t>
      </w:r>
      <w:ins w:id="245" w:author="Lia Greiberg" w:date="2025-08-19T13:45:00Z" w16du:dateUtc="2025-08-19T11:45:00Z">
        <w:r w:rsidR="00DD36EA">
          <w:rPr>
            <w:color w:val="000000"/>
          </w:rPr>
          <w:t>n</w:t>
        </w:r>
      </w:ins>
      <w:del w:id="246" w:author="Lia Greiberg" w:date="2025-08-19T13:45:00Z" w16du:dateUtc="2025-08-19T11:45:00Z">
        <w:r w:rsidR="00E0145C" w:rsidRPr="00DD36EA" w:rsidDel="00DD36EA">
          <w:rPr>
            <w:color w:val="000000"/>
          </w:rPr>
          <w:delText>r</w:delText>
        </w:r>
      </w:del>
      <w:r w:rsidR="00E0145C" w:rsidRPr="00DD36EA">
        <w:rPr>
          <w:color w:val="000000"/>
        </w:rPr>
        <w:t>en</w:t>
      </w:r>
      <w:r w:rsidR="00E0145C">
        <w:rPr>
          <w:color w:val="000000"/>
        </w:rPr>
        <w:t xml:space="preserve"> Ressourcentypen und Beziehungsarten für RDF-Graphen definiert sind </w:t>
      </w:r>
      <w:r w:rsidR="00E0145C">
        <w:rPr>
          <w:color w:val="000000"/>
        </w:rPr>
        <w:fldChar w:fldCharType="begin"/>
      </w:r>
      <w:r w:rsidR="00CA2E97">
        <w:rPr>
          <w:color w:val="000000"/>
        </w:rPr>
        <w:instrText xml:space="preserve"> ADDIN ZOTERO_ITEM CSL_CITATION {"citationID":"QGQrUG8F","properties":{"formattedCitation":"(Domingue/Fensel/Hendler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00E0145C">
        <w:rPr>
          <w:color w:val="000000"/>
        </w:rPr>
        <w:fldChar w:fldCharType="separate"/>
      </w:r>
      <w:r w:rsidR="00E0145C">
        <w:rPr>
          <w:noProof/>
          <w:color w:val="000000"/>
        </w:rPr>
        <w:t>(</w:t>
      </w:r>
      <w:r w:rsidR="00282389">
        <w:rPr>
          <w:noProof/>
          <w:color w:val="000000"/>
        </w:rPr>
        <w:t xml:space="preserve">vgl. </w:t>
      </w:r>
      <w:r w:rsidR="00E0145C">
        <w:rPr>
          <w:noProof/>
          <w:color w:val="000000"/>
        </w:rPr>
        <w:t>Gandon et al. 2011:124)</w:t>
      </w:r>
      <w:r w:rsidR="00E0145C">
        <w:rPr>
          <w:color w:val="000000"/>
        </w:rPr>
        <w:fldChar w:fldCharType="end"/>
      </w:r>
      <w:r w:rsidR="00E0145C">
        <w:rPr>
          <w:color w:val="000000"/>
        </w:rPr>
        <w:t xml:space="preserve">. </w:t>
      </w:r>
      <w:r w:rsidRPr="005D2F64">
        <w:rPr>
          <w:color w:val="000000" w:themeColor="text1"/>
        </w:rPr>
        <w:t xml:space="preserve">Wenn </w:t>
      </w:r>
      <w:ins w:id="247" w:author="Lia Greiberg" w:date="2025-08-17T13:05:00Z" w16du:dateUtc="2025-08-17T11:05:00Z">
        <w:r w:rsidR="00795780">
          <w:rPr>
            <w:color w:val="000000" w:themeColor="text1"/>
          </w:rPr>
          <w:t xml:space="preserve">die </w:t>
        </w:r>
      </w:ins>
      <w:r w:rsidR="00E0145C" w:rsidRPr="005D2F64">
        <w:rPr>
          <w:color w:val="000000" w:themeColor="text1"/>
        </w:rPr>
        <w:t>V</w:t>
      </w:r>
      <w:r w:rsidRPr="005D2F64">
        <w:rPr>
          <w:color w:val="000000" w:themeColor="text1"/>
        </w:rPr>
        <w:t xml:space="preserve">eröffentlichung </w:t>
      </w:r>
      <w:r w:rsidR="00E0145C" w:rsidRPr="005D2F64">
        <w:rPr>
          <w:color w:val="000000" w:themeColor="text1"/>
        </w:rPr>
        <w:t xml:space="preserve">von Daten </w:t>
      </w:r>
      <w:r w:rsidRPr="005D2F64">
        <w:rPr>
          <w:color w:val="000000" w:themeColor="text1"/>
        </w:rPr>
        <w:t>den</w:t>
      </w:r>
      <w:r w:rsidRPr="005D2F64">
        <w:rPr>
          <w:rStyle w:val="apple-converted-space"/>
          <w:color w:val="000000" w:themeColor="text1"/>
        </w:rPr>
        <w:t xml:space="preserve"> </w:t>
      </w:r>
      <w:proofErr w:type="spellStart"/>
      <w:r w:rsidRPr="005D2F64">
        <w:rPr>
          <w:rStyle w:val="Fett"/>
          <w:b w:val="0"/>
          <w:bCs w:val="0"/>
          <w:color w:val="000000" w:themeColor="text1"/>
        </w:rPr>
        <w:t>Linked</w:t>
      </w:r>
      <w:proofErr w:type="spellEnd"/>
      <w:r w:rsidRPr="005D2F64">
        <w:rPr>
          <w:rStyle w:val="Fett"/>
          <w:b w:val="0"/>
          <w:bCs w:val="0"/>
          <w:color w:val="000000" w:themeColor="text1"/>
        </w:rPr>
        <w:t xml:space="preserve"> Data-Prinzipien</w:t>
      </w:r>
      <w:r w:rsidRPr="005D2F64">
        <w:rPr>
          <w:rStyle w:val="apple-converted-space"/>
          <w:color w:val="000000" w:themeColor="text1"/>
        </w:rPr>
        <w:t xml:space="preserve"> </w:t>
      </w:r>
      <w:r w:rsidRPr="005D2F64">
        <w:rPr>
          <w:color w:val="000000" w:themeColor="text1"/>
        </w:rPr>
        <w:t>folgt, entsteht ein</w:t>
      </w:r>
      <w:r w:rsidRPr="005D2F64">
        <w:rPr>
          <w:rStyle w:val="apple-converted-space"/>
          <w:color w:val="000000" w:themeColor="text1"/>
        </w:rPr>
        <w:t xml:space="preserve"> </w:t>
      </w:r>
      <w:r w:rsidRPr="005D2F64">
        <w:rPr>
          <w:rStyle w:val="Fett"/>
          <w:b w:val="0"/>
          <w:bCs w:val="0"/>
          <w:color w:val="000000" w:themeColor="text1"/>
        </w:rPr>
        <w:t>einheitliches System</w:t>
      </w:r>
      <w:r w:rsidRPr="005D2F64">
        <w:rPr>
          <w:rStyle w:val="apple-converted-space"/>
          <w:color w:val="000000" w:themeColor="text1"/>
        </w:rPr>
        <w:t xml:space="preserve"> </w:t>
      </w:r>
      <w:r w:rsidRPr="005D2F64">
        <w:rPr>
          <w:color w:val="000000" w:themeColor="text1"/>
        </w:rPr>
        <w:t>für</w:t>
      </w:r>
      <w:r w:rsidRPr="005D2F64">
        <w:rPr>
          <w:rStyle w:val="apple-converted-space"/>
          <w:color w:val="000000" w:themeColor="text1"/>
        </w:rPr>
        <w:t xml:space="preserve"> </w:t>
      </w:r>
      <w:ins w:id="248" w:author="Lia Greiberg" w:date="2025-08-17T13:05:00Z" w16du:dateUtc="2025-08-17T11:05:00Z">
        <w:r w:rsidR="00795780">
          <w:rPr>
            <w:rStyle w:val="apple-converted-space"/>
            <w:color w:val="000000" w:themeColor="text1"/>
          </w:rPr>
          <w:t xml:space="preserve">den </w:t>
        </w:r>
      </w:ins>
      <w:r w:rsidRPr="005D2F64">
        <w:rPr>
          <w:rStyle w:val="Fett"/>
          <w:b w:val="0"/>
          <w:bCs w:val="0"/>
          <w:color w:val="000000" w:themeColor="text1"/>
        </w:rPr>
        <w:t xml:space="preserve">Zugriff und </w:t>
      </w:r>
      <w:ins w:id="249" w:author="Lia Greiberg" w:date="2025-08-17T13:05:00Z" w16du:dateUtc="2025-08-17T11:05:00Z">
        <w:r w:rsidR="00795780">
          <w:rPr>
            <w:rStyle w:val="Fett"/>
            <w:b w:val="0"/>
            <w:bCs w:val="0"/>
            <w:color w:val="000000" w:themeColor="text1"/>
          </w:rPr>
          <w:t xml:space="preserve">die </w:t>
        </w:r>
      </w:ins>
      <w:r w:rsidRPr="005D2F64">
        <w:rPr>
          <w:rStyle w:val="Fett"/>
          <w:b w:val="0"/>
          <w:bCs w:val="0"/>
          <w:color w:val="000000" w:themeColor="text1"/>
        </w:rPr>
        <w:t>Verknüpfung</w:t>
      </w:r>
      <w:r w:rsidRPr="005D2F64">
        <w:rPr>
          <w:rStyle w:val="apple-converted-space"/>
          <w:color w:val="000000" w:themeColor="text1"/>
        </w:rPr>
        <w:t xml:space="preserve"> </w:t>
      </w:r>
      <w:r w:rsidRPr="005D2F64">
        <w:rPr>
          <w:color w:val="000000" w:themeColor="text1"/>
        </w:rPr>
        <w:t xml:space="preserve">von Daten im </w:t>
      </w:r>
      <w:proofErr w:type="spellStart"/>
      <w:r w:rsidRPr="005D2F64">
        <w:rPr>
          <w:color w:val="000000" w:themeColor="text1"/>
        </w:rPr>
        <w:t>Semantic</w:t>
      </w:r>
      <w:proofErr w:type="spellEnd"/>
      <w:r w:rsidRPr="005D2F64">
        <w:rPr>
          <w:color w:val="000000" w:themeColor="text1"/>
        </w:rPr>
        <w:t xml:space="preserve"> Web </w:t>
      </w:r>
      <w:r w:rsidRPr="00C13C8A">
        <w:rPr>
          <w:color w:val="000000" w:themeColor="text1"/>
        </w:rPr>
        <w:fldChar w:fldCharType="begin"/>
      </w:r>
      <w:r w:rsidR="00A0557D">
        <w:rPr>
          <w:color w:val="000000" w:themeColor="text1"/>
        </w:rPr>
        <w:instrText xml:space="preserve"> ADDIN ZOTERO_ITEM CSL_CITATION {"citationID":"d0Bywywh","properties":{"formattedCitation":"(Domingue/Fensel/Hendler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Pr="00C13C8A">
        <w:rPr>
          <w:color w:val="000000" w:themeColor="text1"/>
        </w:rPr>
        <w:fldChar w:fldCharType="separate"/>
      </w:r>
      <w:r w:rsidRPr="00C13C8A">
        <w:rPr>
          <w:noProof/>
          <w:color w:val="000000" w:themeColor="text1"/>
        </w:rPr>
        <w:t>(vgl. Harth/</w:t>
      </w:r>
      <w:del w:id="250" w:author="Lia Greiberg" w:date="2025-08-17T13:06:00Z" w16du:dateUtc="2025-08-17T11:06:00Z">
        <w:r w:rsidRPr="00C13C8A" w:rsidDel="00795780">
          <w:rPr>
            <w:noProof/>
            <w:color w:val="000000" w:themeColor="text1"/>
          </w:rPr>
          <w:delText xml:space="preserve"> </w:delText>
        </w:r>
      </w:del>
      <w:r w:rsidRPr="00C13C8A">
        <w:rPr>
          <w:noProof/>
          <w:color w:val="000000" w:themeColor="text1"/>
        </w:rPr>
        <w:t>Janik/</w:t>
      </w:r>
      <w:del w:id="251" w:author="Lia Greiberg" w:date="2025-08-17T13:06:00Z" w16du:dateUtc="2025-08-17T11:06:00Z">
        <w:r w:rsidRPr="00C13C8A" w:rsidDel="00795780">
          <w:rPr>
            <w:noProof/>
            <w:color w:val="000000" w:themeColor="text1"/>
          </w:rPr>
          <w:delText xml:space="preserve"> </w:delText>
        </w:r>
      </w:del>
      <w:r w:rsidRPr="00C13C8A">
        <w:rPr>
          <w:noProof/>
          <w:color w:val="000000" w:themeColor="text1"/>
        </w:rPr>
        <w:t>Staab 2011: 55)</w:t>
      </w:r>
      <w:r w:rsidRPr="00C13C8A">
        <w:rPr>
          <w:color w:val="000000" w:themeColor="text1"/>
        </w:rPr>
        <w:fldChar w:fldCharType="end"/>
      </w:r>
      <w:r w:rsidRPr="00C13C8A">
        <w:rPr>
          <w:color w:val="000000"/>
        </w:rPr>
        <w:t>.</w:t>
      </w:r>
    </w:p>
    <w:p w14:paraId="75F73930" w14:textId="3BFB251E" w:rsidR="00714EF9" w:rsidRDefault="00714EF9" w:rsidP="00353700">
      <w:pPr>
        <w:pStyle w:val="berschrift3"/>
        <w:jc w:val="both"/>
        <w:rPr>
          <w:rFonts w:ascii="Times New Roman" w:hAnsi="Times New Roman"/>
          <w:sz w:val="26"/>
          <w:szCs w:val="26"/>
        </w:rPr>
      </w:pPr>
      <w:r>
        <w:rPr>
          <w:rFonts w:ascii="Times New Roman" w:hAnsi="Times New Roman"/>
          <w:sz w:val="26"/>
          <w:szCs w:val="26"/>
        </w:rPr>
        <w:lastRenderedPageBreak/>
        <w:t>3.</w:t>
      </w:r>
      <w:r w:rsidR="00AE5A6A">
        <w:rPr>
          <w:rFonts w:ascii="Times New Roman" w:hAnsi="Times New Roman"/>
          <w:sz w:val="26"/>
          <w:szCs w:val="26"/>
        </w:rPr>
        <w:t>2</w:t>
      </w:r>
      <w:r>
        <w:rPr>
          <w:rFonts w:ascii="Times New Roman" w:hAnsi="Times New Roman"/>
          <w:sz w:val="26"/>
          <w:szCs w:val="26"/>
        </w:rPr>
        <w:t xml:space="preserve"> XML/</w:t>
      </w:r>
      <w:del w:id="252" w:author="Lia Greiberg" w:date="2025-08-27T09:49:00Z" w16du:dateUtc="2025-08-27T07:49:00Z">
        <w:r w:rsidDel="001C20C7">
          <w:rPr>
            <w:rFonts w:ascii="Times New Roman" w:hAnsi="Times New Roman"/>
            <w:sz w:val="26"/>
            <w:szCs w:val="26"/>
          </w:rPr>
          <w:delText xml:space="preserve"> </w:delText>
        </w:r>
      </w:del>
      <w:r>
        <w:rPr>
          <w:rFonts w:ascii="Times New Roman" w:hAnsi="Times New Roman"/>
          <w:sz w:val="26"/>
          <w:szCs w:val="26"/>
        </w:rPr>
        <w:t>TEI</w:t>
      </w:r>
    </w:p>
    <w:p w14:paraId="4BDF07EE" w14:textId="43EC162F" w:rsidR="00714EF9" w:rsidRDefault="00714EF9" w:rsidP="00353700">
      <w:pPr>
        <w:spacing w:after="120" w:line="360" w:lineRule="auto"/>
        <w:jc w:val="both"/>
        <w:rPr>
          <w:color w:val="000000"/>
          <w:sz w:val="24"/>
          <w:szCs w:val="24"/>
        </w:rPr>
      </w:pPr>
      <w:r w:rsidRPr="000F68C1">
        <w:rPr>
          <w:sz w:val="24"/>
          <w:szCs w:val="24"/>
        </w:rPr>
        <w:t xml:space="preserve">Eine Grundvoraussetzung für die Erstellung des </w:t>
      </w:r>
      <w:proofErr w:type="spellStart"/>
      <w:r w:rsidRPr="000F68C1">
        <w:rPr>
          <w:sz w:val="24"/>
          <w:szCs w:val="24"/>
        </w:rPr>
        <w:t>Semantic</w:t>
      </w:r>
      <w:proofErr w:type="spellEnd"/>
      <w:r w:rsidRPr="000F68C1">
        <w:rPr>
          <w:sz w:val="24"/>
          <w:szCs w:val="24"/>
        </w:rPr>
        <w:t xml:space="preserve"> Web sind strukturierte und maschinenlesbare Daten. Um </w:t>
      </w:r>
      <w:commentRangeStart w:id="253"/>
      <w:r w:rsidRPr="000F68C1">
        <w:rPr>
          <w:sz w:val="24"/>
          <w:szCs w:val="24"/>
        </w:rPr>
        <w:t>diese</w:t>
      </w:r>
      <w:del w:id="254" w:author="Lia Greiberg" w:date="2025-08-27T12:53:00Z" w16du:dateUtc="2025-08-27T10:53:00Z">
        <w:r w:rsidRPr="000F68C1" w:rsidDel="009678C7">
          <w:rPr>
            <w:sz w:val="24"/>
            <w:szCs w:val="24"/>
          </w:rPr>
          <w:delText>n</w:delText>
        </w:r>
      </w:del>
      <w:r w:rsidRPr="000F68C1">
        <w:rPr>
          <w:sz w:val="24"/>
          <w:szCs w:val="24"/>
        </w:rPr>
        <w:t xml:space="preserve"> Anforderung</w:t>
      </w:r>
      <w:del w:id="255" w:author="Lia Greiberg" w:date="2025-08-27T12:53:00Z" w16du:dateUtc="2025-08-27T10:53:00Z">
        <w:r w:rsidRPr="000F68C1" w:rsidDel="009678C7">
          <w:rPr>
            <w:sz w:val="24"/>
            <w:szCs w:val="24"/>
          </w:rPr>
          <w:delText>en</w:delText>
        </w:r>
      </w:del>
      <w:r w:rsidRPr="000F68C1">
        <w:rPr>
          <w:sz w:val="24"/>
          <w:szCs w:val="24"/>
        </w:rPr>
        <w:t xml:space="preserve"> </w:t>
      </w:r>
      <w:commentRangeEnd w:id="253"/>
      <w:r w:rsidR="00ED2C7F">
        <w:rPr>
          <w:rStyle w:val="Kommentarzeichen"/>
        </w:rPr>
        <w:commentReference w:id="253"/>
      </w:r>
      <w:r w:rsidRPr="000F68C1">
        <w:rPr>
          <w:sz w:val="24"/>
          <w:szCs w:val="24"/>
        </w:rPr>
        <w:t xml:space="preserve">gerecht zu werden, wurde </w:t>
      </w:r>
      <w:r w:rsidRPr="007E73B9">
        <w:rPr>
          <w:sz w:val="24"/>
          <w:szCs w:val="24"/>
        </w:rPr>
        <w:t>XML</w:t>
      </w:r>
      <w:r w:rsidRPr="000F68C1">
        <w:rPr>
          <w:sz w:val="24"/>
          <w:szCs w:val="24"/>
        </w:rPr>
        <w:t xml:space="preserve"> als Teil der </w:t>
      </w:r>
      <w:r w:rsidRPr="000F68C1">
        <w:rPr>
          <w:color w:val="000000"/>
          <w:sz w:val="24"/>
          <w:szCs w:val="24"/>
        </w:rPr>
        <w:t>Standard</w:t>
      </w:r>
      <w:del w:id="256" w:author="Lia Greiberg" w:date="2025-08-27T09:51:00Z" w16du:dateUtc="2025-08-27T07:51:00Z">
        <w:r w:rsidRPr="000F68C1" w:rsidDel="001C20C7">
          <w:rPr>
            <w:color w:val="000000"/>
            <w:sz w:val="24"/>
            <w:szCs w:val="24"/>
          </w:rPr>
          <w:delText>ized</w:delText>
        </w:r>
      </w:del>
      <w:r w:rsidRPr="000F68C1">
        <w:rPr>
          <w:color w:val="000000"/>
          <w:sz w:val="24"/>
          <w:szCs w:val="24"/>
        </w:rPr>
        <w:t xml:space="preserve"> </w:t>
      </w:r>
      <w:proofErr w:type="spellStart"/>
      <w:r w:rsidRPr="000F68C1">
        <w:rPr>
          <w:color w:val="000000"/>
          <w:sz w:val="24"/>
          <w:szCs w:val="24"/>
        </w:rPr>
        <w:t>Generalized</w:t>
      </w:r>
      <w:proofErr w:type="spellEnd"/>
      <w:r w:rsidRPr="000F68C1">
        <w:rPr>
          <w:color w:val="000000"/>
          <w:sz w:val="24"/>
          <w:szCs w:val="24"/>
        </w:rPr>
        <w:t xml:space="preserve"> Markup Language (SGML) </w:t>
      </w:r>
      <w:r w:rsidRPr="000F68C1">
        <w:rPr>
          <w:sz w:val="24"/>
          <w:szCs w:val="24"/>
        </w:rPr>
        <w:t xml:space="preserve">entwickelt </w:t>
      </w:r>
      <w:r>
        <w:rPr>
          <w:sz w:val="24"/>
          <w:szCs w:val="24"/>
        </w:rPr>
        <w:fldChar w:fldCharType="begin"/>
      </w:r>
      <w:r>
        <w:rPr>
          <w:sz w:val="24"/>
          <w:szCs w:val="24"/>
        </w:rPr>
        <w:instrText xml:space="preserve"> ADDIN ZOTERO_ITEM CSL_CITATION {"citationID":"ZIJ0pSlZ","properties":{"formattedCitation":"(Jeckle)","plainCitation":"(Jeckle)","dontUpdate":true,"noteIndex":0},"citationItems":[{"id":23,"uris":["http://zotero.org/users/10358077/items/VLV7978A"],"itemData":{"id":23,"type":"article-journal","abstract":"Die Vision eines Semantischen Webs als Grundlage einer na¨chsten Nutzungsgeneration des World Wide Webs nimmt derzeit breiten Raum in der fachlichen Diskussion ein [Be01a,Ge02,Ho02,Ma02].","language":"de","source":"Zotero","title":"XML, Standards und andere Aktivita¨ten zur Formierung des Semantic Web","author":[{"family":"Jeckle","given":"Mario"}]}}],"schema":"https://github.com/citation-style-language/schema/raw/master/csl-citation.json"} </w:instrText>
      </w:r>
      <w:r>
        <w:rPr>
          <w:sz w:val="24"/>
          <w:szCs w:val="24"/>
        </w:rPr>
        <w:fldChar w:fldCharType="separate"/>
      </w:r>
      <w:r>
        <w:rPr>
          <w:noProof/>
          <w:sz w:val="24"/>
          <w:szCs w:val="24"/>
        </w:rPr>
        <w:t>(vgl. Jeckle 2002: 11)</w:t>
      </w:r>
      <w:r>
        <w:rPr>
          <w:sz w:val="24"/>
          <w:szCs w:val="24"/>
        </w:rPr>
        <w:fldChar w:fldCharType="end"/>
      </w:r>
      <w:r w:rsidRPr="000F68C1">
        <w:rPr>
          <w:color w:val="000000"/>
          <w:sz w:val="24"/>
          <w:szCs w:val="24"/>
        </w:rPr>
        <w:t xml:space="preserve">. </w:t>
      </w:r>
      <w:r w:rsidR="002950CE">
        <w:rPr>
          <w:color w:val="000000"/>
          <w:sz w:val="24"/>
          <w:szCs w:val="24"/>
        </w:rPr>
        <w:t xml:space="preserve">XML ist eine Struktursprache, mit der </w:t>
      </w:r>
      <w:del w:id="257" w:author="Lia Greiberg" w:date="2025-08-17T13:06:00Z" w16du:dateUtc="2025-08-17T11:06:00Z">
        <w:r w:rsidR="002950CE" w:rsidDel="00795780">
          <w:rPr>
            <w:color w:val="000000"/>
            <w:sz w:val="24"/>
            <w:szCs w:val="24"/>
          </w:rPr>
          <w:delText xml:space="preserve">man </w:delText>
        </w:r>
      </w:del>
      <w:r w:rsidR="002950CE">
        <w:rPr>
          <w:color w:val="000000"/>
          <w:sz w:val="24"/>
          <w:szCs w:val="24"/>
        </w:rPr>
        <w:t>Inhalte logisch organisier</w:t>
      </w:r>
      <w:ins w:id="258" w:author="Lia Greiberg" w:date="2025-08-17T13:06:00Z" w16du:dateUtc="2025-08-17T11:06:00Z">
        <w:r w:rsidR="00795780">
          <w:rPr>
            <w:color w:val="000000"/>
            <w:sz w:val="24"/>
            <w:szCs w:val="24"/>
          </w:rPr>
          <w:t>t</w:t>
        </w:r>
      </w:ins>
      <w:del w:id="259" w:author="Lia Greiberg" w:date="2025-08-17T13:06:00Z" w16du:dateUtc="2025-08-17T11:06:00Z">
        <w:r w:rsidR="002950CE" w:rsidDel="00795780">
          <w:rPr>
            <w:color w:val="000000"/>
            <w:sz w:val="24"/>
            <w:szCs w:val="24"/>
          </w:rPr>
          <w:delText>en</w:delText>
        </w:r>
      </w:del>
      <w:r w:rsidR="002950CE">
        <w:rPr>
          <w:color w:val="000000"/>
          <w:sz w:val="24"/>
          <w:szCs w:val="24"/>
        </w:rPr>
        <w:t xml:space="preserve"> </w:t>
      </w:r>
      <w:ins w:id="260" w:author="Lia Greiberg" w:date="2025-08-17T13:06:00Z" w16du:dateUtc="2025-08-17T11:06:00Z">
        <w:r w:rsidR="00795780">
          <w:rPr>
            <w:color w:val="000000"/>
            <w:sz w:val="24"/>
            <w:szCs w:val="24"/>
          </w:rPr>
          <w:t>werden können</w:t>
        </w:r>
      </w:ins>
      <w:del w:id="261" w:author="Lia Greiberg" w:date="2025-08-17T13:06:00Z" w16du:dateUtc="2025-08-17T11:06:00Z">
        <w:r w:rsidR="002950CE" w:rsidDel="00795780">
          <w:rPr>
            <w:color w:val="000000"/>
            <w:sz w:val="24"/>
            <w:szCs w:val="24"/>
          </w:rPr>
          <w:delText>kann</w:delText>
        </w:r>
      </w:del>
      <w:r w:rsidR="002950CE">
        <w:rPr>
          <w:color w:val="000000"/>
          <w:sz w:val="24"/>
          <w:szCs w:val="24"/>
        </w:rPr>
        <w:t xml:space="preserve"> </w:t>
      </w:r>
      <w:r w:rsidR="002950CE">
        <w:rPr>
          <w:color w:val="000000"/>
          <w:sz w:val="24"/>
          <w:szCs w:val="24"/>
        </w:rPr>
        <w:fldChar w:fldCharType="begin"/>
      </w:r>
      <w:r w:rsidR="00CA2E97">
        <w:rPr>
          <w:color w:val="000000"/>
          <w:sz w:val="24"/>
          <w:szCs w:val="24"/>
        </w:rPr>
        <w:instrText xml:space="preserve"> ADDIN ZOTERO_ITEM CSL_CITATION {"citationID":"SI3V2KGF","properties":{"formattedCitation":"(Dengel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sidR="002950CE">
        <w:rPr>
          <w:color w:val="000000"/>
          <w:sz w:val="24"/>
          <w:szCs w:val="24"/>
        </w:rPr>
        <w:fldChar w:fldCharType="separate"/>
      </w:r>
      <w:r w:rsidR="002950CE">
        <w:rPr>
          <w:noProof/>
          <w:color w:val="000000"/>
          <w:sz w:val="24"/>
          <w:szCs w:val="24"/>
        </w:rPr>
        <w:t>(vgl. Dengel 2012: 114)</w:t>
      </w:r>
      <w:r w:rsidR="002950CE">
        <w:rPr>
          <w:color w:val="000000"/>
          <w:sz w:val="24"/>
          <w:szCs w:val="24"/>
        </w:rPr>
        <w:fldChar w:fldCharType="end"/>
      </w:r>
      <w:r w:rsidR="002950CE">
        <w:rPr>
          <w:color w:val="000000"/>
          <w:sz w:val="24"/>
          <w:szCs w:val="24"/>
        </w:rPr>
        <w:t xml:space="preserve">. </w:t>
      </w:r>
      <w:del w:id="262" w:author="Lia Greiberg" w:date="2025-08-19T13:50:00Z" w16du:dateUtc="2025-08-19T11:50:00Z">
        <w:r w:rsidR="002950CE" w:rsidRPr="00993991" w:rsidDel="00993991">
          <w:rPr>
            <w:sz w:val="24"/>
            <w:szCs w:val="24"/>
          </w:rPr>
          <w:delText>Es</w:delText>
        </w:r>
        <w:r w:rsidRPr="00993991" w:rsidDel="00993991">
          <w:rPr>
            <w:sz w:val="24"/>
            <w:szCs w:val="24"/>
          </w:rPr>
          <w:delText xml:space="preserve"> </w:delText>
        </w:r>
      </w:del>
      <w:ins w:id="263" w:author="Lia Greiberg" w:date="2025-08-19T13:50:00Z" w16du:dateUtc="2025-08-19T11:50:00Z">
        <w:r w:rsidR="00993991">
          <w:rPr>
            <w:sz w:val="24"/>
            <w:szCs w:val="24"/>
          </w:rPr>
          <w:t>Sie</w:t>
        </w:r>
        <w:r w:rsidR="00993991" w:rsidRPr="00993991">
          <w:rPr>
            <w:sz w:val="24"/>
            <w:szCs w:val="24"/>
          </w:rPr>
          <w:t xml:space="preserve"> </w:t>
        </w:r>
      </w:ins>
      <w:r w:rsidRPr="00993991">
        <w:rPr>
          <w:sz w:val="24"/>
          <w:szCs w:val="24"/>
        </w:rPr>
        <w:t>ermöglicht</w:t>
      </w:r>
      <w:ins w:id="264" w:author="Lia Greiberg" w:date="2025-08-27T09:53:00Z" w16du:dateUtc="2025-08-27T07:53:00Z">
        <w:r w:rsidR="001C20C7">
          <w:rPr>
            <w:sz w:val="24"/>
            <w:szCs w:val="24"/>
          </w:rPr>
          <w:t xml:space="preserve"> es</w:t>
        </w:r>
      </w:ins>
      <w:r w:rsidRPr="000F68C1">
        <w:rPr>
          <w:sz w:val="24"/>
          <w:szCs w:val="24"/>
        </w:rPr>
        <w:t>, eine individuelle Auszeichnungssprache zu erstellen und Elemente sowie Attribute nach Bedarf zu definieren</w:t>
      </w:r>
      <w:r>
        <w:rPr>
          <w:sz w:val="24"/>
          <w:szCs w:val="24"/>
        </w:rPr>
        <w:t xml:space="preserve"> </w:t>
      </w:r>
      <w:r w:rsidRPr="005B24A6">
        <w:rPr>
          <w:sz w:val="24"/>
          <w:szCs w:val="24"/>
          <w:highlight w:val="cyan"/>
        </w:rPr>
        <w:t>(vgl. Ray 2001: 157).</w:t>
      </w:r>
      <w:r w:rsidRPr="000F68C1">
        <w:rPr>
          <w:sz w:val="24"/>
          <w:szCs w:val="24"/>
        </w:rPr>
        <w:t xml:space="preserve"> </w:t>
      </w:r>
      <w:r w:rsidRPr="000F68C1">
        <w:rPr>
          <w:color w:val="000000"/>
          <w:sz w:val="24"/>
          <w:szCs w:val="24"/>
        </w:rPr>
        <w:t>Diese Flexibilität erlaubt es, Daten in einem einheitlichen, maschinenlesbaren Format zu erstellen</w:t>
      </w:r>
      <w:r>
        <w:rPr>
          <w:color w:val="000000"/>
          <w:sz w:val="24"/>
          <w:szCs w:val="24"/>
        </w:rPr>
        <w:t xml:space="preserve"> </w:t>
      </w:r>
      <w:r>
        <w:rPr>
          <w:sz w:val="24"/>
          <w:szCs w:val="24"/>
        </w:rPr>
        <w:fldChar w:fldCharType="begin"/>
      </w:r>
      <w:r>
        <w:rPr>
          <w:sz w:val="24"/>
          <w:szCs w:val="24"/>
        </w:rPr>
        <w:instrText xml:space="preserve"> ADDIN ZOTERO_ITEM CSL_CITATION {"citationID":"OYzu6BN9","properties":{"formattedCitation":"(Jeckle)","plainCitation":"(Jeckle)","dontUpdate":true,"noteIndex":0},"citationItems":[{"id":23,"uris":["http://zotero.org/users/10358077/items/VLV7978A"],"itemData":{"id":23,"type":"article-journal","abstract":"Die Vision eines Semantischen Webs als Grundlage einer na¨chsten Nutzungsgeneration des World Wide Webs nimmt derzeit breiten Raum in der fachlichen Diskussion ein [Be01a,Ge02,Ho02,Ma02].","language":"de","source":"Zotero","title":"XML, Standards und andere Aktivita¨ten zur Formierung des Semantic Web","author":[{"family":"Jeckle","given":"Mario"}]}}],"schema":"https://github.com/citation-style-language/schema/raw/master/csl-citation.json"} </w:instrText>
      </w:r>
      <w:r>
        <w:rPr>
          <w:sz w:val="24"/>
          <w:szCs w:val="24"/>
        </w:rPr>
        <w:fldChar w:fldCharType="separate"/>
      </w:r>
      <w:r>
        <w:rPr>
          <w:noProof/>
          <w:sz w:val="24"/>
          <w:szCs w:val="24"/>
        </w:rPr>
        <w:t>(vgl. Jeckle 2002: 11)</w:t>
      </w:r>
      <w:r>
        <w:rPr>
          <w:sz w:val="24"/>
          <w:szCs w:val="24"/>
        </w:rPr>
        <w:fldChar w:fldCharType="end"/>
      </w:r>
      <w:r w:rsidRPr="000F68C1">
        <w:rPr>
          <w:color w:val="000000"/>
          <w:sz w:val="24"/>
          <w:szCs w:val="24"/>
        </w:rPr>
        <w:t xml:space="preserve">. </w:t>
      </w:r>
    </w:p>
    <w:p w14:paraId="479291EB" w14:textId="42277C21" w:rsidR="002950CE" w:rsidRDefault="002950CE" w:rsidP="00805B55">
      <w:pPr>
        <w:spacing w:after="120" w:line="360" w:lineRule="auto"/>
        <w:ind w:firstLine="426"/>
        <w:jc w:val="both"/>
        <w:rPr>
          <w:sz w:val="24"/>
          <w:szCs w:val="24"/>
        </w:rPr>
      </w:pPr>
      <w:r w:rsidRPr="002950CE">
        <w:rPr>
          <w:sz w:val="24"/>
          <w:szCs w:val="24"/>
        </w:rPr>
        <w:t>XML wird durch Regeln zur Unterscheidung zwischen Kodierung und Text charakterisiert, indem es Verwendung von Markup-Elementen vorschreibt, die durch spitze Klammern gekennzeichnet sind. Dabei handelt es sich um Elemente (</w:t>
      </w:r>
      <w:r w:rsidRPr="002950CE">
        <w:rPr>
          <w:i/>
          <w:iCs/>
          <w:sz w:val="24"/>
          <w:szCs w:val="24"/>
        </w:rPr>
        <w:t>tags)</w:t>
      </w:r>
      <w:r w:rsidRPr="002950CE">
        <w:rPr>
          <w:sz w:val="24"/>
          <w:szCs w:val="24"/>
        </w:rPr>
        <w:t>, die korrespondierende Paare aus einem Anfangs- (&lt;</w:t>
      </w:r>
      <w:proofErr w:type="spellStart"/>
      <w:r w:rsidRPr="002950CE">
        <w:rPr>
          <w:sz w:val="24"/>
          <w:szCs w:val="24"/>
        </w:rPr>
        <w:t>text</w:t>
      </w:r>
      <w:proofErr w:type="spellEnd"/>
      <w:r w:rsidRPr="002950CE">
        <w:rPr>
          <w:sz w:val="24"/>
          <w:szCs w:val="24"/>
        </w:rPr>
        <w:t>&gt;) und einem Endtag (&lt;/</w:t>
      </w:r>
      <w:proofErr w:type="spellStart"/>
      <w:r w:rsidRPr="002950CE">
        <w:rPr>
          <w:sz w:val="24"/>
          <w:szCs w:val="24"/>
        </w:rPr>
        <w:t>text</w:t>
      </w:r>
      <w:proofErr w:type="spellEnd"/>
      <w:r w:rsidRPr="002950CE">
        <w:rPr>
          <w:sz w:val="24"/>
          <w:szCs w:val="24"/>
        </w:rPr>
        <w:t xml:space="preserve">&gt;) bilden. Durch die Verwendung von </w:t>
      </w:r>
      <w:r w:rsidRPr="002950CE">
        <w:rPr>
          <w:i/>
          <w:iCs/>
          <w:sz w:val="24"/>
          <w:szCs w:val="24"/>
        </w:rPr>
        <w:t>tags</w:t>
      </w:r>
      <w:r w:rsidRPr="002950CE">
        <w:rPr>
          <w:sz w:val="24"/>
          <w:szCs w:val="24"/>
        </w:rPr>
        <w:t xml:space="preserve"> können Textbereiche markiert und die Bedeutung zugewiesen werden. XML-Elemente können andere Elemente beinhalten und müssen vollständig </w:t>
      </w:r>
      <w:commentRangeStart w:id="265"/>
      <w:r w:rsidRPr="00993991">
        <w:rPr>
          <w:sz w:val="24"/>
          <w:szCs w:val="24"/>
        </w:rPr>
        <w:t>in einem anderen Element zugewiesen</w:t>
      </w:r>
      <w:r w:rsidRPr="002950CE">
        <w:rPr>
          <w:sz w:val="24"/>
          <w:szCs w:val="24"/>
        </w:rPr>
        <w:t xml:space="preserve"> sein. </w:t>
      </w:r>
      <w:commentRangeEnd w:id="265"/>
      <w:r w:rsidR="00ED2C7F">
        <w:rPr>
          <w:rStyle w:val="Kommentarzeichen"/>
        </w:rPr>
        <w:commentReference w:id="265"/>
      </w:r>
      <w:r w:rsidRPr="002950CE">
        <w:rPr>
          <w:sz w:val="24"/>
          <w:szCs w:val="24"/>
        </w:rPr>
        <w:t xml:space="preserve">Diese Regel ist die wichtigste Eigenschaft von XML, da sie eine strikt hierarchische Struktur der Kodierung ermöglicht </w:t>
      </w:r>
      <w:r w:rsidRPr="002E13EE">
        <w:rPr>
          <w:sz w:val="24"/>
          <w:szCs w:val="24"/>
          <w:highlight w:val="cyan"/>
        </w:rPr>
        <w:t>(vgl. Vogeler</w:t>
      </w:r>
      <w:ins w:id="266" w:author="Lia Greiberg" w:date="2025-08-17T14:28:00Z" w16du:dateUtc="2025-08-17T12:28:00Z">
        <w:r w:rsidR="00321407">
          <w:rPr>
            <w:sz w:val="24"/>
            <w:szCs w:val="24"/>
            <w:highlight w:val="cyan"/>
          </w:rPr>
          <w:t>/</w:t>
        </w:r>
      </w:ins>
      <w:del w:id="267" w:author="Lia Greiberg" w:date="2025-08-17T14:28:00Z" w16du:dateUtc="2025-08-17T12:28:00Z">
        <w:r w:rsidRPr="002E13EE" w:rsidDel="00321407">
          <w:rPr>
            <w:sz w:val="24"/>
            <w:szCs w:val="24"/>
            <w:highlight w:val="cyan"/>
          </w:rPr>
          <w:delText xml:space="preserve"> &amp; </w:delText>
        </w:r>
      </w:del>
      <w:r w:rsidRPr="002E13EE">
        <w:rPr>
          <w:sz w:val="24"/>
          <w:szCs w:val="24"/>
          <w:highlight w:val="cyan"/>
        </w:rPr>
        <w:t>Sahle 2017: 128–130)</w:t>
      </w:r>
      <w:r w:rsidRPr="002950CE">
        <w:rPr>
          <w:sz w:val="24"/>
          <w:szCs w:val="24"/>
        </w:rPr>
        <w:t>.</w:t>
      </w:r>
      <w:r>
        <w:rPr>
          <w:sz w:val="24"/>
          <w:szCs w:val="24"/>
        </w:rPr>
        <w:t xml:space="preserve"> </w:t>
      </w:r>
      <w:r w:rsidR="00647755">
        <w:rPr>
          <w:color w:val="000000"/>
          <w:sz w:val="24"/>
          <w:szCs w:val="24"/>
        </w:rPr>
        <w:t>XML dient dazu, bestimmte Teile eines Textdokuments mit zusätzlicher Information</w:t>
      </w:r>
      <w:ins w:id="268" w:author="Lia Greiberg" w:date="2025-08-17T13:41:00Z" w16du:dateUtc="2025-08-17T11:41:00Z">
        <w:r w:rsidR="00174A6D">
          <w:rPr>
            <w:color w:val="000000"/>
            <w:sz w:val="24"/>
            <w:szCs w:val="24"/>
          </w:rPr>
          <w:t>, den</w:t>
        </w:r>
      </w:ins>
      <w:r w:rsidR="00647755">
        <w:rPr>
          <w:color w:val="000000"/>
          <w:sz w:val="24"/>
          <w:szCs w:val="24"/>
        </w:rPr>
        <w:t xml:space="preserve"> sog. Metadaten</w:t>
      </w:r>
      <w:ins w:id="269" w:author="Lia Greiberg" w:date="2025-08-17T13:41:00Z" w16du:dateUtc="2025-08-17T11:41:00Z">
        <w:r w:rsidR="00174A6D">
          <w:rPr>
            <w:color w:val="000000"/>
            <w:sz w:val="24"/>
            <w:szCs w:val="24"/>
          </w:rPr>
          <w:t>,</w:t>
        </w:r>
      </w:ins>
      <w:r w:rsidR="00647755">
        <w:rPr>
          <w:color w:val="000000"/>
          <w:sz w:val="24"/>
          <w:szCs w:val="24"/>
        </w:rPr>
        <w:t xml:space="preserve"> zu versehen. Jedes XML-Dokument besitzt genau ein Wurzelelement, das alle anderen Elemente einschließt. Elemente in XML können Attribute enthalten, die denselben syntaktischen Einschränkungen unterl</w:t>
      </w:r>
      <w:ins w:id="270" w:author="Lia Greiberg" w:date="2025-08-27T12:57:00Z" w16du:dateUtc="2025-08-27T10:57:00Z">
        <w:r w:rsidR="00ED2C7F">
          <w:rPr>
            <w:color w:val="000000"/>
            <w:sz w:val="24"/>
            <w:szCs w:val="24"/>
          </w:rPr>
          <w:t>i</w:t>
        </w:r>
      </w:ins>
      <w:r w:rsidR="00647755">
        <w:rPr>
          <w:color w:val="000000"/>
          <w:sz w:val="24"/>
          <w:szCs w:val="24"/>
        </w:rPr>
        <w:t>egen</w:t>
      </w:r>
      <w:del w:id="271" w:author="Lia Greiberg" w:date="2025-08-17T13:44:00Z" w16du:dateUtc="2025-08-17T11:44:00Z">
        <w:r w:rsidR="00647755" w:rsidDel="00174A6D">
          <w:rPr>
            <w:color w:val="000000"/>
            <w:sz w:val="24"/>
            <w:szCs w:val="24"/>
          </w:rPr>
          <w:delText>,</w:delText>
        </w:r>
      </w:del>
      <w:r w:rsidR="00647755">
        <w:rPr>
          <w:color w:val="000000"/>
          <w:sz w:val="24"/>
          <w:szCs w:val="24"/>
        </w:rPr>
        <w:t xml:space="preserve"> wie andere Bestandteile des Dokuments </w:t>
      </w:r>
      <w:r w:rsidR="00647755">
        <w:rPr>
          <w:color w:val="000000"/>
          <w:sz w:val="24"/>
          <w:szCs w:val="24"/>
        </w:rPr>
        <w:fldChar w:fldCharType="begin"/>
      </w:r>
      <w:r w:rsidR="00CA2E97">
        <w:rPr>
          <w:color w:val="000000"/>
          <w:sz w:val="24"/>
          <w:szCs w:val="24"/>
        </w:rPr>
        <w:instrText xml:space="preserve"> ADDIN ZOTERO_ITEM CSL_CITATION {"citationID":"sb2XF6xJ","properties":{"formattedCitation":"(Hitzler et al. 2007, S. 17)","plainCitation":"(Hitzler et al. 2007, S. 17)","dontUpdate":true,"noteIndex":0},"citationItems":[{"id":209,"uris":["http://zotero.org/users/10358077/items/YFT6F3CI"],"itemData":{"id":209,"type":"book","abstract":"Das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locator":"17"}],"schema":"https://github.com/citation-style-language/schema/raw/master/csl-citation.json"} </w:instrText>
      </w:r>
      <w:r w:rsidR="00647755">
        <w:rPr>
          <w:color w:val="000000"/>
          <w:sz w:val="24"/>
          <w:szCs w:val="24"/>
        </w:rPr>
        <w:fldChar w:fldCharType="separate"/>
      </w:r>
      <w:r w:rsidR="00647755">
        <w:rPr>
          <w:noProof/>
          <w:color w:val="000000"/>
          <w:sz w:val="24"/>
          <w:szCs w:val="24"/>
        </w:rPr>
        <w:t>(vgl. Hitzler et al. 2007: 17, 20)</w:t>
      </w:r>
      <w:r w:rsidR="00647755">
        <w:rPr>
          <w:color w:val="000000"/>
          <w:sz w:val="24"/>
          <w:szCs w:val="24"/>
        </w:rPr>
        <w:fldChar w:fldCharType="end"/>
      </w:r>
      <w:r w:rsidR="00647755">
        <w:rPr>
          <w:color w:val="000000"/>
          <w:sz w:val="24"/>
          <w:szCs w:val="24"/>
        </w:rPr>
        <w:t>.</w:t>
      </w:r>
      <w:r w:rsidR="00805B55">
        <w:rPr>
          <w:color w:val="000000"/>
          <w:sz w:val="24"/>
          <w:szCs w:val="24"/>
        </w:rPr>
        <w:t xml:space="preserve"> </w:t>
      </w:r>
      <w:r w:rsidRPr="002950CE">
        <w:rPr>
          <w:sz w:val="24"/>
          <w:szCs w:val="24"/>
        </w:rPr>
        <w:t xml:space="preserve">Abhängig von der Fragestellung und </w:t>
      </w:r>
      <w:ins w:id="272" w:author="Lia Greiberg" w:date="2025-08-27T12:58:00Z" w16du:dateUtc="2025-08-27T10:58:00Z">
        <w:r w:rsidR="00ED2C7F">
          <w:rPr>
            <w:sz w:val="24"/>
            <w:szCs w:val="24"/>
          </w:rPr>
          <w:t>K</w:t>
        </w:r>
      </w:ins>
      <w:del w:id="273" w:author="Lia Greiberg" w:date="2025-08-27T12:58:00Z" w16du:dateUtc="2025-08-27T10:58:00Z">
        <w:r w:rsidRPr="002950CE" w:rsidDel="00ED2C7F">
          <w:rPr>
            <w:sz w:val="24"/>
            <w:szCs w:val="24"/>
          </w:rPr>
          <w:delText>-k</w:delText>
        </w:r>
      </w:del>
      <w:r w:rsidRPr="002950CE">
        <w:rPr>
          <w:sz w:val="24"/>
          <w:szCs w:val="24"/>
        </w:rPr>
        <w:t xml:space="preserve">omplexität der Forschung, die mit der XML-Auszeichnung zusammenhängt, ändert sich </w:t>
      </w:r>
      <w:ins w:id="274" w:author="Lia Greiberg" w:date="2025-08-17T13:44:00Z" w16du:dateUtc="2025-08-17T11:44:00Z">
        <w:r w:rsidR="00174A6D">
          <w:rPr>
            <w:sz w:val="24"/>
            <w:szCs w:val="24"/>
          </w:rPr>
          <w:t xml:space="preserve">die </w:t>
        </w:r>
      </w:ins>
      <w:r w:rsidR="005E6F71" w:rsidRPr="005E6F71">
        <w:rPr>
          <w:sz w:val="24"/>
          <w:szCs w:val="24"/>
        </w:rPr>
        <w:t xml:space="preserve">Informationsdarstellung dieser Struktur für </w:t>
      </w:r>
      <w:proofErr w:type="spellStart"/>
      <w:proofErr w:type="gramStart"/>
      <w:r w:rsidR="005E6F71" w:rsidRPr="005E6F71">
        <w:rPr>
          <w:sz w:val="24"/>
          <w:szCs w:val="24"/>
        </w:rPr>
        <w:t>Nutzer:innen</w:t>
      </w:r>
      <w:proofErr w:type="spellEnd"/>
      <w:proofErr w:type="gramEnd"/>
      <w:r w:rsidR="005E6F71" w:rsidRPr="005E6F71">
        <w:rPr>
          <w:sz w:val="24"/>
          <w:szCs w:val="24"/>
        </w:rPr>
        <w:t xml:space="preserve"> </w:t>
      </w:r>
      <w:r w:rsidRPr="002E13EE">
        <w:rPr>
          <w:sz w:val="24"/>
          <w:szCs w:val="24"/>
          <w:highlight w:val="cyan"/>
        </w:rPr>
        <w:t xml:space="preserve">(vgl. </w:t>
      </w:r>
      <w:proofErr w:type="spellStart"/>
      <w:r w:rsidRPr="002E13EE">
        <w:rPr>
          <w:sz w:val="24"/>
          <w:szCs w:val="24"/>
          <w:highlight w:val="cyan"/>
        </w:rPr>
        <w:t>Baillot</w:t>
      </w:r>
      <w:proofErr w:type="spellEnd"/>
      <w:ins w:id="275" w:author="Lia Greiberg" w:date="2025-08-17T14:28:00Z" w16du:dateUtc="2025-08-17T12:28:00Z">
        <w:r w:rsidR="00321407">
          <w:rPr>
            <w:sz w:val="24"/>
            <w:szCs w:val="24"/>
            <w:highlight w:val="cyan"/>
          </w:rPr>
          <w:t>/</w:t>
        </w:r>
      </w:ins>
      <w:proofErr w:type="spellStart"/>
      <w:del w:id="276" w:author="Lia Greiberg" w:date="2025-08-17T14:28:00Z" w16du:dateUtc="2025-08-17T12:28:00Z">
        <w:r w:rsidRPr="002E13EE" w:rsidDel="00321407">
          <w:rPr>
            <w:sz w:val="24"/>
            <w:szCs w:val="24"/>
            <w:highlight w:val="cyan"/>
          </w:rPr>
          <w:delText xml:space="preserve"> &amp; </w:delText>
        </w:r>
      </w:del>
      <w:r w:rsidRPr="002E13EE">
        <w:rPr>
          <w:sz w:val="24"/>
          <w:szCs w:val="24"/>
          <w:highlight w:val="cyan"/>
        </w:rPr>
        <w:t>Schnöpf</w:t>
      </w:r>
      <w:proofErr w:type="spellEnd"/>
      <w:r w:rsidRPr="002E13EE">
        <w:rPr>
          <w:sz w:val="24"/>
          <w:szCs w:val="24"/>
          <w:highlight w:val="cyan"/>
        </w:rPr>
        <w:t xml:space="preserve"> 2015: 7–9</w:t>
      </w:r>
      <w:commentRangeStart w:id="277"/>
      <w:r w:rsidRPr="002E13EE">
        <w:rPr>
          <w:sz w:val="24"/>
          <w:szCs w:val="24"/>
          <w:highlight w:val="cyan"/>
        </w:rPr>
        <w:t>)</w:t>
      </w:r>
      <w:r w:rsidRPr="002950CE">
        <w:rPr>
          <w:sz w:val="24"/>
          <w:szCs w:val="24"/>
        </w:rPr>
        <w:t>.</w:t>
      </w:r>
      <w:r w:rsidR="005E6F71">
        <w:rPr>
          <w:sz w:val="24"/>
          <w:szCs w:val="24"/>
        </w:rPr>
        <w:t xml:space="preserve"> </w:t>
      </w:r>
      <w:r w:rsidR="00F03D83">
        <w:rPr>
          <w:sz w:val="24"/>
          <w:szCs w:val="24"/>
        </w:rPr>
        <w:t xml:space="preserve">XML </w:t>
      </w:r>
      <w:del w:id="278" w:author="Lia Greiberg" w:date="2025-08-17T13:45:00Z" w16du:dateUtc="2025-08-17T11:45:00Z">
        <w:r w:rsidR="00F03D83" w:rsidDel="00174A6D">
          <w:rPr>
            <w:sz w:val="24"/>
            <w:szCs w:val="24"/>
          </w:rPr>
          <w:delText>ist besonders ge</w:delText>
        </w:r>
      </w:del>
      <w:r w:rsidR="00F03D83">
        <w:rPr>
          <w:sz w:val="24"/>
          <w:szCs w:val="24"/>
        </w:rPr>
        <w:t>eignet</w:t>
      </w:r>
      <w:ins w:id="279" w:author="Lia Greiberg" w:date="2025-08-17T13:45:00Z" w16du:dateUtc="2025-08-17T11:45:00Z">
        <w:r w:rsidR="00174A6D">
          <w:rPr>
            <w:sz w:val="24"/>
            <w:szCs w:val="24"/>
          </w:rPr>
          <w:t xml:space="preserve"> sich besonders gut</w:t>
        </w:r>
      </w:ins>
      <w:r w:rsidR="00F03D83">
        <w:rPr>
          <w:sz w:val="24"/>
          <w:szCs w:val="24"/>
        </w:rPr>
        <w:t xml:space="preserve"> für die strukturierte Darstellung von Wissen, da es </w:t>
      </w:r>
      <w:ins w:id="280" w:author="Lia Greiberg" w:date="2025-08-17T13:45:00Z" w16du:dateUtc="2025-08-17T11:45:00Z">
        <w:r w:rsidR="00174A6D">
          <w:rPr>
            <w:sz w:val="24"/>
            <w:szCs w:val="24"/>
          </w:rPr>
          <w:t xml:space="preserve">sowohl </w:t>
        </w:r>
      </w:ins>
      <w:r w:rsidR="00F03D83">
        <w:rPr>
          <w:sz w:val="24"/>
          <w:szCs w:val="24"/>
        </w:rPr>
        <w:t xml:space="preserve">maschinen- </w:t>
      </w:r>
      <w:del w:id="281" w:author="Lia Greiberg" w:date="2025-08-17T13:45:00Z" w16du:dateUtc="2025-08-17T11:45:00Z">
        <w:r w:rsidR="00F03D83" w:rsidDel="00174A6D">
          <w:rPr>
            <w:sz w:val="24"/>
            <w:szCs w:val="24"/>
          </w:rPr>
          <w:delText xml:space="preserve">und </w:delText>
        </w:r>
      </w:del>
      <w:ins w:id="282" w:author="Lia Greiberg" w:date="2025-08-17T13:45:00Z" w16du:dateUtc="2025-08-17T11:45:00Z">
        <w:r w:rsidR="00174A6D">
          <w:rPr>
            <w:sz w:val="24"/>
            <w:szCs w:val="24"/>
          </w:rPr>
          <w:t>als auc</w:t>
        </w:r>
      </w:ins>
      <w:ins w:id="283" w:author="Lia Greiberg" w:date="2025-08-17T13:46:00Z" w16du:dateUtc="2025-08-17T11:46:00Z">
        <w:r w:rsidR="00174A6D">
          <w:rPr>
            <w:sz w:val="24"/>
            <w:szCs w:val="24"/>
          </w:rPr>
          <w:t>h</w:t>
        </w:r>
      </w:ins>
      <w:ins w:id="284" w:author="Lia Greiberg" w:date="2025-08-17T13:45:00Z" w16du:dateUtc="2025-08-17T11:45:00Z">
        <w:r w:rsidR="00174A6D">
          <w:rPr>
            <w:sz w:val="24"/>
            <w:szCs w:val="24"/>
          </w:rPr>
          <w:t xml:space="preserve"> </w:t>
        </w:r>
      </w:ins>
      <w:r w:rsidR="00F03D83">
        <w:rPr>
          <w:sz w:val="24"/>
          <w:szCs w:val="24"/>
        </w:rPr>
        <w:t xml:space="preserve">menschenlesbar ist. </w:t>
      </w:r>
      <w:commentRangeEnd w:id="277"/>
      <w:r w:rsidR="00174A6D">
        <w:rPr>
          <w:rStyle w:val="Kommentarzeichen"/>
        </w:rPr>
        <w:commentReference w:id="277"/>
      </w:r>
      <w:r w:rsidR="00F03D83">
        <w:rPr>
          <w:sz w:val="24"/>
          <w:szCs w:val="24"/>
        </w:rPr>
        <w:t>Darüber hinaus lassen sich heterogene Datenquellen durch Verlinkung und Strukturierung mithilfe</w:t>
      </w:r>
      <w:ins w:id="285" w:author="Lia Greiberg" w:date="2025-08-27T13:01:00Z" w16du:dateUtc="2025-08-27T11:01:00Z">
        <w:r w:rsidR="008606EE">
          <w:rPr>
            <w:sz w:val="24"/>
            <w:szCs w:val="24"/>
          </w:rPr>
          <w:t xml:space="preserve"> von</w:t>
        </w:r>
      </w:ins>
      <w:r w:rsidR="00F03D83">
        <w:rPr>
          <w:sz w:val="24"/>
          <w:szCs w:val="24"/>
        </w:rPr>
        <w:t xml:space="preserve"> XML vereinheitlichen</w:t>
      </w:r>
      <w:commentRangeStart w:id="286"/>
      <w:r w:rsidR="00F03D83">
        <w:rPr>
          <w:sz w:val="24"/>
          <w:szCs w:val="24"/>
        </w:rPr>
        <w:t xml:space="preserve"> </w:t>
      </w:r>
      <w:commentRangeEnd w:id="286"/>
      <w:r w:rsidR="00385C4F">
        <w:rPr>
          <w:rStyle w:val="Kommentarzeichen"/>
        </w:rPr>
        <w:commentReference w:id="286"/>
      </w:r>
      <w:del w:id="287" w:author="Lia Greiberg" w:date="2025-08-27T12:59:00Z" w16du:dateUtc="2025-08-27T10:59:00Z">
        <w:r w:rsidR="00F03D83" w:rsidDel="00385C4F">
          <w:rPr>
            <w:sz w:val="24"/>
            <w:szCs w:val="24"/>
          </w:rPr>
          <w:delText xml:space="preserve">und strukturieren </w:delText>
        </w:r>
      </w:del>
      <w:r w:rsidR="00F03D83">
        <w:rPr>
          <w:sz w:val="24"/>
          <w:szCs w:val="24"/>
        </w:rPr>
        <w:fldChar w:fldCharType="begin"/>
      </w:r>
      <w:r w:rsidR="00CA2E97">
        <w:rPr>
          <w:sz w:val="24"/>
          <w:szCs w:val="24"/>
        </w:rPr>
        <w:instrText xml:space="preserve"> ADDIN ZOTERO_ITEM CSL_CITATION {"citationID":"GY96CwvR","properties":{"formattedCitation":"(Dengel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sidR="00F03D83">
        <w:rPr>
          <w:sz w:val="24"/>
          <w:szCs w:val="24"/>
        </w:rPr>
        <w:fldChar w:fldCharType="separate"/>
      </w:r>
      <w:r w:rsidR="00F03D83">
        <w:rPr>
          <w:noProof/>
          <w:sz w:val="24"/>
          <w:szCs w:val="24"/>
        </w:rPr>
        <w:t>(vgl. Dengel 2012: 114)</w:t>
      </w:r>
      <w:r w:rsidR="00F03D83">
        <w:rPr>
          <w:sz w:val="24"/>
          <w:szCs w:val="24"/>
        </w:rPr>
        <w:fldChar w:fldCharType="end"/>
      </w:r>
      <w:r w:rsidR="00F03D83">
        <w:rPr>
          <w:sz w:val="24"/>
          <w:szCs w:val="24"/>
        </w:rPr>
        <w:t>.</w:t>
      </w:r>
    </w:p>
    <w:p w14:paraId="49EEABDF" w14:textId="457EC8BC" w:rsidR="00C77E79" w:rsidRPr="00C77E79" w:rsidRDefault="00C77E79" w:rsidP="00C77E79">
      <w:pPr>
        <w:spacing w:line="360" w:lineRule="auto"/>
        <w:ind w:firstLine="425"/>
        <w:jc w:val="both"/>
        <w:rPr>
          <w:sz w:val="24"/>
          <w:szCs w:val="24"/>
        </w:rPr>
      </w:pPr>
      <w:r w:rsidRPr="00C77E79">
        <w:rPr>
          <w:sz w:val="24"/>
          <w:szCs w:val="24"/>
        </w:rPr>
        <w:t xml:space="preserve">XML ermöglicht es, eine individuelle Auszeichnungssprache zu erstellen und Elemente sowie Attribute nach Bedarf zu definieren. Allerdings soll das Vokabular von Elementen und Attributen beschränkt werden, um die Grammatik der Elemente </w:t>
      </w:r>
      <w:r w:rsidRPr="00C77E79">
        <w:rPr>
          <w:sz w:val="24"/>
          <w:szCs w:val="24"/>
        </w:rPr>
        <w:lastRenderedPageBreak/>
        <w:t>zu kontrollieren. Dieser Prozess wird als Dokumentenmodellierung bezeichnet. Es existier</w:t>
      </w:r>
      <w:ins w:id="288" w:author="Lia Greiberg" w:date="2025-08-17T13:47:00Z" w16du:dateUtc="2025-08-17T11:47:00Z">
        <w:r w:rsidR="007809B8">
          <w:rPr>
            <w:sz w:val="24"/>
            <w:szCs w:val="24"/>
          </w:rPr>
          <w:t>en</w:t>
        </w:r>
      </w:ins>
      <w:del w:id="289" w:author="Lia Greiberg" w:date="2025-08-17T13:47:00Z" w16du:dateUtc="2025-08-17T11:47:00Z">
        <w:r w:rsidRPr="00C77E79" w:rsidDel="007809B8">
          <w:rPr>
            <w:sz w:val="24"/>
            <w:szCs w:val="24"/>
          </w:rPr>
          <w:delText>t</w:delText>
        </w:r>
      </w:del>
      <w:r w:rsidRPr="00C77E79">
        <w:rPr>
          <w:sz w:val="24"/>
          <w:szCs w:val="24"/>
        </w:rPr>
        <w:t xml:space="preserve"> zwei Methoden zur Modellierung eines Dokuments: Dokumenttyp-Definitionen (DTDs), in denen die Struktur eines Dokuments durch Regeln beschrieben wird, und das XML-Schema, das die Struktur des Dokuments anhand eines Musters mit Elementvorlagen (Templates) beschreibt. Die Modellierung von Dokumenten beinhalte</w:t>
      </w:r>
      <w:ins w:id="290" w:author="Lia Greiberg" w:date="2025-08-27T13:03:00Z" w16du:dateUtc="2025-08-27T11:03:00Z">
        <w:r w:rsidR="008606EE">
          <w:rPr>
            <w:sz w:val="24"/>
            <w:szCs w:val="24"/>
          </w:rPr>
          <w:t>t</w:t>
        </w:r>
      </w:ins>
      <w:del w:id="291" w:author="Lia Greiberg" w:date="2025-08-27T13:03:00Z" w16du:dateUtc="2025-08-27T11:03:00Z">
        <w:r w:rsidRPr="00C77E79" w:rsidDel="008606EE">
          <w:rPr>
            <w:sz w:val="24"/>
            <w:szCs w:val="24"/>
          </w:rPr>
          <w:delText>n</w:delText>
        </w:r>
      </w:del>
      <w:r w:rsidRPr="00C77E79">
        <w:rPr>
          <w:sz w:val="24"/>
          <w:szCs w:val="24"/>
        </w:rPr>
        <w:t xml:space="preserve"> die Definition eines Dokumentenmodells</w:t>
      </w:r>
      <w:r w:rsidRPr="00C77E79">
        <w:rPr>
          <w:i/>
          <w:iCs/>
          <w:sz w:val="24"/>
          <w:szCs w:val="24"/>
        </w:rPr>
        <w:t xml:space="preserve">. </w:t>
      </w:r>
      <w:commentRangeStart w:id="292"/>
      <w:del w:id="293" w:author="Lia Greiberg" w:date="2025-08-27T13:04:00Z" w16du:dateUtc="2025-08-27T11:04:00Z">
        <w:r w:rsidRPr="00C77E79" w:rsidDel="008606EE">
          <w:rPr>
            <w:sz w:val="24"/>
            <w:szCs w:val="24"/>
          </w:rPr>
          <w:delText xml:space="preserve">Es </w:delText>
        </w:r>
      </w:del>
      <w:ins w:id="294" w:author="Lia Greiberg" w:date="2025-08-27T13:04:00Z" w16du:dateUtc="2025-08-27T11:04:00Z">
        <w:r w:rsidR="008606EE">
          <w:rPr>
            <w:sz w:val="24"/>
            <w:szCs w:val="24"/>
          </w:rPr>
          <w:t>Sie</w:t>
        </w:r>
        <w:r w:rsidR="008606EE" w:rsidRPr="00C77E79">
          <w:rPr>
            <w:sz w:val="24"/>
            <w:szCs w:val="24"/>
          </w:rPr>
          <w:t xml:space="preserve"> </w:t>
        </w:r>
        <w:commentRangeEnd w:id="292"/>
        <w:r w:rsidR="008606EE">
          <w:rPr>
            <w:rStyle w:val="Kommentarzeichen"/>
          </w:rPr>
          <w:commentReference w:id="292"/>
        </w:r>
      </w:ins>
      <w:r w:rsidRPr="00C77E79">
        <w:rPr>
          <w:sz w:val="24"/>
          <w:szCs w:val="24"/>
        </w:rPr>
        <w:t xml:space="preserve">beantwortet die Frage, ob ein Element einen Titel haben kann oder ob ein bestimmtes Attribut zwingend erforderlich ist. </w:t>
      </w:r>
      <w:del w:id="295" w:author="Lia Greiberg" w:date="2025-08-27T13:06:00Z" w16du:dateUtc="2025-08-27T11:06:00Z">
        <w:r w:rsidRPr="00C77E79" w:rsidDel="008606EE">
          <w:rPr>
            <w:sz w:val="24"/>
            <w:szCs w:val="24"/>
          </w:rPr>
          <w:delText xml:space="preserve">Es </w:delText>
        </w:r>
      </w:del>
      <w:ins w:id="296" w:author="Lia Greiberg" w:date="2025-08-27T13:06:00Z" w16du:dateUtc="2025-08-27T11:06:00Z">
        <w:r w:rsidR="008606EE">
          <w:rPr>
            <w:sz w:val="24"/>
            <w:szCs w:val="24"/>
          </w:rPr>
          <w:t>Das</w:t>
        </w:r>
        <w:r w:rsidR="008606EE" w:rsidRPr="00C77E79">
          <w:rPr>
            <w:sz w:val="24"/>
            <w:szCs w:val="24"/>
          </w:rPr>
          <w:t xml:space="preserve"> </w:t>
        </w:r>
      </w:ins>
      <w:r w:rsidRPr="00C77E79">
        <w:rPr>
          <w:sz w:val="24"/>
          <w:szCs w:val="24"/>
        </w:rPr>
        <w:t xml:space="preserve">ermöglicht die Überprüfung, ob ein XML-Dokument den Anforderungen des definierten Dokumententyps entspricht </w:t>
      </w:r>
      <w:r w:rsidRPr="00C77E79">
        <w:rPr>
          <w:sz w:val="24"/>
          <w:szCs w:val="24"/>
          <w:highlight w:val="cyan"/>
        </w:rPr>
        <w:t>(vgl. Ray 2001: 157).</w:t>
      </w:r>
      <w:r w:rsidRPr="00C77E79">
        <w:rPr>
          <w:sz w:val="24"/>
          <w:szCs w:val="24"/>
        </w:rPr>
        <w:t xml:space="preserve"> In der Regel wird die Modellierung angewendet, wenn es viele Dokumente mit ähnlichen Strukturen gibt. </w:t>
      </w:r>
      <w:r w:rsidRPr="00C77E79">
        <w:rPr>
          <w:sz w:val="24"/>
          <w:szCs w:val="24"/>
          <w:highlight w:val="cyan"/>
        </w:rPr>
        <w:t>(vgl. Eckstein/</w:t>
      </w:r>
      <w:del w:id="297" w:author="Lia Greiberg" w:date="2025-08-17T13:48:00Z" w16du:dateUtc="2025-08-17T11:48:00Z">
        <w:r w:rsidRPr="00C77E79" w:rsidDel="007809B8">
          <w:rPr>
            <w:sz w:val="24"/>
            <w:szCs w:val="24"/>
            <w:highlight w:val="cyan"/>
          </w:rPr>
          <w:delText xml:space="preserve"> </w:delText>
        </w:r>
      </w:del>
      <w:r w:rsidRPr="00C77E79">
        <w:rPr>
          <w:sz w:val="24"/>
          <w:szCs w:val="24"/>
          <w:highlight w:val="cyan"/>
        </w:rPr>
        <w:t>Eckstein 2004: 26).</w:t>
      </w:r>
      <w:r w:rsidRPr="00C77E79">
        <w:rPr>
          <w:sz w:val="24"/>
          <w:szCs w:val="24"/>
        </w:rPr>
        <w:t xml:space="preserve"> Wenn Datenstrukturen nur einmal verwendet werden, ist ein Model nicht notwendig </w:t>
      </w:r>
      <w:r w:rsidRPr="00C77E79">
        <w:rPr>
          <w:sz w:val="24"/>
          <w:szCs w:val="24"/>
          <w:highlight w:val="cyan"/>
        </w:rPr>
        <w:t xml:space="preserve">(vgl. </w:t>
      </w:r>
      <w:proofErr w:type="spellStart"/>
      <w:r w:rsidRPr="00C77E79">
        <w:rPr>
          <w:sz w:val="24"/>
          <w:szCs w:val="24"/>
          <w:highlight w:val="cyan"/>
        </w:rPr>
        <w:t>Vonhoegen</w:t>
      </w:r>
      <w:proofErr w:type="spellEnd"/>
      <w:r w:rsidRPr="00C77E79">
        <w:rPr>
          <w:sz w:val="24"/>
          <w:szCs w:val="24"/>
          <w:highlight w:val="cyan"/>
        </w:rPr>
        <w:t xml:space="preserve"> 2009: 77).</w:t>
      </w:r>
      <w:r w:rsidRPr="00C77E79">
        <w:rPr>
          <w:sz w:val="24"/>
          <w:szCs w:val="24"/>
        </w:rPr>
        <w:t xml:space="preserve"> </w:t>
      </w:r>
    </w:p>
    <w:p w14:paraId="2EC4C7FA" w14:textId="1AC4382F" w:rsidR="004107C0" w:rsidRDefault="00C77E79" w:rsidP="004107C0">
      <w:pPr>
        <w:spacing w:line="360" w:lineRule="auto"/>
        <w:ind w:firstLine="425"/>
        <w:jc w:val="both"/>
        <w:rPr>
          <w:sz w:val="24"/>
          <w:szCs w:val="24"/>
        </w:rPr>
      </w:pPr>
      <w:r w:rsidRPr="00C77E79">
        <w:rPr>
          <w:sz w:val="24"/>
          <w:szCs w:val="24"/>
        </w:rPr>
        <w:t>Ein Dokumenttyp oder -</w:t>
      </w:r>
      <w:ins w:id="298" w:author="Lia Greiberg" w:date="2025-08-27T13:09:00Z" w16du:dateUtc="2025-08-27T11:09:00Z">
        <w:r w:rsidR="008606EE">
          <w:rPr>
            <w:sz w:val="24"/>
            <w:szCs w:val="24"/>
          </w:rPr>
          <w:t>s</w:t>
        </w:r>
      </w:ins>
      <w:del w:id="299" w:author="Lia Greiberg" w:date="2025-08-27T13:09:00Z" w16du:dateUtc="2025-08-27T11:09:00Z">
        <w:r w:rsidRPr="00C77E79" w:rsidDel="008606EE">
          <w:rPr>
            <w:sz w:val="24"/>
            <w:szCs w:val="24"/>
          </w:rPr>
          <w:delText>S</w:delText>
        </w:r>
      </w:del>
      <w:r w:rsidRPr="00C77E79">
        <w:rPr>
          <w:sz w:val="24"/>
          <w:szCs w:val="24"/>
        </w:rPr>
        <w:t xml:space="preserve">chema dient dazu, die Strukturen einzuschränken, um effizient mit den Dokumenten zu arbeiten und Fehler zu vermeiden </w:t>
      </w:r>
      <w:r w:rsidRPr="00C77E79">
        <w:rPr>
          <w:sz w:val="24"/>
          <w:szCs w:val="24"/>
          <w:highlight w:val="cyan"/>
        </w:rPr>
        <w:t>(vgl. Eckstein/</w:t>
      </w:r>
      <w:del w:id="300" w:author="Lia Greiberg" w:date="2025-08-17T14:28:00Z" w16du:dateUtc="2025-08-17T12:28:00Z">
        <w:r w:rsidRPr="00C77E79" w:rsidDel="00321407">
          <w:rPr>
            <w:sz w:val="24"/>
            <w:szCs w:val="24"/>
            <w:highlight w:val="cyan"/>
          </w:rPr>
          <w:delText xml:space="preserve"> </w:delText>
        </w:r>
      </w:del>
      <w:r w:rsidRPr="00C77E79">
        <w:rPr>
          <w:sz w:val="24"/>
          <w:szCs w:val="24"/>
          <w:highlight w:val="cyan"/>
        </w:rPr>
        <w:t>Eckstein 2004: 26)</w:t>
      </w:r>
      <w:r w:rsidRPr="00C77E79">
        <w:rPr>
          <w:sz w:val="24"/>
          <w:szCs w:val="24"/>
        </w:rPr>
        <w:t xml:space="preserve">. Wenn auf ein Datenmodell zur Gültigkeitskontrolle von XML-Dokumenten verzichtet wird, akzeptiert ein normaler XML-Prozessor jeden Elementnamen, der die XML-Namensregeln einhält und keine ungültigen Zeichen enthält. In diesem Fall gibt es keine grammatikalischen Einschränkungen, und ein Element kann beliebigen Inhalt </w:t>
      </w:r>
      <w:del w:id="301" w:author="Lia Greiberg" w:date="2025-08-17T13:49:00Z" w16du:dateUtc="2025-08-17T11:49:00Z">
        <w:r w:rsidRPr="00C77E79" w:rsidDel="00803375">
          <w:rPr>
            <w:sz w:val="24"/>
            <w:szCs w:val="24"/>
          </w:rPr>
          <w:delText>haben</w:delText>
        </w:r>
      </w:del>
      <w:ins w:id="302" w:author="Lia Greiberg" w:date="2025-08-17T13:49:00Z" w16du:dateUtc="2025-08-17T11:49:00Z">
        <w:r w:rsidR="00803375">
          <w:rPr>
            <w:sz w:val="24"/>
            <w:szCs w:val="24"/>
          </w:rPr>
          <w:t>enthalten</w:t>
        </w:r>
      </w:ins>
      <w:r w:rsidRPr="00C77E79">
        <w:rPr>
          <w:sz w:val="24"/>
          <w:szCs w:val="24"/>
        </w:rPr>
        <w:t xml:space="preserve">, einschließlich </w:t>
      </w:r>
      <w:proofErr w:type="spellStart"/>
      <w:r w:rsidRPr="00C77E79">
        <w:rPr>
          <w:sz w:val="24"/>
          <w:szCs w:val="24"/>
        </w:rPr>
        <w:t>Kindelemente</w:t>
      </w:r>
      <w:proofErr w:type="spellEnd"/>
      <w:r w:rsidRPr="00C77E79">
        <w:rPr>
          <w:sz w:val="24"/>
          <w:szCs w:val="24"/>
        </w:rPr>
        <w:t xml:space="preserve">, Text, </w:t>
      </w:r>
      <w:ins w:id="303" w:author="Lia Greiberg" w:date="2025-08-17T13:52:00Z" w16du:dateUtc="2025-08-17T11:52:00Z">
        <w:r w:rsidR="00803375">
          <w:rPr>
            <w:sz w:val="24"/>
            <w:szCs w:val="24"/>
          </w:rPr>
          <w:t xml:space="preserve">der </w:t>
        </w:r>
      </w:ins>
      <w:r w:rsidRPr="00C77E79">
        <w:rPr>
          <w:sz w:val="24"/>
          <w:szCs w:val="24"/>
        </w:rPr>
        <w:t>Mischungen aus Elementen und Text oder</w:t>
      </w:r>
      <w:ins w:id="304" w:author="Lia Greiberg" w:date="2025-08-17T13:52:00Z" w16du:dateUtc="2025-08-17T11:52:00Z">
        <w:r w:rsidR="00803375">
          <w:rPr>
            <w:sz w:val="24"/>
            <w:szCs w:val="24"/>
          </w:rPr>
          <w:t xml:space="preserve"> </w:t>
        </w:r>
      </w:ins>
      <w:ins w:id="305" w:author="Lia Greiberg" w:date="2025-08-17T13:53:00Z" w16du:dateUtc="2025-08-17T11:53:00Z">
        <w:r w:rsidR="00803375">
          <w:rPr>
            <w:sz w:val="24"/>
            <w:szCs w:val="24"/>
          </w:rPr>
          <w:t xml:space="preserve">gar </w:t>
        </w:r>
      </w:ins>
      <w:ins w:id="306" w:author="Lia Greiberg" w:date="2025-08-17T13:52:00Z" w16du:dateUtc="2025-08-17T11:52:00Z">
        <w:r w:rsidR="00803375">
          <w:rPr>
            <w:sz w:val="24"/>
            <w:szCs w:val="24"/>
          </w:rPr>
          <w:t xml:space="preserve">keinen Inhalt </w:t>
        </w:r>
      </w:ins>
      <w:del w:id="307" w:author="Lia Greiberg" w:date="2025-08-17T13:52:00Z" w16du:dateUtc="2025-08-17T11:52:00Z">
        <w:r w:rsidRPr="00C77E79" w:rsidDel="00803375">
          <w:rPr>
            <w:sz w:val="24"/>
            <w:szCs w:val="24"/>
          </w:rPr>
          <w:delText xml:space="preserve"> gar nichts </w:delText>
        </w:r>
      </w:del>
      <w:r w:rsidRPr="00C77E79">
        <w:rPr>
          <w:sz w:val="24"/>
          <w:szCs w:val="24"/>
          <w:highlight w:val="cyan"/>
        </w:rPr>
        <w:t xml:space="preserve">(vgl. </w:t>
      </w:r>
      <w:proofErr w:type="spellStart"/>
      <w:r w:rsidRPr="00C77E79">
        <w:rPr>
          <w:sz w:val="24"/>
          <w:szCs w:val="24"/>
          <w:highlight w:val="cyan"/>
        </w:rPr>
        <w:t>Vonhoegen</w:t>
      </w:r>
      <w:proofErr w:type="spellEnd"/>
      <w:r w:rsidRPr="00C77E79">
        <w:rPr>
          <w:sz w:val="24"/>
          <w:szCs w:val="24"/>
          <w:highlight w:val="cyan"/>
        </w:rPr>
        <w:t xml:space="preserve"> 2009: 77).</w:t>
      </w:r>
    </w:p>
    <w:p w14:paraId="2A253325" w14:textId="23E65439" w:rsidR="005E6F71" w:rsidRPr="004107C0" w:rsidRDefault="004107C0" w:rsidP="004107C0">
      <w:pPr>
        <w:spacing w:line="360" w:lineRule="auto"/>
        <w:ind w:firstLine="425"/>
        <w:jc w:val="both"/>
        <w:rPr>
          <w:sz w:val="24"/>
          <w:szCs w:val="24"/>
        </w:rPr>
      </w:pPr>
      <w:r>
        <w:rPr>
          <w:sz w:val="24"/>
          <w:szCs w:val="24"/>
        </w:rPr>
        <w:t xml:space="preserve">Auf </w:t>
      </w:r>
      <w:ins w:id="308" w:author="Lia Greiberg" w:date="2025-08-27T13:10:00Z" w16du:dateUtc="2025-08-27T11:10:00Z">
        <w:r w:rsidR="007928E4">
          <w:rPr>
            <w:sz w:val="24"/>
            <w:szCs w:val="24"/>
          </w:rPr>
          <w:t xml:space="preserve">der </w:t>
        </w:r>
      </w:ins>
      <w:r>
        <w:rPr>
          <w:sz w:val="24"/>
          <w:szCs w:val="24"/>
        </w:rPr>
        <w:t xml:space="preserve">Grundlage von XML wurden </w:t>
      </w:r>
      <w:r w:rsidR="00105203">
        <w:rPr>
          <w:sz w:val="24"/>
          <w:szCs w:val="24"/>
        </w:rPr>
        <w:t xml:space="preserve">zahlreche weitere Sprachen entwickelt, </w:t>
      </w:r>
      <w:r w:rsidR="005E6F71" w:rsidRPr="00F92C85">
        <w:rPr>
          <w:sz w:val="24"/>
          <w:szCs w:val="24"/>
        </w:rPr>
        <w:t xml:space="preserve">die entweder auf XML basieren oder XML als Metagrammatik oder Syntax einsetzen. </w:t>
      </w:r>
      <w:r w:rsidR="00105203">
        <w:rPr>
          <w:sz w:val="24"/>
          <w:szCs w:val="24"/>
        </w:rPr>
        <w:t>Ein Beispiel dafür ist</w:t>
      </w:r>
      <w:r w:rsidR="005E6F71" w:rsidRPr="00F92C85">
        <w:rPr>
          <w:sz w:val="24"/>
          <w:szCs w:val="24"/>
        </w:rPr>
        <w:t xml:space="preserve"> die TEI (Text Encoding Initiative)</w:t>
      </w:r>
      <w:r w:rsidR="00105203">
        <w:rPr>
          <w:sz w:val="24"/>
          <w:szCs w:val="24"/>
        </w:rPr>
        <w:t xml:space="preserve">, eine weit verbreitete Auszeichnungssprache </w:t>
      </w:r>
      <w:r w:rsidR="005E6F71" w:rsidRPr="00F92C85">
        <w:rPr>
          <w:sz w:val="24"/>
          <w:szCs w:val="24"/>
        </w:rPr>
        <w:t xml:space="preserve">zur Kodierung </w:t>
      </w:r>
      <w:r w:rsidR="00B74532">
        <w:rPr>
          <w:sz w:val="24"/>
          <w:szCs w:val="24"/>
        </w:rPr>
        <w:t>literarischer oder wissenschaftlicher Texte</w:t>
      </w:r>
      <w:r w:rsidR="005E6F71" w:rsidRPr="00F92C85">
        <w:rPr>
          <w:sz w:val="24"/>
          <w:szCs w:val="24"/>
        </w:rPr>
        <w:t xml:space="preserve"> </w:t>
      </w:r>
      <w:r w:rsidR="005E6F71" w:rsidRPr="002E13EE">
        <w:rPr>
          <w:sz w:val="24"/>
          <w:szCs w:val="24"/>
          <w:highlight w:val="cyan"/>
        </w:rPr>
        <w:t>(vgl. Vogeler</w:t>
      </w:r>
      <w:ins w:id="309" w:author="Lia Greiberg" w:date="2025-08-17T14:28:00Z" w16du:dateUtc="2025-08-17T12:28:00Z">
        <w:r w:rsidR="00321407">
          <w:rPr>
            <w:sz w:val="24"/>
            <w:szCs w:val="24"/>
            <w:highlight w:val="cyan"/>
          </w:rPr>
          <w:t>/</w:t>
        </w:r>
      </w:ins>
      <w:del w:id="310" w:author="Lia Greiberg" w:date="2025-08-17T14:28:00Z" w16du:dateUtc="2025-08-17T12:28:00Z">
        <w:r w:rsidR="005E6F71" w:rsidRPr="002E13EE" w:rsidDel="00321407">
          <w:rPr>
            <w:sz w:val="24"/>
            <w:szCs w:val="24"/>
            <w:highlight w:val="cyan"/>
          </w:rPr>
          <w:delText xml:space="preserve"> &amp; </w:delText>
        </w:r>
      </w:del>
      <w:r w:rsidR="005E6F71" w:rsidRPr="002E13EE">
        <w:rPr>
          <w:sz w:val="24"/>
          <w:szCs w:val="24"/>
          <w:highlight w:val="cyan"/>
        </w:rPr>
        <w:t>Sahle 2017: 138).</w:t>
      </w:r>
      <w:r w:rsidR="005E6F71" w:rsidRPr="00F92C85">
        <w:rPr>
          <w:sz w:val="24"/>
          <w:szCs w:val="24"/>
        </w:rPr>
        <w:t xml:space="preserve"> Die TEI stellt eine Richtlinie und keine Norm dar. Sie ist keine statische oder endgültige Zusammenstellung von Auszeichnungen, sondern vielmehr eine dynamische Entität, die erweiterbar und modifizierbar ist. Damit können neue Texte jederzeit in das System integriert werden, ohne die Integrität des Gesamtsystems und der Interoperabilität zu beeinträchtigen </w:t>
      </w:r>
      <w:r w:rsidR="005E6F71" w:rsidRPr="002E13EE">
        <w:rPr>
          <w:sz w:val="24"/>
          <w:szCs w:val="24"/>
          <w:highlight w:val="cyan"/>
        </w:rPr>
        <w:t>(vgl. Bader 1999: 13)</w:t>
      </w:r>
    </w:p>
    <w:p w14:paraId="5452B42B" w14:textId="107C59F1" w:rsidR="00E80992" w:rsidRPr="00E80992" w:rsidRDefault="00714EF9" w:rsidP="00E80992">
      <w:pPr>
        <w:spacing w:after="120" w:line="360" w:lineRule="auto"/>
        <w:ind w:firstLine="426"/>
        <w:jc w:val="both"/>
        <w:rPr>
          <w:sz w:val="24"/>
          <w:szCs w:val="24"/>
        </w:rPr>
      </w:pPr>
      <w:r w:rsidRPr="000D3CF2">
        <w:rPr>
          <w:sz w:val="24"/>
          <w:szCs w:val="24"/>
        </w:rPr>
        <w:t>Obwohl XML als universelle Meta-Sprache gilt</w:t>
      </w:r>
      <w:r w:rsidR="005E0A03">
        <w:rPr>
          <w:sz w:val="24"/>
          <w:szCs w:val="24"/>
        </w:rPr>
        <w:t xml:space="preserve"> und </w:t>
      </w:r>
      <w:del w:id="311" w:author="Lia Greiberg" w:date="2025-08-17T13:54:00Z" w16du:dateUtc="2025-08-17T11:54:00Z">
        <w:r w:rsidR="005E0A03" w:rsidDel="00803375">
          <w:rPr>
            <w:sz w:val="24"/>
            <w:szCs w:val="24"/>
          </w:rPr>
          <w:delText xml:space="preserve">erlaubt </w:delText>
        </w:r>
      </w:del>
      <w:r w:rsidR="005E0A03">
        <w:rPr>
          <w:sz w:val="24"/>
          <w:szCs w:val="24"/>
        </w:rPr>
        <w:t>die Strukturier</w:t>
      </w:r>
      <w:ins w:id="312" w:author="Lia Greiberg" w:date="2025-08-17T13:54:00Z" w16du:dateUtc="2025-08-17T11:54:00Z">
        <w:r w:rsidR="00803375">
          <w:rPr>
            <w:sz w:val="24"/>
            <w:szCs w:val="24"/>
          </w:rPr>
          <w:t>ung</w:t>
        </w:r>
      </w:ins>
      <w:del w:id="313" w:author="Lia Greiberg" w:date="2025-08-17T13:54:00Z" w16du:dateUtc="2025-08-17T11:54:00Z">
        <w:r w:rsidR="005E0A03" w:rsidDel="00803375">
          <w:rPr>
            <w:sz w:val="24"/>
            <w:szCs w:val="24"/>
          </w:rPr>
          <w:delText>enu</w:delText>
        </w:r>
      </w:del>
      <w:r w:rsidR="005E0A03">
        <w:rPr>
          <w:sz w:val="24"/>
          <w:szCs w:val="24"/>
        </w:rPr>
        <w:t xml:space="preserve"> von Informationen</w:t>
      </w:r>
      <w:ins w:id="314" w:author="Lia Greiberg" w:date="2025-08-17T13:54:00Z" w16du:dateUtc="2025-08-17T11:54:00Z">
        <w:r w:rsidR="00803375">
          <w:rPr>
            <w:sz w:val="24"/>
            <w:szCs w:val="24"/>
          </w:rPr>
          <w:t xml:space="preserve"> erlaubt</w:t>
        </w:r>
      </w:ins>
      <w:r w:rsidRPr="000D3CF2">
        <w:rPr>
          <w:sz w:val="24"/>
          <w:szCs w:val="24"/>
        </w:rPr>
        <w:t>,</w:t>
      </w:r>
      <w:r w:rsidR="005E0A03" w:rsidRPr="005E0A03">
        <w:rPr>
          <w:color w:val="000000"/>
          <w:sz w:val="24"/>
          <w:szCs w:val="24"/>
        </w:rPr>
        <w:t xml:space="preserve"> </w:t>
      </w:r>
      <w:r w:rsidR="005E0A03">
        <w:rPr>
          <w:color w:val="000000"/>
          <w:sz w:val="24"/>
          <w:szCs w:val="24"/>
        </w:rPr>
        <w:t xml:space="preserve">gibt </w:t>
      </w:r>
      <w:del w:id="315" w:author="Lia Greiberg" w:date="2025-08-17T13:55:00Z" w16du:dateUtc="2025-08-17T11:55:00Z">
        <w:r w:rsidR="005E0A03" w:rsidDel="00803375">
          <w:rPr>
            <w:color w:val="000000"/>
            <w:sz w:val="24"/>
            <w:szCs w:val="24"/>
          </w:rPr>
          <w:delText xml:space="preserve">aber </w:delText>
        </w:r>
      </w:del>
      <w:ins w:id="316" w:author="Lia Greiberg" w:date="2025-08-17T13:55:00Z" w16du:dateUtc="2025-08-17T11:55:00Z">
        <w:r w:rsidR="00803375">
          <w:rPr>
            <w:color w:val="000000"/>
            <w:sz w:val="24"/>
            <w:szCs w:val="24"/>
          </w:rPr>
          <w:t xml:space="preserve">es </w:t>
        </w:r>
      </w:ins>
      <w:r w:rsidR="005E0A03">
        <w:rPr>
          <w:color w:val="000000"/>
          <w:sz w:val="24"/>
          <w:szCs w:val="24"/>
        </w:rPr>
        <w:t xml:space="preserve">keine Bedeutung vor </w:t>
      </w:r>
      <w:r w:rsidR="005E0A03" w:rsidRPr="00CF54D2">
        <w:rPr>
          <w:color w:val="000000"/>
          <w:sz w:val="24"/>
          <w:szCs w:val="24"/>
        </w:rPr>
        <w:t>(</w:t>
      </w:r>
      <w:r w:rsidR="005E0A03">
        <w:fldChar w:fldCharType="begin"/>
      </w:r>
      <w:r w:rsidR="005E0A03">
        <w:instrText>HYPERLINK "https://www.lassila.org/publications/2001/SciAm.pdf"</w:instrText>
      </w:r>
      <w:r w:rsidR="005E0A03">
        <w:fldChar w:fldCharType="separate"/>
      </w:r>
      <w:r w:rsidR="005E0A03" w:rsidRPr="00CF54D2">
        <w:rPr>
          <w:rStyle w:val="Hyperlink"/>
          <w:sz w:val="24"/>
          <w:szCs w:val="24"/>
        </w:rPr>
        <w:t xml:space="preserve">vgl. </w:t>
      </w:r>
      <w:r w:rsidR="005E0A03" w:rsidRPr="00CF54D2">
        <w:rPr>
          <w:rStyle w:val="Hyperlink"/>
          <w:sz w:val="24"/>
          <w:szCs w:val="24"/>
          <w:shd w:val="clear" w:color="auto" w:fill="FFFFFF"/>
        </w:rPr>
        <w:t>Berners-Lee/</w:t>
      </w:r>
      <w:proofErr w:type="spellStart"/>
      <w:del w:id="317" w:author="Lia Greiberg" w:date="2025-08-17T14:28:00Z" w16du:dateUtc="2025-08-17T12:28:00Z">
        <w:r w:rsidR="005E0A03" w:rsidRPr="00CF54D2" w:rsidDel="00321407">
          <w:rPr>
            <w:rStyle w:val="Hyperlink"/>
            <w:sz w:val="24"/>
            <w:szCs w:val="24"/>
            <w:shd w:val="clear" w:color="auto" w:fill="FFFFFF"/>
          </w:rPr>
          <w:delText xml:space="preserve"> </w:delText>
        </w:r>
      </w:del>
      <w:r w:rsidR="005E0A03" w:rsidRPr="00CF54D2">
        <w:rPr>
          <w:rStyle w:val="Hyperlink"/>
          <w:sz w:val="24"/>
          <w:szCs w:val="24"/>
          <w:shd w:val="clear" w:color="auto" w:fill="FFFFFF"/>
        </w:rPr>
        <w:t>Hendler</w:t>
      </w:r>
      <w:proofErr w:type="spellEnd"/>
      <w:r w:rsidR="005E0A03" w:rsidRPr="00CF54D2">
        <w:rPr>
          <w:rStyle w:val="Hyperlink"/>
          <w:sz w:val="24"/>
          <w:szCs w:val="24"/>
          <w:shd w:val="clear" w:color="auto" w:fill="FFFFFF"/>
        </w:rPr>
        <w:t>/</w:t>
      </w:r>
      <w:proofErr w:type="spellStart"/>
      <w:del w:id="318" w:author="Lia Greiberg" w:date="2025-08-17T14:28:00Z" w16du:dateUtc="2025-08-17T12:28:00Z">
        <w:r w:rsidR="005E0A03" w:rsidRPr="00CF54D2" w:rsidDel="00321407">
          <w:rPr>
            <w:rStyle w:val="Hyperlink"/>
            <w:sz w:val="24"/>
            <w:szCs w:val="24"/>
            <w:shd w:val="clear" w:color="auto" w:fill="FFFFFF"/>
          </w:rPr>
          <w:delText xml:space="preserve"> </w:delText>
        </w:r>
      </w:del>
      <w:r w:rsidR="005E0A03" w:rsidRPr="00CF54D2">
        <w:rPr>
          <w:rStyle w:val="Hyperlink"/>
          <w:sz w:val="24"/>
          <w:szCs w:val="24"/>
          <w:shd w:val="clear" w:color="auto" w:fill="FFFFFF"/>
        </w:rPr>
        <w:t>Lassila</w:t>
      </w:r>
      <w:proofErr w:type="spellEnd"/>
      <w:r w:rsidR="005E0A03" w:rsidRPr="00CF54D2">
        <w:rPr>
          <w:rStyle w:val="Hyperlink"/>
          <w:sz w:val="24"/>
          <w:szCs w:val="24"/>
          <w:shd w:val="clear" w:color="auto" w:fill="FFFFFF"/>
        </w:rPr>
        <w:t xml:space="preserve"> </w:t>
      </w:r>
      <w:r w:rsidR="005E0A03" w:rsidRPr="00CF54D2">
        <w:rPr>
          <w:rStyle w:val="Hyperlink"/>
          <w:sz w:val="24"/>
          <w:szCs w:val="24"/>
          <w:shd w:val="clear" w:color="auto" w:fill="FFFFFF"/>
        </w:rPr>
        <w:lastRenderedPageBreak/>
        <w:t>2001</w:t>
      </w:r>
      <w:r w:rsidR="005E0A03">
        <w:fldChar w:fldCharType="end"/>
      </w:r>
      <w:r w:rsidR="005E0A03" w:rsidRPr="00CF54D2">
        <w:rPr>
          <w:color w:val="000000"/>
          <w:sz w:val="24"/>
          <w:szCs w:val="24"/>
        </w:rPr>
        <w:t>)</w:t>
      </w:r>
      <w:r w:rsidRPr="000D3CF2">
        <w:rPr>
          <w:sz w:val="24"/>
          <w:szCs w:val="24"/>
        </w:rPr>
        <w:t xml:space="preserve">. </w:t>
      </w:r>
      <w:r w:rsidR="00E80992" w:rsidRPr="00E80992">
        <w:rPr>
          <w:color w:val="000000"/>
          <w:sz w:val="24"/>
          <w:szCs w:val="24"/>
        </w:rPr>
        <w:t>Tags in XML können für Menschen verständlich sein, doch ihre Bedeutung ist für Maschinen nicht automatisch erkennbar. Damit XML-Daten jedoch zwischen verschiedenen Anwendungen korrekt ausgetauscht werden können, muss die Bedeutung aller verwendeten Tags eindeutig definiert und dokumentiert werden. Dies führt oft zu umfangreicher und schwer nachvollzie</w:t>
      </w:r>
      <w:ins w:id="319" w:author="Lia Greiberg" w:date="2025-08-27T13:14:00Z" w16du:dateUtc="2025-08-27T11:14:00Z">
        <w:r w:rsidR="00266F4F">
          <w:rPr>
            <w:color w:val="000000"/>
            <w:sz w:val="24"/>
            <w:szCs w:val="24"/>
          </w:rPr>
          <w:t>h</w:t>
        </w:r>
      </w:ins>
      <w:del w:id="320" w:author="Lia Greiberg" w:date="2025-08-27T13:14:00Z" w16du:dateUtc="2025-08-27T11:14:00Z">
        <w:r w:rsidR="00E80992" w:rsidRPr="00E80992" w:rsidDel="00266F4F">
          <w:rPr>
            <w:color w:val="000000"/>
            <w:sz w:val="24"/>
            <w:szCs w:val="24"/>
          </w:rPr>
          <w:delText>r</w:delText>
        </w:r>
      </w:del>
      <w:r w:rsidR="00E80992" w:rsidRPr="00E80992">
        <w:rPr>
          <w:color w:val="000000"/>
          <w:sz w:val="24"/>
          <w:szCs w:val="24"/>
        </w:rPr>
        <w:t xml:space="preserve">barer Dokumentation. Das </w:t>
      </w:r>
      <w:proofErr w:type="spellStart"/>
      <w:r w:rsidR="00E80992" w:rsidRPr="00E80992">
        <w:rPr>
          <w:color w:val="000000"/>
          <w:sz w:val="24"/>
          <w:szCs w:val="24"/>
        </w:rPr>
        <w:t>Semantic</w:t>
      </w:r>
      <w:proofErr w:type="spellEnd"/>
      <w:r w:rsidR="00E80992" w:rsidRPr="00E80992">
        <w:rPr>
          <w:color w:val="000000"/>
          <w:sz w:val="24"/>
          <w:szCs w:val="24"/>
        </w:rPr>
        <w:t xml:space="preserve"> Web verfolgt das Ziel, solche Dokumentationen überflüssig zu machen, indem die Bedeutung von Tags maschinenlesbar und formal eindeutig kodiert wird.</w:t>
      </w:r>
      <w:r w:rsidR="00E80992" w:rsidRPr="00E80992">
        <w:rPr>
          <w:sz w:val="24"/>
          <w:szCs w:val="24"/>
        </w:rPr>
        <w:t xml:space="preserve"> </w:t>
      </w:r>
      <w:r w:rsidR="00883E8F">
        <w:rPr>
          <w:sz w:val="24"/>
          <w:szCs w:val="24"/>
        </w:rPr>
        <w:t xml:space="preserve">Daher dient </w:t>
      </w:r>
      <w:r w:rsidR="00E80992" w:rsidRPr="00E80992">
        <w:rPr>
          <w:color w:val="000000"/>
          <w:sz w:val="24"/>
          <w:szCs w:val="24"/>
        </w:rPr>
        <w:t xml:space="preserve">XML </w:t>
      </w:r>
      <w:r w:rsidR="00883E8F">
        <w:rPr>
          <w:color w:val="000000"/>
          <w:sz w:val="24"/>
          <w:szCs w:val="24"/>
        </w:rPr>
        <w:t xml:space="preserve">aus Sicht des </w:t>
      </w:r>
      <w:proofErr w:type="spellStart"/>
      <w:r w:rsidR="00883E8F">
        <w:rPr>
          <w:color w:val="000000"/>
          <w:sz w:val="24"/>
          <w:szCs w:val="24"/>
        </w:rPr>
        <w:t>Semantic</w:t>
      </w:r>
      <w:proofErr w:type="spellEnd"/>
      <w:r w:rsidR="00883E8F">
        <w:rPr>
          <w:color w:val="000000"/>
          <w:sz w:val="24"/>
          <w:szCs w:val="24"/>
        </w:rPr>
        <w:t xml:space="preserve"> Web </w:t>
      </w:r>
      <w:r w:rsidR="00E80992" w:rsidRPr="00E80992">
        <w:rPr>
          <w:color w:val="000000"/>
          <w:sz w:val="24"/>
          <w:szCs w:val="24"/>
        </w:rPr>
        <w:t>als technische Grundlage, auf der weiterführende Sprachen wie RDF und OWL aufbauen</w:t>
      </w:r>
      <w:r w:rsidR="00E80992">
        <w:rPr>
          <w:color w:val="000000"/>
          <w:sz w:val="24"/>
          <w:szCs w:val="24"/>
        </w:rPr>
        <w:t xml:space="preserve"> </w:t>
      </w:r>
      <w:r w:rsidR="00E80992">
        <w:rPr>
          <w:color w:val="000000"/>
          <w:sz w:val="24"/>
          <w:szCs w:val="24"/>
        </w:rPr>
        <w:fldChar w:fldCharType="begin"/>
      </w:r>
      <w:r w:rsidR="00CA2E97">
        <w:rPr>
          <w:color w:val="000000"/>
          <w:sz w:val="24"/>
          <w:szCs w:val="24"/>
        </w:rPr>
        <w:instrText xml:space="preserve"> ADDIN ZOTERO_ITEM CSL_CITATION {"citationID":"yKfHr1R8","properties":{"formattedCitation":"(Hitzler et al. 2007, S. 30)","plainCitation":"(Hitzler et al. 2007, S. 30)","dontUpdate":true,"noteIndex":0},"citationItems":[{"id":209,"uris":["http://zotero.org/users/10358077/items/YFT6F3CI"],"itemData":{"id":209,"type":"book","abstract":"Das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locator":"30"}],"schema":"https://github.com/citation-style-language/schema/raw/master/csl-citation.json"} </w:instrText>
      </w:r>
      <w:r w:rsidR="00E80992">
        <w:rPr>
          <w:color w:val="000000"/>
          <w:sz w:val="24"/>
          <w:szCs w:val="24"/>
        </w:rPr>
        <w:fldChar w:fldCharType="separate"/>
      </w:r>
      <w:r w:rsidR="00E80992">
        <w:rPr>
          <w:noProof/>
          <w:color w:val="000000"/>
          <w:sz w:val="24"/>
          <w:szCs w:val="24"/>
        </w:rPr>
        <w:t>(vgl. Hitzler et al. 2007: 30)</w:t>
      </w:r>
      <w:r w:rsidR="00E80992">
        <w:rPr>
          <w:color w:val="000000"/>
          <w:sz w:val="24"/>
          <w:szCs w:val="24"/>
        </w:rPr>
        <w:fldChar w:fldCharType="end"/>
      </w:r>
      <w:r w:rsidR="00E80992" w:rsidRPr="00E80992">
        <w:rPr>
          <w:color w:val="000000"/>
          <w:sz w:val="24"/>
          <w:szCs w:val="24"/>
        </w:rPr>
        <w:t>.</w:t>
      </w:r>
    </w:p>
    <w:p w14:paraId="2859D87B" w14:textId="1E4F88A2" w:rsidR="00714EF9" w:rsidRDefault="00714EF9" w:rsidP="009E5759">
      <w:pPr>
        <w:pStyle w:val="berschrift3"/>
        <w:jc w:val="both"/>
        <w:rPr>
          <w:rFonts w:ascii="Times New Roman" w:hAnsi="Times New Roman"/>
          <w:sz w:val="26"/>
          <w:szCs w:val="26"/>
        </w:rPr>
      </w:pPr>
      <w:r>
        <w:rPr>
          <w:rFonts w:ascii="Times New Roman" w:hAnsi="Times New Roman"/>
          <w:sz w:val="26"/>
          <w:szCs w:val="26"/>
        </w:rPr>
        <w:t>3</w:t>
      </w:r>
      <w:r w:rsidRPr="00DD511F">
        <w:rPr>
          <w:rFonts w:ascii="Times New Roman" w:hAnsi="Times New Roman"/>
          <w:sz w:val="26"/>
          <w:szCs w:val="26"/>
        </w:rPr>
        <w:t>.</w:t>
      </w:r>
      <w:r w:rsidR="00AE5A6A">
        <w:rPr>
          <w:rFonts w:ascii="Times New Roman" w:hAnsi="Times New Roman"/>
          <w:sz w:val="26"/>
          <w:szCs w:val="26"/>
        </w:rPr>
        <w:t>3</w:t>
      </w:r>
      <w:r w:rsidRPr="00DD511F">
        <w:rPr>
          <w:rFonts w:ascii="Times New Roman" w:hAnsi="Times New Roman"/>
          <w:sz w:val="26"/>
          <w:szCs w:val="26"/>
        </w:rPr>
        <w:t xml:space="preserve"> </w:t>
      </w:r>
      <w:r>
        <w:rPr>
          <w:rFonts w:ascii="Times New Roman" w:hAnsi="Times New Roman"/>
          <w:sz w:val="26"/>
          <w:szCs w:val="26"/>
        </w:rPr>
        <w:t>RDF</w:t>
      </w:r>
    </w:p>
    <w:p w14:paraId="2A8F6236" w14:textId="2E81F51B" w:rsidR="001C5D70" w:rsidRDefault="00714EF9" w:rsidP="00DB7A89">
      <w:pPr>
        <w:spacing w:after="120" w:line="360" w:lineRule="auto"/>
        <w:jc w:val="both"/>
        <w:rPr>
          <w:color w:val="000000"/>
          <w:sz w:val="24"/>
          <w:szCs w:val="24"/>
        </w:rPr>
      </w:pPr>
      <w:r w:rsidRPr="000D3CF2">
        <w:rPr>
          <w:color w:val="000000"/>
          <w:sz w:val="24"/>
          <w:szCs w:val="24"/>
        </w:rPr>
        <w:t xml:space="preserve">RDF ist eine domänenunabhängige Sprache zur semantischen Beschreibung von Datenmodellen </w:t>
      </w:r>
      <w:r>
        <w:rPr>
          <w:color w:val="000000"/>
          <w:sz w:val="24"/>
          <w:szCs w:val="24"/>
        </w:rPr>
        <w:fldChar w:fldCharType="begin"/>
      </w:r>
      <w:r>
        <w:rPr>
          <w:color w:val="000000"/>
          <w:sz w:val="24"/>
          <w:szCs w:val="24"/>
        </w:rPr>
        <w:instrText xml:space="preserve"> ADDIN ZOTERO_ITEM CSL_CITATION {"citationID":"ehJUWr0w","properties":{"formattedCitation":"(Baumeister/Seipel 2005)","plainCitation":"(Baumeister/Seipel 2005)","dontUpdate":true,"noteIndex":0},"citationItems":[{"id":8,"uris":["http://zotero.org/users/10358077/items/JSQ9TVIS"],"itemData":{"id":8,"type":"article-journal","abstract":"Das Semantic Web wird seit dem visionären Artikel von Berners-Lee, Hendler und Lassila [3] allgemein als die nächste Evolutionsstufe des World Wide Web betrachtet.","container-title":"Informatik-Spektrum","DOI":"10.1007/s00287-004-0454-1","ISSN":"1432-122X","issue":"1","journalAbbreviation":"Informatik Spektrum","language":"de","page":"40-44","source":"Springer Link","title":"Anfragesprachen für das Semantic Web","volume":"28","author":[{"family":"Baumeister","given":"Joachim"},{"family":"Seipel","given":"Dietmar"}],"issued":{"date-parts":[["2005",2,1]]}}}],"schema":"https://github.com/citation-style-language/schema/raw/master/csl-citation.json"} </w:instrText>
      </w:r>
      <w:r>
        <w:rPr>
          <w:color w:val="000000"/>
          <w:sz w:val="24"/>
          <w:szCs w:val="24"/>
        </w:rPr>
        <w:fldChar w:fldCharType="separate"/>
      </w:r>
      <w:r>
        <w:rPr>
          <w:noProof/>
          <w:color w:val="000000"/>
          <w:sz w:val="24"/>
          <w:szCs w:val="24"/>
        </w:rPr>
        <w:t>(vgl. Baumeister/</w:t>
      </w:r>
      <w:del w:id="321" w:author="Lia Greiberg" w:date="2025-08-17T13:56:00Z" w16du:dateUtc="2025-08-17T11:56:00Z">
        <w:r w:rsidDel="00C945CD">
          <w:rPr>
            <w:noProof/>
            <w:color w:val="000000"/>
            <w:sz w:val="24"/>
            <w:szCs w:val="24"/>
          </w:rPr>
          <w:delText xml:space="preserve"> </w:delText>
        </w:r>
      </w:del>
      <w:r>
        <w:rPr>
          <w:noProof/>
          <w:color w:val="000000"/>
          <w:sz w:val="24"/>
          <w:szCs w:val="24"/>
        </w:rPr>
        <w:t>Seipel 2005: 40)</w:t>
      </w:r>
      <w:r>
        <w:rPr>
          <w:color w:val="000000"/>
          <w:sz w:val="24"/>
          <w:szCs w:val="24"/>
        </w:rPr>
        <w:fldChar w:fldCharType="end"/>
      </w:r>
      <w:r w:rsidRPr="000D3CF2">
        <w:rPr>
          <w:color w:val="000000"/>
          <w:sz w:val="24"/>
          <w:szCs w:val="24"/>
        </w:rPr>
        <w:t xml:space="preserve">. </w:t>
      </w:r>
      <w:r w:rsidR="001C5D70">
        <w:rPr>
          <w:color w:val="000000"/>
          <w:sz w:val="24"/>
          <w:szCs w:val="24"/>
        </w:rPr>
        <w:t>Damit werden sowohl Datenobjekte als auch deren Relationen auf eine Weise</w:t>
      </w:r>
      <w:ins w:id="322" w:author="Lia Greiberg" w:date="2025-08-17T13:56:00Z" w16du:dateUtc="2025-08-17T11:56:00Z">
        <w:r w:rsidR="00C945CD">
          <w:rPr>
            <w:color w:val="000000"/>
            <w:sz w:val="24"/>
            <w:szCs w:val="24"/>
          </w:rPr>
          <w:t xml:space="preserve"> </w:t>
        </w:r>
        <w:r w:rsidR="00C945CD" w:rsidRPr="00E4458C">
          <w:rPr>
            <w:color w:val="000000"/>
            <w:sz w:val="24"/>
            <w:szCs w:val="24"/>
          </w:rPr>
          <w:t>dargestellt</w:t>
        </w:r>
      </w:ins>
      <w:r w:rsidR="001C5D70">
        <w:rPr>
          <w:color w:val="000000"/>
          <w:sz w:val="24"/>
          <w:szCs w:val="24"/>
        </w:rPr>
        <w:t xml:space="preserve">, die Maschinen verstehen und verarbeiten können </w:t>
      </w:r>
      <w:r w:rsidR="001C5D70" w:rsidRPr="00D22CE2">
        <w:rPr>
          <w:color w:val="000000"/>
          <w:sz w:val="24"/>
          <w:szCs w:val="24"/>
        </w:rPr>
        <w:t>(</w:t>
      </w:r>
      <w:hyperlink r:id="rId15" w:anchor="page2" w:history="1">
        <w:r w:rsidR="001C5D70" w:rsidRPr="00D22CE2">
          <w:rPr>
            <w:rStyle w:val="Hyperlink"/>
            <w:sz w:val="24"/>
            <w:szCs w:val="24"/>
          </w:rPr>
          <w:t xml:space="preserve">vgl. </w:t>
        </w:r>
        <w:r w:rsidR="001C5D70" w:rsidRPr="00D22CE2">
          <w:rPr>
            <w:rStyle w:val="Hyperlink"/>
            <w:sz w:val="24"/>
            <w:szCs w:val="24"/>
            <w:shd w:val="clear" w:color="auto" w:fill="FFFFFF"/>
          </w:rPr>
          <w:t>Feigenbaum ebd. 2007</w:t>
        </w:r>
      </w:hyperlink>
      <w:r w:rsidR="001C5D70" w:rsidRPr="00D22CE2">
        <w:rPr>
          <w:color w:val="000000"/>
          <w:sz w:val="24"/>
          <w:szCs w:val="24"/>
        </w:rPr>
        <w:t>).</w:t>
      </w:r>
      <w:r w:rsidR="00412AB0">
        <w:rPr>
          <w:color w:val="000000"/>
          <w:sz w:val="24"/>
          <w:szCs w:val="24"/>
        </w:rPr>
        <w:t xml:space="preserve"> Im Gegensatz zu XML, das vor allem auf korrekte Darstellung von Dokumenten ausgerichtet ist, steht </w:t>
      </w:r>
      <w:ins w:id="323" w:author="Lia Greiberg" w:date="2025-08-17T13:57:00Z" w16du:dateUtc="2025-08-17T11:57:00Z">
        <w:r w:rsidR="00C945CD">
          <w:rPr>
            <w:color w:val="000000"/>
            <w:sz w:val="24"/>
            <w:szCs w:val="24"/>
          </w:rPr>
          <w:t xml:space="preserve">beim </w:t>
        </w:r>
      </w:ins>
      <w:r w:rsidR="00412AB0">
        <w:rPr>
          <w:color w:val="000000"/>
          <w:sz w:val="24"/>
          <w:szCs w:val="24"/>
        </w:rPr>
        <w:t xml:space="preserve">RDF die Kombination und Weiterverarbeitung der enthaltenen Informationen im Vordergrund </w:t>
      </w:r>
      <w:r w:rsidR="00412AB0">
        <w:rPr>
          <w:color w:val="000000"/>
          <w:sz w:val="24"/>
          <w:szCs w:val="24"/>
        </w:rPr>
        <w:fldChar w:fldCharType="begin"/>
      </w:r>
      <w:r w:rsidR="00412AB0">
        <w:rPr>
          <w:color w:val="000000"/>
          <w:sz w:val="24"/>
          <w:szCs w:val="24"/>
        </w:rPr>
        <w:instrText xml:space="preserve"> ADDIN ZOTERO_ITEM CSL_CITATION {"citationID":"6yzPDQHs","properties":{"formattedCitation":"(Hitzler et al. 2007, S. 34)","plainCitation":"(Hitzler et al. 2007, S. 34)","noteIndex":0},"citationItems":[{"id":209,"uris":["http://zotero.org/users/10358077/items/YFT6F3CI"],"itemData":{"id":209,"type":"book","abstract":"Das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locator":"34"}],"schema":"https://github.com/citation-style-language/schema/raw/master/csl-citation.json"} </w:instrText>
      </w:r>
      <w:r w:rsidR="00412AB0">
        <w:rPr>
          <w:color w:val="000000"/>
          <w:sz w:val="24"/>
          <w:szCs w:val="24"/>
        </w:rPr>
        <w:fldChar w:fldCharType="separate"/>
      </w:r>
      <w:r w:rsidR="00412AB0">
        <w:rPr>
          <w:noProof/>
          <w:color w:val="000000"/>
          <w:sz w:val="24"/>
          <w:szCs w:val="24"/>
        </w:rPr>
        <w:t>(Hitzler et al. 2007</w:t>
      </w:r>
      <w:ins w:id="324" w:author="Lia Greiberg" w:date="2025-08-17T13:57:00Z" w16du:dateUtc="2025-08-17T11:57:00Z">
        <w:r w:rsidR="00C945CD">
          <w:rPr>
            <w:noProof/>
            <w:color w:val="000000"/>
            <w:sz w:val="24"/>
            <w:szCs w:val="24"/>
          </w:rPr>
          <w:t xml:space="preserve">: </w:t>
        </w:r>
      </w:ins>
      <w:del w:id="325" w:author="Lia Greiberg" w:date="2025-08-17T13:57:00Z" w16du:dateUtc="2025-08-17T11:57:00Z">
        <w:r w:rsidR="00412AB0" w:rsidDel="00C945CD">
          <w:rPr>
            <w:noProof/>
            <w:color w:val="000000"/>
            <w:sz w:val="24"/>
            <w:szCs w:val="24"/>
          </w:rPr>
          <w:delText xml:space="preserve">, S. </w:delText>
        </w:r>
      </w:del>
      <w:r w:rsidR="00412AB0">
        <w:rPr>
          <w:noProof/>
          <w:color w:val="000000"/>
          <w:sz w:val="24"/>
          <w:szCs w:val="24"/>
        </w:rPr>
        <w:t>34)</w:t>
      </w:r>
      <w:r w:rsidR="00412AB0">
        <w:rPr>
          <w:color w:val="000000"/>
          <w:sz w:val="24"/>
          <w:szCs w:val="24"/>
        </w:rPr>
        <w:fldChar w:fldCharType="end"/>
      </w:r>
      <w:r w:rsidR="00412AB0">
        <w:rPr>
          <w:color w:val="000000"/>
          <w:sz w:val="24"/>
          <w:szCs w:val="24"/>
        </w:rPr>
        <w:t xml:space="preserve">. </w:t>
      </w:r>
    </w:p>
    <w:p w14:paraId="3236D52B" w14:textId="1A5F09EB" w:rsidR="00B90183" w:rsidRDefault="00210F0A" w:rsidP="00B90183">
      <w:pPr>
        <w:spacing w:after="120" w:line="360" w:lineRule="auto"/>
        <w:ind w:firstLine="426"/>
        <w:jc w:val="both"/>
        <w:rPr>
          <w:color w:val="000000"/>
          <w:sz w:val="24"/>
          <w:szCs w:val="24"/>
        </w:rPr>
      </w:pPr>
      <w:r w:rsidRPr="007E73B9">
        <w:rPr>
          <w:sz w:val="24"/>
          <w:szCs w:val="24"/>
        </w:rPr>
        <w:t>RDF</w:t>
      </w:r>
      <w:r w:rsidRPr="000D3CF2">
        <w:rPr>
          <w:sz w:val="24"/>
          <w:szCs w:val="24"/>
        </w:rPr>
        <w:t xml:space="preserve"> besteht aus zwei Komponenten: dem RDF-Modell (einer Menge von Aussagen) und der RDF-Syntax zur Serialisierung und damit zum Austausch </w:t>
      </w:r>
      <w:r>
        <w:rPr>
          <w:sz w:val="24"/>
          <w:szCs w:val="24"/>
        </w:rPr>
        <w:fldChar w:fldCharType="begin"/>
      </w:r>
      <w:r w:rsidR="00652A1C">
        <w:rPr>
          <w:sz w:val="24"/>
          <w:szCs w:val="24"/>
        </w:rPr>
        <w:instrText xml:space="preserve"> ADDIN ZOTERO_ITEM CSL_CITATION {"citationID":"4UAiAXxb","properties":{"formattedCitation":"(Dengel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Pr>
          <w:sz w:val="24"/>
          <w:szCs w:val="24"/>
        </w:rPr>
        <w:fldChar w:fldCharType="separate"/>
      </w:r>
      <w:r>
        <w:rPr>
          <w:noProof/>
          <w:sz w:val="24"/>
          <w:szCs w:val="24"/>
        </w:rPr>
        <w:t>(vgl. Dengel 2012: 118)</w:t>
      </w:r>
      <w:r>
        <w:rPr>
          <w:sz w:val="24"/>
          <w:szCs w:val="24"/>
        </w:rPr>
        <w:fldChar w:fldCharType="end"/>
      </w:r>
      <w:r w:rsidRPr="000D3CF2">
        <w:rPr>
          <w:color w:val="000000"/>
          <w:sz w:val="24"/>
          <w:szCs w:val="24"/>
        </w:rPr>
        <w:t xml:space="preserve">. </w:t>
      </w:r>
      <w:r>
        <w:rPr>
          <w:color w:val="000000"/>
          <w:sz w:val="24"/>
          <w:szCs w:val="24"/>
        </w:rPr>
        <w:t>RDF nutzt Trip</w:t>
      </w:r>
      <w:del w:id="326" w:author="Lia Greiberg" w:date="2025-08-27T13:18:00Z" w16du:dateUtc="2025-08-27T11:18:00Z">
        <w:r w:rsidDel="00266F4F">
          <w:rPr>
            <w:color w:val="000000"/>
            <w:sz w:val="24"/>
            <w:szCs w:val="24"/>
          </w:rPr>
          <w:delText>l</w:delText>
        </w:r>
      </w:del>
      <w:r>
        <w:rPr>
          <w:color w:val="000000"/>
          <w:sz w:val="24"/>
          <w:szCs w:val="24"/>
        </w:rPr>
        <w:t>e</w:t>
      </w:r>
      <w:ins w:id="327" w:author="Lia Greiberg" w:date="2025-08-27T13:18:00Z" w16du:dateUtc="2025-08-27T11:18:00Z">
        <w:r w:rsidR="00266F4F">
          <w:rPr>
            <w:color w:val="000000"/>
            <w:sz w:val="24"/>
            <w:szCs w:val="24"/>
          </w:rPr>
          <w:t>l</w:t>
        </w:r>
      </w:ins>
      <w:r>
        <w:rPr>
          <w:color w:val="000000"/>
          <w:sz w:val="24"/>
          <w:szCs w:val="24"/>
        </w:rPr>
        <w:t xml:space="preserve">-Strukturen zur Repräsentation von Bedeutung (Subjekt-Prädikat-Objekt). </w:t>
      </w:r>
      <w:r w:rsidR="00256324">
        <w:rPr>
          <w:color w:val="000000"/>
          <w:sz w:val="24"/>
          <w:szCs w:val="24"/>
        </w:rPr>
        <w:t xml:space="preserve">Jede Aussage wird in Form eines Tripels modelliert, wobei Subjekt und Objekt durch URIs eindeutig identifiziert werden </w:t>
      </w:r>
      <w:r w:rsidR="00256324" w:rsidRPr="000B7C74">
        <w:rPr>
          <w:color w:val="000000"/>
          <w:sz w:val="24"/>
          <w:szCs w:val="24"/>
          <w:highlight w:val="yellow"/>
        </w:rPr>
        <w:t>(</w:t>
      </w:r>
      <w:r w:rsidR="00256324">
        <w:fldChar w:fldCharType="begin"/>
      </w:r>
      <w:r w:rsidR="00256324">
        <w:instrText>HYPERLINK "https://web.archive.org/web/20070713230811/http:/www.sciam.com/print_version.cfm?articleID=00048144-10D2-1C70-84A9809EC588EF21"</w:instrText>
      </w:r>
      <w:r w:rsidR="00256324">
        <w:fldChar w:fldCharType="separate"/>
      </w:r>
      <w:r w:rsidR="00256324" w:rsidRPr="000B7C74">
        <w:rPr>
          <w:rStyle w:val="Hyperlink"/>
          <w:sz w:val="24"/>
          <w:szCs w:val="24"/>
          <w:highlight w:val="yellow"/>
        </w:rPr>
        <w:t xml:space="preserve">vgl. </w:t>
      </w:r>
      <w:r w:rsidR="00256324" w:rsidRPr="000B7C74">
        <w:rPr>
          <w:rStyle w:val="Hyperlink"/>
          <w:sz w:val="24"/>
          <w:szCs w:val="24"/>
          <w:highlight w:val="yellow"/>
          <w:shd w:val="clear" w:color="auto" w:fill="FFFFFF"/>
        </w:rPr>
        <w:t>Berners-Lee/</w:t>
      </w:r>
      <w:proofErr w:type="spellStart"/>
      <w:del w:id="328" w:author="Lia Greiberg" w:date="2025-08-17T13:57:00Z" w16du:dateUtc="2025-08-17T11:57:00Z">
        <w:r w:rsidR="00256324" w:rsidRPr="000B7C74" w:rsidDel="007D1304">
          <w:rPr>
            <w:rStyle w:val="Hyperlink"/>
            <w:sz w:val="24"/>
            <w:szCs w:val="24"/>
            <w:highlight w:val="yellow"/>
            <w:shd w:val="clear" w:color="auto" w:fill="FFFFFF"/>
          </w:rPr>
          <w:delText xml:space="preserve"> </w:delText>
        </w:r>
      </w:del>
      <w:r w:rsidR="00256324" w:rsidRPr="000B7C74">
        <w:rPr>
          <w:rStyle w:val="Hyperlink"/>
          <w:sz w:val="24"/>
          <w:szCs w:val="24"/>
          <w:highlight w:val="yellow"/>
          <w:shd w:val="clear" w:color="auto" w:fill="FFFFFF"/>
        </w:rPr>
        <w:t>Hendler</w:t>
      </w:r>
      <w:proofErr w:type="spellEnd"/>
      <w:r w:rsidR="00256324" w:rsidRPr="000B7C74">
        <w:rPr>
          <w:rStyle w:val="Hyperlink"/>
          <w:sz w:val="24"/>
          <w:szCs w:val="24"/>
          <w:highlight w:val="yellow"/>
          <w:shd w:val="clear" w:color="auto" w:fill="FFFFFF"/>
        </w:rPr>
        <w:t>/</w:t>
      </w:r>
      <w:proofErr w:type="spellStart"/>
      <w:del w:id="329" w:author="Lia Greiberg" w:date="2025-08-17T13:57:00Z" w16du:dateUtc="2025-08-17T11:57:00Z">
        <w:r w:rsidR="00256324" w:rsidRPr="000B7C74" w:rsidDel="007D1304">
          <w:rPr>
            <w:rStyle w:val="Hyperlink"/>
            <w:sz w:val="24"/>
            <w:szCs w:val="24"/>
            <w:highlight w:val="yellow"/>
            <w:shd w:val="clear" w:color="auto" w:fill="FFFFFF"/>
          </w:rPr>
          <w:delText xml:space="preserve"> </w:delText>
        </w:r>
      </w:del>
      <w:r w:rsidR="00256324" w:rsidRPr="000B7C74">
        <w:rPr>
          <w:rStyle w:val="Hyperlink"/>
          <w:sz w:val="24"/>
          <w:szCs w:val="24"/>
          <w:highlight w:val="yellow"/>
          <w:shd w:val="clear" w:color="auto" w:fill="FFFFFF"/>
        </w:rPr>
        <w:t>Lassila</w:t>
      </w:r>
      <w:proofErr w:type="spellEnd"/>
      <w:r w:rsidR="00256324" w:rsidRPr="000B7C74">
        <w:rPr>
          <w:rStyle w:val="Hyperlink"/>
          <w:sz w:val="24"/>
          <w:szCs w:val="24"/>
          <w:highlight w:val="yellow"/>
          <w:shd w:val="clear" w:color="auto" w:fill="FFFFFF"/>
        </w:rPr>
        <w:t xml:space="preserve"> 2001</w:t>
      </w:r>
      <w:r w:rsidR="00256324">
        <w:fldChar w:fldCharType="end"/>
      </w:r>
      <w:r w:rsidR="00256324" w:rsidRPr="000B7C74">
        <w:rPr>
          <w:color w:val="000000"/>
          <w:sz w:val="24"/>
          <w:szCs w:val="24"/>
          <w:highlight w:val="yellow"/>
        </w:rPr>
        <w:t>)</w:t>
      </w:r>
      <w:r w:rsidR="00312106">
        <w:rPr>
          <w:color w:val="000000"/>
          <w:sz w:val="24"/>
          <w:szCs w:val="24"/>
        </w:rPr>
        <w:t xml:space="preserve"> (Abbildung 3.2).</w:t>
      </w:r>
      <w:r w:rsidR="00B90183">
        <w:rPr>
          <w:color w:val="000000"/>
          <w:sz w:val="24"/>
          <w:szCs w:val="24"/>
        </w:rPr>
        <w:t xml:space="preserve"> Auch wenn Ressourcen nicht online verfügbar sind, werden URIs verwendet. Dabei spielt es keine Rolle, ob der URI tatsächlich existiert </w:t>
      </w:r>
      <w:r w:rsidR="00B90183">
        <w:rPr>
          <w:color w:val="000000"/>
          <w:sz w:val="24"/>
          <w:szCs w:val="24"/>
        </w:rPr>
        <w:fldChar w:fldCharType="begin"/>
      </w:r>
      <w:r w:rsidR="00CA2E97">
        <w:rPr>
          <w:color w:val="000000"/>
          <w:sz w:val="24"/>
          <w:szCs w:val="24"/>
        </w:rPr>
        <w:instrText xml:space="preserve"> ADDIN ZOTERO_ITEM CSL_CITATION {"citationID":"kctoFR2s","properties":{"formattedCitation":"(Hitzler et al. 2007)","plainCitation":"(Hitzler et al. 2007)","dontUpdate":true,"noteIndex":0},"citationItems":[{"id":209,"uris":["http://zotero.org/users/10358077/items/YFT6F3CI"],"itemData":{"id":209,"type":"book","abstract":"Das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schema":"https://github.com/citation-style-language/schema/raw/master/csl-citation.json"} </w:instrText>
      </w:r>
      <w:r w:rsidR="00B90183">
        <w:rPr>
          <w:color w:val="000000"/>
          <w:sz w:val="24"/>
          <w:szCs w:val="24"/>
        </w:rPr>
        <w:fldChar w:fldCharType="separate"/>
      </w:r>
      <w:r w:rsidR="00B90183">
        <w:rPr>
          <w:noProof/>
          <w:color w:val="000000"/>
          <w:sz w:val="24"/>
          <w:szCs w:val="24"/>
        </w:rPr>
        <w:t>(vgl. Hitzler et al. 2007: 38)</w:t>
      </w:r>
      <w:r w:rsidR="00B90183">
        <w:rPr>
          <w:color w:val="000000"/>
          <w:sz w:val="24"/>
          <w:szCs w:val="24"/>
        </w:rPr>
        <w:fldChar w:fldCharType="end"/>
      </w:r>
      <w:r w:rsidR="00B90183">
        <w:rPr>
          <w:color w:val="000000"/>
          <w:sz w:val="24"/>
          <w:szCs w:val="24"/>
        </w:rPr>
        <w:t>.</w:t>
      </w:r>
      <w:r w:rsidR="00794B39">
        <w:rPr>
          <w:color w:val="000000"/>
          <w:sz w:val="24"/>
          <w:szCs w:val="24"/>
        </w:rPr>
        <w:t xml:space="preserve"> Zusätzlich erlaub RDF, abstrakte Ressourcen mithilfe von Literale (Zeichenfolgen) als Objekt</w:t>
      </w:r>
      <w:del w:id="330" w:author="Lia Greiberg" w:date="2025-08-17T14:05:00Z" w16du:dateUtc="2025-08-17T12:05:00Z">
        <w:r w:rsidR="00794B39" w:rsidDel="00DE63E7">
          <w:rPr>
            <w:color w:val="000000"/>
            <w:sz w:val="24"/>
            <w:szCs w:val="24"/>
          </w:rPr>
          <w:delText>s</w:delText>
        </w:r>
      </w:del>
      <w:r w:rsidR="00794B39">
        <w:rPr>
          <w:color w:val="000000"/>
          <w:sz w:val="24"/>
          <w:szCs w:val="24"/>
        </w:rPr>
        <w:t xml:space="preserve"> eines Tripels zu beschreiben </w:t>
      </w:r>
      <w:r w:rsidR="00794B39">
        <w:rPr>
          <w:color w:val="000000"/>
          <w:sz w:val="24"/>
          <w:szCs w:val="24"/>
        </w:rPr>
        <w:fldChar w:fldCharType="begin"/>
      </w:r>
      <w:r w:rsidR="00CA2E97">
        <w:rPr>
          <w:color w:val="000000"/>
          <w:sz w:val="24"/>
          <w:szCs w:val="24"/>
        </w:rPr>
        <w:instrText xml:space="preserve"> ADDIN ZOTERO_ITEM CSL_CITATION {"citationID":"v0a5r05F","properties":{"formattedCitation":"(Domingue/Fensel/Hendler 2011, S. 121\\uc0\\u8211{}123)","plainCitation":"(Domingue/Fensel/Hendler 2011, S. 121–123)","dontUpdate":true,"noteIndex":0},"citationItems":[{"id":171,"uris":["http://zotero.org/users/10358077/items/ZEUJNLJJ"],"itemData":{"id":171,"type":"book","event-place":"Berlin,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A."}],"issued":{"date-parts":[["2011"]]}},"locator":"121-123"}],"schema":"https://github.com/citation-style-language/schema/raw/master/csl-citation.json"} </w:instrText>
      </w:r>
      <w:r w:rsidR="00794B39">
        <w:rPr>
          <w:color w:val="000000"/>
          <w:sz w:val="24"/>
          <w:szCs w:val="24"/>
        </w:rPr>
        <w:fldChar w:fldCharType="separate"/>
      </w:r>
      <w:r w:rsidR="00794B39" w:rsidRPr="00A81721">
        <w:rPr>
          <w:color w:val="000000"/>
          <w:sz w:val="24"/>
          <w:szCs w:val="24"/>
        </w:rPr>
        <w:t>(</w:t>
      </w:r>
      <w:r w:rsidR="00794B39">
        <w:rPr>
          <w:color w:val="000000"/>
          <w:sz w:val="24"/>
          <w:szCs w:val="24"/>
        </w:rPr>
        <w:t xml:space="preserve">vgl. </w:t>
      </w:r>
      <w:r w:rsidR="00794B39" w:rsidRPr="00A81721">
        <w:rPr>
          <w:color w:val="000000"/>
          <w:sz w:val="24"/>
          <w:szCs w:val="24"/>
        </w:rPr>
        <w:t>Domingue/</w:t>
      </w:r>
      <w:del w:id="331" w:author="Lia Greiberg" w:date="2025-08-17T14:05:00Z" w16du:dateUtc="2025-08-17T12:05:00Z">
        <w:r w:rsidR="00794B39" w:rsidDel="00DE63E7">
          <w:rPr>
            <w:color w:val="000000"/>
            <w:sz w:val="24"/>
            <w:szCs w:val="24"/>
          </w:rPr>
          <w:delText xml:space="preserve"> </w:delText>
        </w:r>
      </w:del>
      <w:r w:rsidR="00794B39" w:rsidRPr="00A81721">
        <w:rPr>
          <w:color w:val="000000"/>
          <w:sz w:val="24"/>
          <w:szCs w:val="24"/>
        </w:rPr>
        <w:t>Fensel/</w:t>
      </w:r>
      <w:del w:id="332" w:author="Lia Greiberg" w:date="2025-08-17T14:05:00Z" w16du:dateUtc="2025-08-17T12:05:00Z">
        <w:r w:rsidR="00794B39" w:rsidDel="00DE63E7">
          <w:rPr>
            <w:color w:val="000000"/>
            <w:sz w:val="24"/>
            <w:szCs w:val="24"/>
          </w:rPr>
          <w:delText xml:space="preserve"> </w:delText>
        </w:r>
      </w:del>
      <w:r w:rsidR="00794B39" w:rsidRPr="00A81721">
        <w:rPr>
          <w:color w:val="000000"/>
          <w:sz w:val="24"/>
          <w:szCs w:val="24"/>
        </w:rPr>
        <w:t xml:space="preserve">Hendler </w:t>
      </w:r>
      <w:r w:rsidR="00794B39">
        <w:rPr>
          <w:color w:val="000000"/>
          <w:sz w:val="24"/>
          <w:szCs w:val="24"/>
        </w:rPr>
        <w:t xml:space="preserve">2011: </w:t>
      </w:r>
      <w:r w:rsidR="00794B39" w:rsidRPr="00A81721">
        <w:rPr>
          <w:color w:val="000000"/>
          <w:sz w:val="24"/>
          <w:szCs w:val="24"/>
        </w:rPr>
        <w:t>121–123</w:t>
      </w:r>
      <w:r w:rsidR="00794B39">
        <w:rPr>
          <w:color w:val="000000"/>
          <w:sz w:val="24"/>
          <w:szCs w:val="24"/>
        </w:rPr>
        <w:t xml:space="preserve">, </w:t>
      </w:r>
      <w:r w:rsidR="00794B39">
        <w:rPr>
          <w:noProof/>
          <w:color w:val="000000"/>
          <w:sz w:val="24"/>
          <w:szCs w:val="24"/>
        </w:rPr>
        <w:t>vgl. Hitzler et al. 2007: 38</w:t>
      </w:r>
      <w:r w:rsidR="00794B39" w:rsidRPr="00A81721">
        <w:rPr>
          <w:color w:val="000000"/>
          <w:sz w:val="24"/>
          <w:szCs w:val="24"/>
        </w:rPr>
        <w:t>)</w:t>
      </w:r>
      <w:r w:rsidR="00794B39">
        <w:rPr>
          <w:color w:val="000000"/>
          <w:sz w:val="24"/>
          <w:szCs w:val="24"/>
        </w:rPr>
        <w:fldChar w:fldCharType="end"/>
      </w:r>
      <w:r w:rsidR="00794B39">
        <w:rPr>
          <w:color w:val="000000"/>
          <w:sz w:val="24"/>
          <w:szCs w:val="24"/>
        </w:rPr>
        <w:t xml:space="preserve">. URIs dienen dabei als Referenz </w:t>
      </w:r>
      <w:r w:rsidR="00444990">
        <w:rPr>
          <w:color w:val="000000"/>
          <w:sz w:val="24"/>
          <w:szCs w:val="24"/>
        </w:rPr>
        <w:t xml:space="preserve">auf </w:t>
      </w:r>
      <w:del w:id="333" w:author="Lia Greiberg" w:date="2025-08-17T14:06:00Z" w16du:dateUtc="2025-08-17T12:06:00Z">
        <w:r w:rsidR="00444990" w:rsidDel="00353138">
          <w:rPr>
            <w:color w:val="000000"/>
            <w:sz w:val="24"/>
            <w:szCs w:val="24"/>
          </w:rPr>
          <w:delText xml:space="preserve">den </w:delText>
        </w:r>
      </w:del>
      <w:ins w:id="334" w:author="Lia Greiberg" w:date="2025-08-17T14:06:00Z" w16du:dateUtc="2025-08-17T12:06:00Z">
        <w:r w:rsidR="00353138">
          <w:rPr>
            <w:color w:val="000000"/>
            <w:sz w:val="24"/>
            <w:szCs w:val="24"/>
          </w:rPr>
          <w:t xml:space="preserve">die </w:t>
        </w:r>
      </w:ins>
      <w:r w:rsidR="00444990">
        <w:rPr>
          <w:color w:val="000000"/>
          <w:sz w:val="24"/>
          <w:szCs w:val="24"/>
        </w:rPr>
        <w:t>gemeinten Dinge</w:t>
      </w:r>
      <w:del w:id="335" w:author="Lia Greiberg" w:date="2025-08-17T14:06:00Z" w16du:dateUtc="2025-08-17T12:06:00Z">
        <w:r w:rsidR="00444990" w:rsidDel="00353138">
          <w:rPr>
            <w:color w:val="000000"/>
            <w:sz w:val="24"/>
            <w:szCs w:val="24"/>
          </w:rPr>
          <w:delText>n</w:delText>
        </w:r>
      </w:del>
      <w:ins w:id="336" w:author="Lia Greiberg" w:date="2025-08-17T14:05:00Z" w16du:dateUtc="2025-08-17T12:05:00Z">
        <w:r w:rsidR="00353138">
          <w:rPr>
            <w:color w:val="000000"/>
            <w:sz w:val="24"/>
            <w:szCs w:val="24"/>
          </w:rPr>
          <w:t xml:space="preserve">, </w:t>
        </w:r>
      </w:ins>
      <w:del w:id="337" w:author="Lia Greiberg" w:date="2025-08-17T14:05:00Z" w16du:dateUtc="2025-08-17T12:05:00Z">
        <w:r w:rsidR="00444990" w:rsidDel="00353138">
          <w:rPr>
            <w:color w:val="000000"/>
            <w:sz w:val="24"/>
            <w:szCs w:val="24"/>
          </w:rPr>
          <w:delText xml:space="preserve"> und </w:delText>
        </w:r>
      </w:del>
      <w:r w:rsidR="00444990">
        <w:rPr>
          <w:color w:val="000000"/>
          <w:sz w:val="24"/>
          <w:szCs w:val="24"/>
        </w:rPr>
        <w:t xml:space="preserve">Literale hingegen sind reservierte </w:t>
      </w:r>
      <w:commentRangeStart w:id="338"/>
      <w:r w:rsidR="00444990">
        <w:rPr>
          <w:color w:val="000000"/>
          <w:sz w:val="24"/>
          <w:szCs w:val="24"/>
        </w:rPr>
        <w:t xml:space="preserve">Bezeichner </w:t>
      </w:r>
      <w:commentRangeEnd w:id="338"/>
      <w:r w:rsidR="00266F4F">
        <w:rPr>
          <w:rStyle w:val="Kommentarzeichen"/>
        </w:rPr>
        <w:commentReference w:id="338"/>
      </w:r>
      <w:r w:rsidR="00444990">
        <w:rPr>
          <w:color w:val="000000"/>
          <w:sz w:val="24"/>
          <w:szCs w:val="24"/>
        </w:rPr>
        <w:t>für RDF-Ressourcen eines bestimmten Datentyps (</w:t>
      </w:r>
      <w:r w:rsidR="00444990">
        <w:rPr>
          <w:noProof/>
          <w:color w:val="000000"/>
          <w:sz w:val="24"/>
          <w:szCs w:val="24"/>
        </w:rPr>
        <w:t>vgl. Hitzler et al. 2007: 39</w:t>
      </w:r>
      <w:r w:rsidR="00444990">
        <w:rPr>
          <w:color w:val="000000"/>
          <w:sz w:val="24"/>
          <w:szCs w:val="24"/>
        </w:rPr>
        <w:t>).</w:t>
      </w:r>
    </w:p>
    <w:p w14:paraId="0D7C3094" w14:textId="6EF708B8" w:rsidR="00256324" w:rsidRDefault="00256324" w:rsidP="00B90183">
      <w:pPr>
        <w:spacing w:after="120" w:line="360" w:lineRule="auto"/>
        <w:jc w:val="both"/>
        <w:rPr>
          <w:color w:val="000000"/>
          <w:sz w:val="24"/>
          <w:szCs w:val="24"/>
        </w:rPr>
      </w:pPr>
      <w:r w:rsidRPr="00941368">
        <w:rPr>
          <w:noProof/>
          <w:color w:val="000000" w:themeColor="text1"/>
          <w:sz w:val="24"/>
          <w:szCs w:val="24"/>
        </w:rPr>
        <w:lastRenderedPageBreak/>
        <mc:AlternateContent>
          <mc:Choice Requires="wps">
            <w:drawing>
              <wp:anchor distT="0" distB="0" distL="114300" distR="114300" simplePos="0" relativeHeight="251698176" behindDoc="0" locked="0" layoutInCell="1" allowOverlap="1" wp14:anchorId="074BF47A" wp14:editId="0CFB4987">
                <wp:simplePos x="0" y="0"/>
                <wp:positionH relativeFrom="column">
                  <wp:posOffset>3493843</wp:posOffset>
                </wp:positionH>
                <wp:positionV relativeFrom="paragraph">
                  <wp:posOffset>246369</wp:posOffset>
                </wp:positionV>
                <wp:extent cx="2160874" cy="638550"/>
                <wp:effectExtent l="12700" t="12700" r="11430" b="9525"/>
                <wp:wrapNone/>
                <wp:docPr id="1055040186" name="Oval 2"/>
                <wp:cNvGraphicFramePr/>
                <a:graphic xmlns:a="http://schemas.openxmlformats.org/drawingml/2006/main">
                  <a:graphicData uri="http://schemas.microsoft.com/office/word/2010/wordprocessingShape">
                    <wps:wsp>
                      <wps:cNvSpPr/>
                      <wps:spPr>
                        <a:xfrm>
                          <a:off x="0" y="0"/>
                          <a:ext cx="2160874" cy="638550"/>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EBD71C" w14:textId="71043CF0" w:rsidR="00256324" w:rsidRPr="00D56724" w:rsidRDefault="00256324" w:rsidP="00256324">
                            <w:pPr>
                              <w:jc w:val="center"/>
                              <w:rPr>
                                <w:color w:val="000000" w:themeColor="text1"/>
                              </w:rPr>
                            </w:pPr>
                            <w:r w:rsidRPr="00256324">
                              <w:rPr>
                                <w:color w:val="000000" w:themeColor="text1"/>
                              </w:rPr>
                              <w:t>https://www.wikidata.org/wiki/Q3967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BF47A" id="_x0000_s1042" style="position:absolute;left:0;text-align:left;margin-left:275.1pt;margin-top:19.4pt;width:170.15pt;height:50.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" fillcolor="#daeef3 [664]" strokecolor="#daeef3 [664]" strokeweight="2pt">
                <v:textbox>
                  <w:txbxContent>
                    <w:p w14:paraId="65EBD71C" w14:textId="71043CF0" w:rsidR="00256324" w:rsidRPr="00D56724" w:rsidRDefault="00256324" w:rsidP="00256324">
                      <w:pPr>
                        <w:jc w:val="center"/>
                        <w:rPr>
                          <w:color w:val="000000" w:themeColor="text1"/>
                        </w:rPr>
                      </w:pPr>
                      <w:r w:rsidRPr="00256324">
                        <w:rPr>
                          <w:color w:val="000000" w:themeColor="text1"/>
                        </w:rPr>
                        <w:t>https://www.wikidata.org/wiki/Q3967</w:t>
                      </w:r>
                    </w:p>
                  </w:txbxContent>
                </v:textbox>
              </v:oval>
            </w:pict>
          </mc:Fallback>
        </mc:AlternateContent>
      </w:r>
      <w:r w:rsidRPr="00941368">
        <w:rPr>
          <w:noProof/>
          <w:color w:val="000000" w:themeColor="text1"/>
          <w:sz w:val="24"/>
          <w:szCs w:val="24"/>
        </w:rPr>
        <mc:AlternateContent>
          <mc:Choice Requires="wps">
            <w:drawing>
              <wp:anchor distT="0" distB="0" distL="114300" distR="114300" simplePos="0" relativeHeight="251694080" behindDoc="0" locked="0" layoutInCell="1" allowOverlap="1" wp14:anchorId="762F01E3" wp14:editId="1571B1EF">
                <wp:simplePos x="0" y="0"/>
                <wp:positionH relativeFrom="column">
                  <wp:posOffset>-294005</wp:posOffset>
                </wp:positionH>
                <wp:positionV relativeFrom="paragraph">
                  <wp:posOffset>247005</wp:posOffset>
                </wp:positionV>
                <wp:extent cx="2160874" cy="638550"/>
                <wp:effectExtent l="12700" t="12700" r="11430" b="9525"/>
                <wp:wrapNone/>
                <wp:docPr id="149622333" name="Oval 2"/>
                <wp:cNvGraphicFramePr/>
                <a:graphic xmlns:a="http://schemas.openxmlformats.org/drawingml/2006/main">
                  <a:graphicData uri="http://schemas.microsoft.com/office/word/2010/wordprocessingShape">
                    <wps:wsp>
                      <wps:cNvSpPr/>
                      <wps:spPr>
                        <a:xfrm>
                          <a:off x="0" y="0"/>
                          <a:ext cx="2160874" cy="638550"/>
                        </a:xfrm>
                        <a:prstGeom prst="ellips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82971F" w14:textId="15424CD3" w:rsidR="00256324" w:rsidRPr="00D56724" w:rsidRDefault="00256324" w:rsidP="00256324">
                            <w:pPr>
                              <w:jc w:val="center"/>
                              <w:rPr>
                                <w:color w:val="000000" w:themeColor="text1"/>
                              </w:rPr>
                            </w:pPr>
                            <w:r w:rsidRPr="00256324">
                              <w:rPr>
                                <w:color w:val="000000" w:themeColor="text1"/>
                              </w:rPr>
                              <w:t>https://www.wikidata.org/wiki/Q2151</w:t>
                            </w:r>
                            <w:r>
                              <w:rPr>
                                <w:color w:val="000000" w:themeColor="text1"/>
                              </w:rPr>
                              <w:t>7</w:t>
                            </w:r>
                            <w:r w:rsidRPr="00256324">
                              <w:rPr>
                                <w:color w:val="000000" w:themeColor="text1"/>
                              </w:rPr>
                              <w:t>694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2F01E3" id="_x0000_s1043" style="position:absolute;left:0;text-align:left;margin-left:-23.15pt;margin-top:19.45pt;width:170.15pt;height:50.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" fillcolor="#daeef3 [664]" strokecolor="#daeef3 [664]" strokeweight="2pt">
                <v:textbox>
                  <w:txbxContent>
                    <w:p w14:paraId="4A82971F" w14:textId="15424CD3" w:rsidR="00256324" w:rsidRPr="00D56724" w:rsidRDefault="00256324" w:rsidP="00256324">
                      <w:pPr>
                        <w:jc w:val="center"/>
                        <w:rPr>
                          <w:color w:val="000000" w:themeColor="text1"/>
                        </w:rPr>
                      </w:pPr>
                      <w:r w:rsidRPr="00256324">
                        <w:rPr>
                          <w:color w:val="000000" w:themeColor="text1"/>
                        </w:rPr>
                        <w:t>https://www.wikidata.org/wiki/Q2151</w:t>
                      </w:r>
                      <w:r>
                        <w:rPr>
                          <w:color w:val="000000" w:themeColor="text1"/>
                        </w:rPr>
                        <w:t>7</w:t>
                      </w:r>
                      <w:r w:rsidRPr="00256324">
                        <w:rPr>
                          <w:color w:val="000000" w:themeColor="text1"/>
                        </w:rPr>
                        <w:t>694</w:t>
                      </w:r>
                    </w:p>
                  </w:txbxContent>
                </v:textbox>
              </v:oval>
            </w:pict>
          </mc:Fallback>
        </mc:AlternateContent>
      </w:r>
      <w:r w:rsidRPr="00941368">
        <w:rPr>
          <w:noProof/>
          <w:color w:val="000000" w:themeColor="text1"/>
          <w:sz w:val="24"/>
          <w:szCs w:val="24"/>
        </w:rPr>
        <mc:AlternateContent>
          <mc:Choice Requires="wps">
            <w:drawing>
              <wp:anchor distT="0" distB="0" distL="114300" distR="114300" simplePos="0" relativeHeight="251692032" behindDoc="0" locked="0" layoutInCell="1" allowOverlap="1" wp14:anchorId="7981D6D1" wp14:editId="76E02B04">
                <wp:simplePos x="0" y="0"/>
                <wp:positionH relativeFrom="column">
                  <wp:posOffset>1907353</wp:posOffset>
                </wp:positionH>
                <wp:positionV relativeFrom="paragraph">
                  <wp:posOffset>141605</wp:posOffset>
                </wp:positionV>
                <wp:extent cx="1581463" cy="427219"/>
                <wp:effectExtent l="0" t="0" r="6350" b="5080"/>
                <wp:wrapNone/>
                <wp:docPr id="467017403" name="Textfeld 6"/>
                <wp:cNvGraphicFramePr/>
                <a:graphic xmlns:a="http://schemas.openxmlformats.org/drawingml/2006/main">
                  <a:graphicData uri="http://schemas.microsoft.com/office/word/2010/wordprocessingShape">
                    <wps:wsp>
                      <wps:cNvSpPr txBox="1"/>
                      <wps:spPr>
                        <a:xfrm>
                          <a:off x="0" y="0"/>
                          <a:ext cx="1581463" cy="427219"/>
                        </a:xfrm>
                        <a:prstGeom prst="rect">
                          <a:avLst/>
                        </a:prstGeom>
                        <a:solidFill>
                          <a:schemeClr val="bg1"/>
                        </a:solidFill>
                        <a:ln w="6350">
                          <a:noFill/>
                        </a:ln>
                      </wps:spPr>
                      <wps:txbx>
                        <w:txbxContent>
                          <w:p w14:paraId="2158D25C" w14:textId="00BF17C1" w:rsidR="00256324" w:rsidRPr="00256324" w:rsidRDefault="00256324" w:rsidP="00256324">
                            <w:pPr>
                              <w:jc w:val="center"/>
                              <w:rPr>
                                <w:color w:val="000000" w:themeColor="text1"/>
                              </w:rPr>
                            </w:pPr>
                            <w:r w:rsidRPr="00256324">
                              <w:rPr>
                                <w:color w:val="000000"/>
                              </w:rPr>
                              <w:t>https://www.wikidata.org/wiki/Property:P19</w:t>
                            </w:r>
                          </w:p>
                          <w:p w14:paraId="0FAC9765" w14:textId="77777777" w:rsidR="00256324" w:rsidRDefault="00256324" w:rsidP="0025632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1D6D1" id="_x0000_s1044" type="#_x0000_t202" style="position:absolute;left:0;text-align:left;margin-left:150.2pt;margin-top:11.15pt;width:124.5pt;height:3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" fillcolor="white [3212]" stroked="f" strokeweight=".5pt">
                <v:textbox>
                  <w:txbxContent>
                    <w:p w14:paraId="2158D25C" w14:textId="00BF17C1" w:rsidR="00256324" w:rsidRPr="00256324" w:rsidRDefault="00256324" w:rsidP="00256324">
                      <w:pPr>
                        <w:jc w:val="center"/>
                        <w:rPr>
                          <w:color w:val="000000" w:themeColor="text1"/>
                        </w:rPr>
                      </w:pPr>
                      <w:r w:rsidRPr="00256324">
                        <w:rPr>
                          <w:color w:val="000000"/>
                        </w:rPr>
                        <w:t>https://www.wikidata.org/wiki/Property:P19</w:t>
                      </w:r>
                    </w:p>
                    <w:p w14:paraId="0FAC9765" w14:textId="77777777" w:rsidR="00256324" w:rsidRDefault="00256324" w:rsidP="00256324">
                      <w:pPr>
                        <w:jc w:val="center"/>
                      </w:pPr>
                    </w:p>
                  </w:txbxContent>
                </v:textbox>
              </v:shape>
            </w:pict>
          </mc:Fallback>
        </mc:AlternateContent>
      </w:r>
    </w:p>
    <w:p w14:paraId="3A6A0593" w14:textId="5515409F" w:rsidR="00256324" w:rsidRDefault="00256324" w:rsidP="00652A1C">
      <w:pPr>
        <w:spacing w:after="120" w:line="360" w:lineRule="auto"/>
        <w:ind w:firstLine="426"/>
        <w:jc w:val="both"/>
        <w:rPr>
          <w:color w:val="000000"/>
          <w:sz w:val="24"/>
          <w:szCs w:val="24"/>
        </w:rPr>
      </w:pPr>
      <w:r>
        <w:rPr>
          <w:noProof/>
          <w:color w:val="000000"/>
          <w:sz w:val="24"/>
          <w:szCs w:val="24"/>
        </w:rPr>
        <mc:AlternateContent>
          <mc:Choice Requires="wps">
            <w:drawing>
              <wp:anchor distT="0" distB="0" distL="114300" distR="114300" simplePos="0" relativeHeight="251699200" behindDoc="0" locked="0" layoutInCell="1" allowOverlap="1" wp14:anchorId="2B5CEA88" wp14:editId="412C4D69">
                <wp:simplePos x="0" y="0"/>
                <wp:positionH relativeFrom="column">
                  <wp:posOffset>2008068</wp:posOffset>
                </wp:positionH>
                <wp:positionV relativeFrom="paragraph">
                  <wp:posOffset>232243</wp:posOffset>
                </wp:positionV>
                <wp:extent cx="1431560" cy="0"/>
                <wp:effectExtent l="0" t="63500" r="0" b="76200"/>
                <wp:wrapNone/>
                <wp:docPr id="2073052213" name="Gerade Verbindung mit Pfeil 17"/>
                <wp:cNvGraphicFramePr/>
                <a:graphic xmlns:a="http://schemas.openxmlformats.org/drawingml/2006/main">
                  <a:graphicData uri="http://schemas.microsoft.com/office/word/2010/wordprocessingShape">
                    <wps:wsp>
                      <wps:cNvCnPr/>
                      <wps:spPr>
                        <a:xfrm>
                          <a:off x="0" y="0"/>
                          <a:ext cx="1431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DD6E46B" id="_x0000_t32" coordsize="21600,21600" o:spt="32" o:oned="t" path="m,l21600,21600e" filled="f">
                <v:path arrowok="t" fillok="f" o:connecttype="none"/>
                <o:lock v:ext="edit" shapetype="t"/>
              </v:shapetype>
              <v:shape id="Gerade Verbindung mit Pfeil 17" o:spid="_x0000_s1026" type="#_x0000_t32" style="position:absolute;margin-left:158.1pt;margin-top:18.3pt;width:112.7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" strokecolor="black [3040]">
                <v:stroke endarrow="block"/>
              </v:shape>
            </w:pict>
          </mc:Fallback>
        </mc:AlternateContent>
      </w:r>
    </w:p>
    <w:p w14:paraId="01FA077E" w14:textId="6EA742BC" w:rsidR="00256324" w:rsidRDefault="00256324" w:rsidP="00652A1C">
      <w:pPr>
        <w:spacing w:after="120" w:line="360" w:lineRule="auto"/>
        <w:ind w:firstLine="426"/>
        <w:jc w:val="both"/>
        <w:rPr>
          <w:color w:val="000000"/>
          <w:sz w:val="24"/>
          <w:szCs w:val="24"/>
        </w:rPr>
      </w:pPr>
    </w:p>
    <w:p w14:paraId="7D81F065" w14:textId="5729BD6B" w:rsidR="00256324" w:rsidRPr="00256324" w:rsidRDefault="00256324" w:rsidP="00256324">
      <w:pPr>
        <w:spacing w:after="120" w:line="360" w:lineRule="auto"/>
        <w:jc w:val="both"/>
        <w:rPr>
          <w:color w:val="000000"/>
        </w:rPr>
      </w:pPr>
      <w:r w:rsidRPr="00256324">
        <w:rPr>
          <w:color w:val="000000"/>
        </w:rPr>
        <w:t xml:space="preserve">Abb. 3.2 </w:t>
      </w:r>
      <w:bookmarkStart w:id="339" w:name="_Hlk205210165"/>
      <w:r w:rsidRPr="00256324">
        <w:rPr>
          <w:color w:val="000000"/>
        </w:rPr>
        <w:t>Ein einfacher RDF-</w:t>
      </w:r>
      <w:r w:rsidR="00317AD8">
        <w:rPr>
          <w:color w:val="000000"/>
        </w:rPr>
        <w:t>G</w:t>
      </w:r>
      <w:r w:rsidRPr="00256324">
        <w:rPr>
          <w:color w:val="000000"/>
        </w:rPr>
        <w:t xml:space="preserve">raph zur Beschreibung einer Beziehung zwischen </w:t>
      </w:r>
      <w:bookmarkEnd w:id="339"/>
      <w:r w:rsidR="00BB24BE">
        <w:rPr>
          <w:color w:val="000000"/>
        </w:rPr>
        <w:t xml:space="preserve">einer Person (Friedrich Wilhelm </w:t>
      </w:r>
      <w:proofErr w:type="spellStart"/>
      <w:r w:rsidR="00BB24BE">
        <w:rPr>
          <w:color w:val="000000"/>
        </w:rPr>
        <w:t>Kölbing</w:t>
      </w:r>
      <w:proofErr w:type="spellEnd"/>
      <w:r w:rsidR="00BB24BE">
        <w:rPr>
          <w:color w:val="000000"/>
        </w:rPr>
        <w:t>) und einem Geburtsort</w:t>
      </w:r>
      <w:r w:rsidR="00317AD8">
        <w:rPr>
          <w:color w:val="000000"/>
        </w:rPr>
        <w:t xml:space="preserve"> </w:t>
      </w:r>
      <w:r w:rsidR="00BB24BE">
        <w:rPr>
          <w:color w:val="000000"/>
        </w:rPr>
        <w:t>(</w:t>
      </w:r>
      <w:r w:rsidR="00317AD8">
        <w:rPr>
          <w:color w:val="000000"/>
        </w:rPr>
        <w:t>Neuwied</w:t>
      </w:r>
      <w:r w:rsidR="00BB24BE">
        <w:rPr>
          <w:color w:val="000000"/>
        </w:rPr>
        <w:t>)</w:t>
      </w:r>
    </w:p>
    <w:p w14:paraId="781DF169" w14:textId="05260D0B" w:rsidR="00470380" w:rsidRDefault="00210F0A" w:rsidP="00470380">
      <w:pPr>
        <w:spacing w:after="120" w:line="360" w:lineRule="auto"/>
        <w:ind w:firstLine="426"/>
        <w:jc w:val="both"/>
        <w:rPr>
          <w:color w:val="000000"/>
          <w:sz w:val="24"/>
          <w:szCs w:val="24"/>
        </w:rPr>
      </w:pPr>
      <w:r w:rsidRPr="000D3CF2">
        <w:rPr>
          <w:color w:val="000000"/>
          <w:sz w:val="24"/>
          <w:szCs w:val="24"/>
        </w:rPr>
        <w:t xml:space="preserve">Diese Tripel bilden zusammen einen </w:t>
      </w:r>
      <w:r w:rsidR="0089496C">
        <w:rPr>
          <w:sz w:val="24"/>
          <w:szCs w:val="24"/>
        </w:rPr>
        <w:t xml:space="preserve">gerichteten </w:t>
      </w:r>
      <w:r w:rsidRPr="000D3CF2">
        <w:rPr>
          <w:color w:val="000000"/>
          <w:sz w:val="24"/>
          <w:szCs w:val="24"/>
        </w:rPr>
        <w:t>Graphen aus Knoten und Kanten</w:t>
      </w:r>
      <w:r>
        <w:rPr>
          <w:color w:val="000000"/>
          <w:sz w:val="24"/>
          <w:szCs w:val="24"/>
        </w:rPr>
        <w:t xml:space="preserve"> </w:t>
      </w:r>
      <w:commentRangeStart w:id="340"/>
      <w:r>
        <w:rPr>
          <w:sz w:val="24"/>
          <w:szCs w:val="24"/>
        </w:rPr>
        <w:fldChar w:fldCharType="begin"/>
      </w:r>
      <w:r w:rsidR="00652A1C">
        <w:rPr>
          <w:sz w:val="24"/>
          <w:szCs w:val="24"/>
        </w:rPr>
        <w:instrText xml:space="preserve"> ADDIN ZOTERO_ITEM CSL_CITATION {"citationID":"mnrwyi5T","properties":{"formattedCitation":"(Dengel 2012)","plainCitation":"(Dengel 2012)","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Pr>
          <w:sz w:val="24"/>
          <w:szCs w:val="24"/>
        </w:rPr>
        <w:fldChar w:fldCharType="separate"/>
      </w:r>
      <w:r>
        <w:rPr>
          <w:noProof/>
          <w:sz w:val="24"/>
          <w:szCs w:val="24"/>
        </w:rPr>
        <w:t>(vgl. Dengel 2012: 110</w:t>
      </w:r>
      <w:ins w:id="341" w:author="Lia Greiberg" w:date="2025-08-26T15:25:00Z" w16du:dateUtc="2025-08-26T13:25:00Z">
        <w:r w:rsidR="00632747">
          <w:rPr>
            <w:sz w:val="24"/>
            <w:szCs w:val="24"/>
          </w:rPr>
          <w:t>;</w:t>
        </w:r>
      </w:ins>
      <w:del w:id="342" w:author="Lia Greiberg" w:date="2025-08-26T15:25:00Z" w16du:dateUtc="2025-08-26T13:25:00Z">
        <w:r w:rsidR="0089496C" w:rsidDel="00632747">
          <w:rPr>
            <w:noProof/>
            <w:sz w:val="24"/>
            <w:szCs w:val="24"/>
          </w:rPr>
          <w:delText xml:space="preserve">, </w:delText>
        </w:r>
        <w:r w:rsidR="0089496C" w:rsidDel="00632747">
          <w:rPr>
            <w:sz w:val="24"/>
            <w:szCs w:val="24"/>
          </w:rPr>
          <w:delText>vgl.</w:delText>
        </w:r>
      </w:del>
      <w:r w:rsidR="0089496C">
        <w:rPr>
          <w:sz w:val="24"/>
          <w:szCs w:val="24"/>
        </w:rPr>
        <w:t xml:space="preserve"> Hitzler et al. 2007: 36</w:t>
      </w:r>
      <w:r>
        <w:rPr>
          <w:noProof/>
          <w:sz w:val="24"/>
          <w:szCs w:val="24"/>
        </w:rPr>
        <w:t>)</w:t>
      </w:r>
      <w:r>
        <w:rPr>
          <w:sz w:val="24"/>
          <w:szCs w:val="24"/>
        </w:rPr>
        <w:fldChar w:fldCharType="end"/>
      </w:r>
      <w:commentRangeEnd w:id="340"/>
      <w:r w:rsidR="00632747">
        <w:rPr>
          <w:rStyle w:val="Kommentarzeichen"/>
        </w:rPr>
        <w:commentReference w:id="340"/>
      </w:r>
      <w:r w:rsidR="00652A1C">
        <w:rPr>
          <w:sz w:val="24"/>
          <w:szCs w:val="24"/>
        </w:rPr>
        <w:t xml:space="preserve">. Sowohl </w:t>
      </w:r>
      <w:del w:id="343" w:author="Lia Greiberg" w:date="2025-08-17T14:07:00Z" w16du:dateUtc="2025-08-17T12:07:00Z">
        <w:r w:rsidR="00652A1C" w:rsidDel="00CB7609">
          <w:rPr>
            <w:sz w:val="24"/>
            <w:szCs w:val="24"/>
          </w:rPr>
          <w:delText xml:space="preserve">als </w:delText>
        </w:r>
      </w:del>
      <w:ins w:id="344" w:author="Lia Greiberg" w:date="2025-08-17T14:07:00Z" w16du:dateUtc="2025-08-17T12:07:00Z">
        <w:r w:rsidR="00CB7609">
          <w:rPr>
            <w:sz w:val="24"/>
            <w:szCs w:val="24"/>
          </w:rPr>
          <w:t xml:space="preserve">die </w:t>
        </w:r>
      </w:ins>
      <w:r w:rsidR="00652A1C">
        <w:rPr>
          <w:sz w:val="24"/>
          <w:szCs w:val="24"/>
        </w:rPr>
        <w:t xml:space="preserve">Knoten als auch die Kanten besitzen eindeutige </w:t>
      </w:r>
      <w:commentRangeStart w:id="345"/>
      <w:r w:rsidR="00652A1C">
        <w:rPr>
          <w:sz w:val="24"/>
          <w:szCs w:val="24"/>
        </w:rPr>
        <w:t>Bezeichner</w:t>
      </w:r>
      <w:commentRangeEnd w:id="345"/>
      <w:r w:rsidR="001628C2">
        <w:rPr>
          <w:rStyle w:val="Kommentarzeichen"/>
        </w:rPr>
        <w:commentReference w:id="345"/>
      </w:r>
      <w:r w:rsidR="00652A1C">
        <w:rPr>
          <w:sz w:val="24"/>
          <w:szCs w:val="24"/>
        </w:rPr>
        <w:t xml:space="preserve">. Dadurch wird eine präzise Identifikation von Ressourcen ermöglicht </w:t>
      </w:r>
      <w:r w:rsidR="00652A1C">
        <w:rPr>
          <w:sz w:val="24"/>
          <w:szCs w:val="24"/>
        </w:rPr>
        <w:fldChar w:fldCharType="begin"/>
      </w:r>
      <w:r w:rsidR="00CA2E97">
        <w:rPr>
          <w:sz w:val="24"/>
          <w:szCs w:val="24"/>
        </w:rPr>
        <w:instrText xml:space="preserve"> ADDIN ZOTERO_ITEM CSL_CITATION {"citationID":"SEKbDpiY","properties":{"formattedCitation":"(Hitzler et al. 2007, S. 36)","plainCitation":"(Hitzler et al. 2007, S. 36)","dontUpdate":true,"noteIndex":0},"citationItems":[{"id":209,"uris":["http://zotero.org/users/10358077/items/YFT6F3CI"],"itemData":{"id":209,"type":"book","abstract":"Das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locator":"36"}],"schema":"https://github.com/citation-style-language/schema/raw/master/csl-citation.json"} </w:instrText>
      </w:r>
      <w:r w:rsidR="00652A1C">
        <w:rPr>
          <w:sz w:val="24"/>
          <w:szCs w:val="24"/>
        </w:rPr>
        <w:fldChar w:fldCharType="separate"/>
      </w:r>
      <w:r w:rsidR="00652A1C">
        <w:rPr>
          <w:sz w:val="24"/>
          <w:szCs w:val="24"/>
        </w:rPr>
        <w:t>(vgl. Hitzler et al. 2007: 36–37)</w:t>
      </w:r>
      <w:r w:rsidR="00652A1C">
        <w:rPr>
          <w:sz w:val="24"/>
          <w:szCs w:val="24"/>
        </w:rPr>
        <w:fldChar w:fldCharType="end"/>
      </w:r>
      <w:r w:rsidR="00652A1C">
        <w:rPr>
          <w:color w:val="000000"/>
          <w:sz w:val="24"/>
          <w:szCs w:val="24"/>
        </w:rPr>
        <w:t xml:space="preserve"> und so werden bspw. </w:t>
      </w:r>
      <w:r>
        <w:rPr>
          <w:color w:val="000000"/>
          <w:sz w:val="24"/>
          <w:szCs w:val="24"/>
        </w:rPr>
        <w:t>Datenfelder aus unterschiedlichen Datenbanken eindeutig identifizier</w:t>
      </w:r>
      <w:r w:rsidR="00652A1C">
        <w:rPr>
          <w:color w:val="000000"/>
          <w:sz w:val="24"/>
          <w:szCs w:val="24"/>
        </w:rPr>
        <w:t>t</w:t>
      </w:r>
      <w:r>
        <w:rPr>
          <w:color w:val="000000"/>
          <w:sz w:val="24"/>
          <w:szCs w:val="24"/>
        </w:rPr>
        <w:t xml:space="preserve"> und miteinander verknüpf</w:t>
      </w:r>
      <w:r w:rsidR="00652A1C">
        <w:rPr>
          <w:color w:val="000000"/>
          <w:sz w:val="24"/>
          <w:szCs w:val="24"/>
        </w:rPr>
        <w:t>t</w:t>
      </w:r>
      <w:r>
        <w:rPr>
          <w:color w:val="000000"/>
          <w:sz w:val="24"/>
          <w:szCs w:val="24"/>
        </w:rPr>
        <w:t xml:space="preserve"> </w:t>
      </w:r>
      <w:r w:rsidR="00D72047" w:rsidRPr="00CF54D2">
        <w:rPr>
          <w:color w:val="000000"/>
          <w:sz w:val="24"/>
          <w:szCs w:val="24"/>
        </w:rPr>
        <w:t>(</w:t>
      </w:r>
      <w:r w:rsidR="00D72047">
        <w:fldChar w:fldCharType="begin"/>
      </w:r>
      <w:r w:rsidR="00D72047">
        <w:instrText>HYPERLINK "https://www.lassila.org/publications/2001/SciAm.pdf"</w:instrText>
      </w:r>
      <w:r w:rsidR="00D72047">
        <w:fldChar w:fldCharType="separate"/>
      </w:r>
      <w:r w:rsidR="00D72047" w:rsidRPr="00CF54D2">
        <w:rPr>
          <w:rStyle w:val="Hyperlink"/>
          <w:sz w:val="24"/>
          <w:szCs w:val="24"/>
        </w:rPr>
        <w:t xml:space="preserve">vgl. </w:t>
      </w:r>
      <w:r w:rsidR="00D72047" w:rsidRPr="00CF54D2">
        <w:rPr>
          <w:rStyle w:val="Hyperlink"/>
          <w:sz w:val="24"/>
          <w:szCs w:val="24"/>
          <w:shd w:val="clear" w:color="auto" w:fill="FFFFFF"/>
        </w:rPr>
        <w:t>Berners-Lee/</w:t>
      </w:r>
      <w:proofErr w:type="spellStart"/>
      <w:del w:id="346" w:author="Lia Greiberg" w:date="2025-08-17T14:07:00Z" w16du:dateUtc="2025-08-17T12:07:00Z">
        <w:r w:rsidR="00D72047" w:rsidRPr="00CF54D2" w:rsidDel="001628C2">
          <w:rPr>
            <w:rStyle w:val="Hyperlink"/>
            <w:sz w:val="24"/>
            <w:szCs w:val="24"/>
            <w:shd w:val="clear" w:color="auto" w:fill="FFFFFF"/>
          </w:rPr>
          <w:delText xml:space="preserve"> </w:delText>
        </w:r>
      </w:del>
      <w:r w:rsidR="00D72047" w:rsidRPr="00CF54D2">
        <w:rPr>
          <w:rStyle w:val="Hyperlink"/>
          <w:sz w:val="24"/>
          <w:szCs w:val="24"/>
          <w:shd w:val="clear" w:color="auto" w:fill="FFFFFF"/>
        </w:rPr>
        <w:t>Hendler</w:t>
      </w:r>
      <w:proofErr w:type="spellEnd"/>
      <w:r w:rsidR="00D72047" w:rsidRPr="00CF54D2">
        <w:rPr>
          <w:rStyle w:val="Hyperlink"/>
          <w:sz w:val="24"/>
          <w:szCs w:val="24"/>
          <w:shd w:val="clear" w:color="auto" w:fill="FFFFFF"/>
        </w:rPr>
        <w:t>/</w:t>
      </w:r>
      <w:proofErr w:type="spellStart"/>
      <w:del w:id="347" w:author="Lia Greiberg" w:date="2025-08-17T14:07:00Z" w16du:dateUtc="2025-08-17T12:07:00Z">
        <w:r w:rsidR="00D72047" w:rsidRPr="00CF54D2" w:rsidDel="001628C2">
          <w:rPr>
            <w:rStyle w:val="Hyperlink"/>
            <w:sz w:val="24"/>
            <w:szCs w:val="24"/>
            <w:shd w:val="clear" w:color="auto" w:fill="FFFFFF"/>
          </w:rPr>
          <w:delText xml:space="preserve"> </w:delText>
        </w:r>
      </w:del>
      <w:r w:rsidR="00D72047" w:rsidRPr="00CF54D2">
        <w:rPr>
          <w:rStyle w:val="Hyperlink"/>
          <w:sz w:val="24"/>
          <w:szCs w:val="24"/>
          <w:shd w:val="clear" w:color="auto" w:fill="FFFFFF"/>
        </w:rPr>
        <w:t>Lassila</w:t>
      </w:r>
      <w:proofErr w:type="spellEnd"/>
      <w:r w:rsidR="00D72047" w:rsidRPr="00CF54D2">
        <w:rPr>
          <w:rStyle w:val="Hyperlink"/>
          <w:sz w:val="24"/>
          <w:szCs w:val="24"/>
          <w:shd w:val="clear" w:color="auto" w:fill="FFFFFF"/>
        </w:rPr>
        <w:t xml:space="preserve"> 2001</w:t>
      </w:r>
      <w:r w:rsidR="00D72047">
        <w:fldChar w:fldCharType="end"/>
      </w:r>
      <w:r w:rsidR="00D72047" w:rsidRPr="00CF54D2">
        <w:rPr>
          <w:color w:val="000000"/>
          <w:sz w:val="24"/>
          <w:szCs w:val="24"/>
        </w:rPr>
        <w:t>)</w:t>
      </w:r>
      <w:r w:rsidR="00652A1C">
        <w:rPr>
          <w:color w:val="000000"/>
          <w:sz w:val="24"/>
          <w:szCs w:val="24"/>
        </w:rPr>
        <w:t>.</w:t>
      </w:r>
      <w:r w:rsidR="005E5A74">
        <w:rPr>
          <w:color w:val="000000"/>
          <w:sz w:val="24"/>
          <w:szCs w:val="24"/>
        </w:rPr>
        <w:t xml:space="preserve"> </w:t>
      </w:r>
    </w:p>
    <w:p w14:paraId="73784FE8" w14:textId="269836E1" w:rsidR="00E9516A" w:rsidRDefault="00396E68" w:rsidP="001D26DF">
      <w:pPr>
        <w:spacing w:after="120" w:line="360" w:lineRule="auto"/>
        <w:ind w:firstLine="426"/>
        <w:jc w:val="both"/>
        <w:rPr>
          <w:color w:val="000000"/>
          <w:sz w:val="24"/>
          <w:szCs w:val="24"/>
        </w:rPr>
      </w:pPr>
      <w:r>
        <w:rPr>
          <w:color w:val="000000"/>
          <w:sz w:val="24"/>
          <w:szCs w:val="24"/>
        </w:rPr>
        <w:t xml:space="preserve">Mehrere Tripel werden in der </w:t>
      </w:r>
      <w:commentRangeStart w:id="348"/>
      <w:ins w:id="349" w:author="Lia Greiberg" w:date="2025-08-27T13:24:00Z" w16du:dateUtc="2025-08-27T11:24:00Z">
        <w:r w:rsidR="001E6659">
          <w:rPr>
            <w:color w:val="000000"/>
            <w:sz w:val="24"/>
            <w:szCs w:val="24"/>
          </w:rPr>
          <w:t>Turtle</w:t>
        </w:r>
        <w:r w:rsidR="001E6659">
          <w:rPr>
            <w:color w:val="000000"/>
            <w:sz w:val="24"/>
            <w:szCs w:val="24"/>
          </w:rPr>
          <w:t>-</w:t>
        </w:r>
      </w:ins>
      <w:r>
        <w:rPr>
          <w:color w:val="000000"/>
          <w:sz w:val="24"/>
          <w:szCs w:val="24"/>
        </w:rPr>
        <w:t xml:space="preserve">Syntax </w:t>
      </w:r>
      <w:commentRangeEnd w:id="348"/>
      <w:r w:rsidR="001E6659">
        <w:rPr>
          <w:rStyle w:val="Kommentarzeichen"/>
        </w:rPr>
        <w:commentReference w:id="348"/>
      </w:r>
      <w:del w:id="350" w:author="Lia Greiberg" w:date="2025-08-27T13:24:00Z" w16du:dateUtc="2025-08-27T11:24:00Z">
        <w:r w:rsidDel="001E6659">
          <w:rPr>
            <w:color w:val="000000"/>
            <w:sz w:val="24"/>
            <w:szCs w:val="24"/>
          </w:rPr>
          <w:delText xml:space="preserve">Turtle </w:delText>
        </w:r>
      </w:del>
      <w:r>
        <w:rPr>
          <w:color w:val="000000"/>
          <w:sz w:val="24"/>
          <w:szCs w:val="24"/>
        </w:rPr>
        <w:t>dargestellt</w:t>
      </w:r>
      <w:r w:rsidR="00470380">
        <w:rPr>
          <w:color w:val="000000"/>
          <w:sz w:val="24"/>
          <w:szCs w:val="24"/>
        </w:rPr>
        <w:t xml:space="preserve"> </w:t>
      </w:r>
      <w:r w:rsidR="00470380">
        <w:rPr>
          <w:color w:val="000000"/>
          <w:sz w:val="24"/>
          <w:szCs w:val="24"/>
        </w:rPr>
        <w:fldChar w:fldCharType="begin"/>
      </w:r>
      <w:r w:rsidR="00470380">
        <w:rPr>
          <w:color w:val="000000"/>
          <w:sz w:val="24"/>
          <w:szCs w:val="24"/>
        </w:rPr>
        <w:instrText xml:space="preserve"> ADDIN ZOTERO_ITEM CSL_CITATION {"citationID":"u2vJdj5v","properties":{"formattedCitation":"(Kuhlen et al. 2022, S. 260\\uc0\\u8211{}261)","plainCitation":"(Kuhlen et al. 2022, S. 260–261)","dontUpdate":true,"noteIndex":0},"citationItems":[{"id":203,"uris":["http://zotero.org/users/10358077/items/N83KB9V7"],"itemData":{"id":203,"type":"book","abstract":"The seventh edition of the Principles of Practical Information and Documentation is now called: The Principles of Information Science. The new title does justice to the fact that there is an increasing need to theorize how we deal with knowledge and information in practice, training, and research as well as the development of information skills, in particular in online information services. All articles in the volume have been rewritten.","language":"German","license":"open access","note":"Accepted: 2023-01-31T04:02:39Z\nDOI: 10.1515/9783110769043","publisher":"De Gruyter","source":"directory.doabooks.org","title":"Grundlagen der Informationswissenschaft","URL":"https://directory.doabooks.org/handle/20.500.12854/96472","editor":[{"family":"Kuhlen","given":"Rainer"},{"family":"Lewandowski","given":"Dirk"},{"family":"Semar","given":"Wolfgang"},{"family":"Womser-Hacker","given":"Christa"}],"accessed":{"date-parts":[["2025",7,24]]},"issued":{"date-parts":[["2022"]]}},"locator":"260-261"}],"schema":"https://github.com/citation-style-language/schema/raw/master/csl-citation.json"} </w:instrText>
      </w:r>
      <w:r w:rsidR="00470380">
        <w:rPr>
          <w:color w:val="000000"/>
          <w:sz w:val="24"/>
          <w:szCs w:val="24"/>
        </w:rPr>
        <w:fldChar w:fldCharType="separate"/>
      </w:r>
      <w:r w:rsidR="00470380" w:rsidRPr="00BE7473">
        <w:rPr>
          <w:color w:val="000000"/>
          <w:sz w:val="24"/>
          <w:szCs w:val="24"/>
        </w:rPr>
        <w:t>(</w:t>
      </w:r>
      <w:r w:rsidR="00470380">
        <w:rPr>
          <w:color w:val="000000"/>
          <w:sz w:val="24"/>
          <w:szCs w:val="24"/>
        </w:rPr>
        <w:t xml:space="preserve">vgl. </w:t>
      </w:r>
      <w:r w:rsidR="00470380" w:rsidRPr="00BE7473">
        <w:rPr>
          <w:color w:val="000000"/>
          <w:sz w:val="24"/>
          <w:szCs w:val="24"/>
        </w:rPr>
        <w:t>Kuhlen et al. 2022</w:t>
      </w:r>
      <w:r w:rsidR="00470380">
        <w:rPr>
          <w:color w:val="000000"/>
          <w:sz w:val="24"/>
          <w:szCs w:val="24"/>
        </w:rPr>
        <w:t xml:space="preserve">: </w:t>
      </w:r>
      <w:r w:rsidR="00470380" w:rsidRPr="00BE7473">
        <w:rPr>
          <w:color w:val="000000"/>
          <w:sz w:val="24"/>
          <w:szCs w:val="24"/>
        </w:rPr>
        <w:t>260)</w:t>
      </w:r>
      <w:r w:rsidR="00470380">
        <w:rPr>
          <w:color w:val="000000"/>
          <w:sz w:val="24"/>
          <w:szCs w:val="24"/>
        </w:rPr>
        <w:fldChar w:fldCharType="end"/>
      </w:r>
      <w:r>
        <w:rPr>
          <w:color w:val="000000"/>
          <w:sz w:val="24"/>
          <w:szCs w:val="24"/>
        </w:rPr>
        <w:t xml:space="preserve">. </w:t>
      </w:r>
      <w:r w:rsidR="00F52E33">
        <w:rPr>
          <w:color w:val="000000"/>
          <w:sz w:val="24"/>
          <w:szCs w:val="24"/>
        </w:rPr>
        <w:t xml:space="preserve">Mithilfe der </w:t>
      </w:r>
      <w:r w:rsidR="00F52E33" w:rsidRPr="00F52E33">
        <w:rPr>
          <w:i/>
          <w:iCs/>
          <w:color w:val="000000"/>
          <w:sz w:val="24"/>
          <w:szCs w:val="24"/>
        </w:rPr>
        <w:t>@prefix-Direktive</w:t>
      </w:r>
      <w:del w:id="351" w:author="Lia Greiberg" w:date="2025-08-27T13:25:00Z" w16du:dateUtc="2025-08-27T11:25:00Z">
        <w:r w:rsidR="00F52E33" w:rsidRPr="00F52E33" w:rsidDel="001E6659">
          <w:rPr>
            <w:i/>
            <w:iCs/>
            <w:color w:val="000000"/>
            <w:sz w:val="24"/>
            <w:szCs w:val="24"/>
          </w:rPr>
          <w:delText>n</w:delText>
        </w:r>
      </w:del>
      <w:r w:rsidR="00F52E33">
        <w:rPr>
          <w:color w:val="000000"/>
          <w:sz w:val="24"/>
          <w:szCs w:val="24"/>
        </w:rPr>
        <w:t xml:space="preserve"> können Namespace-Bindungen eingeführt werden, wodurch sich URIs effektiv abkürzen lassen. Zusätzlich ermöglich</w:t>
      </w:r>
      <w:ins w:id="352" w:author="Lia Greiberg" w:date="2025-08-17T14:08:00Z" w16du:dateUtc="2025-08-17T12:08:00Z">
        <w:r w:rsidR="003A54A8">
          <w:rPr>
            <w:color w:val="000000"/>
            <w:sz w:val="24"/>
            <w:szCs w:val="24"/>
          </w:rPr>
          <w:t>t</w:t>
        </w:r>
      </w:ins>
      <w:r w:rsidR="00F52E33">
        <w:rPr>
          <w:color w:val="000000"/>
          <w:sz w:val="24"/>
          <w:szCs w:val="24"/>
        </w:rPr>
        <w:t xml:space="preserve"> die Komma-Notation eine kompakte Darstellung von mehreren Anweisungen mit identischem Subjekt-Prädikat-Paar und unterschiedlichen Objekten. Diese Abkürzungen machen Turtle zu dem einfachsten und kompaktesten RDF-</w:t>
      </w:r>
      <w:proofErr w:type="spellStart"/>
      <w:r w:rsidR="00F52E33">
        <w:rPr>
          <w:color w:val="000000"/>
          <w:sz w:val="24"/>
          <w:szCs w:val="24"/>
        </w:rPr>
        <w:t>Serialisierungsformat</w:t>
      </w:r>
      <w:proofErr w:type="spellEnd"/>
      <w:r w:rsidR="00F52E33">
        <w:rPr>
          <w:color w:val="000000"/>
          <w:sz w:val="24"/>
          <w:szCs w:val="24"/>
        </w:rPr>
        <w:t xml:space="preserve"> </w:t>
      </w:r>
      <w:r w:rsidR="00F52E33">
        <w:rPr>
          <w:color w:val="000000"/>
          <w:sz w:val="24"/>
          <w:szCs w:val="24"/>
        </w:rPr>
        <w:fldChar w:fldCharType="begin"/>
      </w:r>
      <w:r w:rsidR="00CA2E97">
        <w:rPr>
          <w:color w:val="000000"/>
          <w:sz w:val="24"/>
          <w:szCs w:val="24"/>
        </w:rPr>
        <w:instrText xml:space="preserve"> ADDIN ZOTERO_ITEM CSL_CITATION {"citationID":"hm6GO83f","properties":{"formattedCitation":"(Domingue/Fensel/Hendler 2011)","plainCitation":"(Domingue/Fensel/Hendler 2011)","dontUpdate":true,"noteIndex":0},"citationItems":[{"id":171,"uris":["http://zotero.org/users/10358077/items/ZEUJNLJJ"],"itemData":{"id":171,"type":"book","event-place":"Berlin, Heidelberg","publisher":"Springer","publisher-place":"Berlin, Heidelberg","title":"Handbook of Semantic Web Technologies","editor":[{"family":"Domingue","given":"John"},{"family":"Fensel","given":"Dieter"},{"family":"Hendler","given":"James A."}],"issued":{"date-parts":[["2011"]]}}}],"schema":"https://github.com/citation-style-language/schema/raw/master/csl-citation.json"} </w:instrText>
      </w:r>
      <w:r w:rsidR="00F52E33">
        <w:rPr>
          <w:color w:val="000000"/>
          <w:sz w:val="24"/>
          <w:szCs w:val="24"/>
        </w:rPr>
        <w:fldChar w:fldCharType="separate"/>
      </w:r>
      <w:r w:rsidR="00F52E33">
        <w:rPr>
          <w:noProof/>
          <w:color w:val="000000"/>
          <w:sz w:val="24"/>
          <w:szCs w:val="24"/>
        </w:rPr>
        <w:t>(</w:t>
      </w:r>
      <w:r w:rsidR="00282389" w:rsidRPr="00282389">
        <w:rPr>
          <w:noProof/>
          <w:color w:val="000000"/>
          <w:sz w:val="24"/>
          <w:szCs w:val="24"/>
        </w:rPr>
        <w:t>vgl. Gandon et al. 2011:</w:t>
      </w:r>
      <w:r w:rsidR="00F52E33" w:rsidRPr="00282389">
        <w:rPr>
          <w:noProof/>
          <w:color w:val="000000"/>
          <w:sz w:val="24"/>
          <w:szCs w:val="24"/>
        </w:rPr>
        <w:t xml:space="preserve"> 128–129)</w:t>
      </w:r>
      <w:r w:rsidR="00F52E33">
        <w:rPr>
          <w:color w:val="000000"/>
          <w:sz w:val="24"/>
          <w:szCs w:val="24"/>
        </w:rPr>
        <w:fldChar w:fldCharType="end"/>
      </w:r>
      <w:r w:rsidR="00F52E33">
        <w:rPr>
          <w:color w:val="000000"/>
          <w:sz w:val="24"/>
          <w:szCs w:val="24"/>
        </w:rPr>
        <w:t>.</w:t>
      </w:r>
      <w:r w:rsidR="001D26DF">
        <w:rPr>
          <w:color w:val="000000"/>
          <w:sz w:val="24"/>
          <w:szCs w:val="24"/>
        </w:rPr>
        <w:t xml:space="preserve"> Turtle</w:t>
      </w:r>
      <w:r w:rsidR="005D65CD">
        <w:rPr>
          <w:color w:val="000000"/>
          <w:sz w:val="24"/>
          <w:szCs w:val="24"/>
        </w:rPr>
        <w:t xml:space="preserve"> kann sowohl von Menschen als auch von Maschinen gut gelesen und geschrieben werden (</w:t>
      </w:r>
      <w:r w:rsidR="005D65CD">
        <w:rPr>
          <w:sz w:val="24"/>
          <w:szCs w:val="24"/>
        </w:rPr>
        <w:t>vgl. Hitzler et al. 2007: 42</w:t>
      </w:r>
      <w:r w:rsidR="005D65CD">
        <w:rPr>
          <w:color w:val="000000"/>
          <w:sz w:val="24"/>
          <w:szCs w:val="24"/>
        </w:rPr>
        <w:t xml:space="preserve">). </w:t>
      </w:r>
      <w:r w:rsidR="001D26DF">
        <w:rPr>
          <w:color w:val="000000"/>
          <w:sz w:val="24"/>
          <w:szCs w:val="24"/>
        </w:rPr>
        <w:t>Es</w:t>
      </w:r>
      <w:r>
        <w:rPr>
          <w:color w:val="000000"/>
          <w:sz w:val="24"/>
          <w:szCs w:val="24"/>
        </w:rPr>
        <w:t xml:space="preserve"> ist ein kompaktes, textbasiertes RDF-Format, das abkürzende Schreibweisen erlaubt, sodass Wiederholungen von Subjekten oder d</w:t>
      </w:r>
      <w:ins w:id="353" w:author="Lia Greiberg" w:date="2025-08-27T13:26:00Z" w16du:dateUtc="2025-08-27T11:26:00Z">
        <w:r w:rsidR="001E6659">
          <w:rPr>
            <w:color w:val="000000"/>
            <w:sz w:val="24"/>
            <w:szCs w:val="24"/>
          </w:rPr>
          <w:t>ie</w:t>
        </w:r>
      </w:ins>
      <w:del w:id="354" w:author="Lia Greiberg" w:date="2025-08-27T13:26:00Z" w16du:dateUtc="2025-08-27T11:26:00Z">
        <w:r w:rsidDel="001E6659">
          <w:rPr>
            <w:color w:val="000000"/>
            <w:sz w:val="24"/>
            <w:szCs w:val="24"/>
          </w:rPr>
          <w:delText>er</w:delText>
        </w:r>
      </w:del>
      <w:r>
        <w:rPr>
          <w:color w:val="000000"/>
          <w:sz w:val="24"/>
          <w:szCs w:val="24"/>
        </w:rPr>
        <w:t xml:space="preserve"> Kombination aus Subjekt und Prädikat nicht erneut angegeben werden müssen. Darüber hinaus erlaubt Turtle auch verschachtelte Strukturen mit Klammern, </w:t>
      </w:r>
      <w:del w:id="355" w:author="Lia Greiberg" w:date="2025-08-27T13:27:00Z" w16du:dateUtc="2025-08-27T11:27:00Z">
        <w:r w:rsidDel="001E6659">
          <w:rPr>
            <w:color w:val="000000"/>
            <w:sz w:val="24"/>
            <w:szCs w:val="24"/>
          </w:rPr>
          <w:delText xml:space="preserve">so </w:delText>
        </w:r>
      </w:del>
      <w:ins w:id="356" w:author="Lia Greiberg" w:date="2025-08-27T13:27:00Z" w16du:dateUtc="2025-08-27T11:27:00Z">
        <w:r w:rsidR="001E6659">
          <w:rPr>
            <w:color w:val="000000"/>
            <w:sz w:val="24"/>
            <w:szCs w:val="24"/>
          </w:rPr>
          <w:t>wodurch</w:t>
        </w:r>
        <w:r w:rsidR="001E6659">
          <w:rPr>
            <w:color w:val="000000"/>
            <w:sz w:val="24"/>
            <w:szCs w:val="24"/>
          </w:rPr>
          <w:t xml:space="preserve"> </w:t>
        </w:r>
      </w:ins>
      <w:del w:id="357" w:author="Lia Greiberg" w:date="2025-08-27T13:27:00Z" w16du:dateUtc="2025-08-27T11:27:00Z">
        <w:r w:rsidDel="001E6659">
          <w:rPr>
            <w:color w:val="000000"/>
            <w:sz w:val="24"/>
            <w:szCs w:val="24"/>
          </w:rPr>
          <w:delText xml:space="preserve">bleiben </w:delText>
        </w:r>
      </w:del>
      <w:r>
        <w:rPr>
          <w:color w:val="000000"/>
          <w:sz w:val="24"/>
          <w:szCs w:val="24"/>
        </w:rPr>
        <w:t xml:space="preserve">die erzeugten Graphen gut lesbar und leicht verständlich </w:t>
      </w:r>
      <w:ins w:id="358" w:author="Lia Greiberg" w:date="2025-08-27T13:27:00Z" w16du:dateUtc="2025-08-27T11:27:00Z">
        <w:r w:rsidR="001E6659">
          <w:rPr>
            <w:color w:val="000000"/>
            <w:sz w:val="24"/>
            <w:szCs w:val="24"/>
          </w:rPr>
          <w:t xml:space="preserve">bleiben </w:t>
        </w:r>
      </w:ins>
      <w:r>
        <w:rPr>
          <w:color w:val="000000"/>
          <w:sz w:val="24"/>
          <w:szCs w:val="24"/>
        </w:rPr>
        <w:fldChar w:fldCharType="begin"/>
      </w:r>
      <w:r w:rsidR="00F52E33">
        <w:rPr>
          <w:color w:val="000000"/>
          <w:sz w:val="24"/>
          <w:szCs w:val="24"/>
        </w:rPr>
        <w:instrText xml:space="preserve"> ADDIN ZOTERO_ITEM CSL_CITATION {"citationID":"iYSGfIiV","properties":{"formattedCitation":"(Kuhlen et al. 2022, S. 260\\uc0\\u8211{}261)","plainCitation":"(Kuhlen et al. 2022, S. 260–261)","dontUpdate":true,"noteIndex":0},"citationItems":[{"id":203,"uris":["http://zotero.org/users/10358077/items/N83KB9V7"],"itemData":{"id":203,"type":"book","abstract":"The seventh edition of the Principles of Practical Information and Documentation is now called: The Principles of Information Science. The new title does justice to the fact that there is an increasing need to theorize how we deal with knowledge and information in practice, training, and research as well as the development of information skills, in particular in online information services. All articles in the volume have been rewritten.","language":"German","license":"open access","note":"Accepted: 2023-01-31T04:02:39Z\nDOI: 10.1515/9783110769043","publisher":"De Gruyter","source":"directory.doabooks.org","title":"Grundlagen der Informationswissenschaft","URL":"https://directory.doabooks.org/handle/20.500.12854/96472","editor":[{"family":"Kuhlen","given":"Rainer"},{"family":"Lewandowski","given":"Dirk"},{"family":"Semar","given":"Wolfgang"},{"family":"Womser-Hacker","given":"Christa"}],"accessed":{"date-parts":[["2025",7,24]]},"issued":{"date-parts":[["2022"]]}},"locator":"260-261"}],"schema":"https://github.com/citation-style-language/schema/raw/master/csl-citation.json"} </w:instrText>
      </w:r>
      <w:r>
        <w:rPr>
          <w:color w:val="000000"/>
          <w:sz w:val="24"/>
          <w:szCs w:val="24"/>
        </w:rPr>
        <w:fldChar w:fldCharType="separate"/>
      </w:r>
      <w:r w:rsidRPr="00BE7473">
        <w:rPr>
          <w:color w:val="000000"/>
          <w:sz w:val="24"/>
          <w:szCs w:val="24"/>
        </w:rPr>
        <w:t>(</w:t>
      </w:r>
      <w:r>
        <w:rPr>
          <w:color w:val="000000"/>
          <w:sz w:val="24"/>
          <w:szCs w:val="24"/>
        </w:rPr>
        <w:t xml:space="preserve">vgl. </w:t>
      </w:r>
      <w:r w:rsidRPr="00BE7473">
        <w:rPr>
          <w:color w:val="000000"/>
          <w:sz w:val="24"/>
          <w:szCs w:val="24"/>
        </w:rPr>
        <w:t>Kuhlen et al. 2022</w:t>
      </w:r>
      <w:r>
        <w:rPr>
          <w:color w:val="000000"/>
          <w:sz w:val="24"/>
          <w:szCs w:val="24"/>
        </w:rPr>
        <w:t xml:space="preserve">: </w:t>
      </w:r>
      <w:r w:rsidRPr="00BE7473">
        <w:rPr>
          <w:color w:val="000000"/>
          <w:sz w:val="24"/>
          <w:szCs w:val="24"/>
        </w:rPr>
        <w:t>260–261)</w:t>
      </w:r>
      <w:r>
        <w:rPr>
          <w:color w:val="000000"/>
          <w:sz w:val="24"/>
          <w:szCs w:val="24"/>
        </w:rPr>
        <w:fldChar w:fldCharType="end"/>
      </w:r>
      <w:r>
        <w:rPr>
          <w:color w:val="000000"/>
          <w:sz w:val="24"/>
          <w:szCs w:val="24"/>
        </w:rPr>
        <w:t>.</w:t>
      </w:r>
    </w:p>
    <w:p w14:paraId="09F25264" w14:textId="7F9B914E" w:rsidR="00E9516A" w:rsidRPr="00C6350A" w:rsidRDefault="00E9516A" w:rsidP="00E9516A">
      <w:pPr>
        <w:spacing w:after="120" w:line="360" w:lineRule="auto"/>
        <w:ind w:firstLine="426"/>
        <w:jc w:val="both"/>
        <w:rPr>
          <w:color w:val="000000"/>
          <w:sz w:val="24"/>
          <w:szCs w:val="24"/>
        </w:rPr>
      </w:pPr>
      <w:r>
        <w:rPr>
          <w:color w:val="000000"/>
          <w:sz w:val="24"/>
          <w:szCs w:val="24"/>
        </w:rPr>
        <w:t>Bei der Modellierung komplexer Beziehungen hat RDF einige Einschränkungen. Es kann bspw. nicht fest</w:t>
      </w:r>
      <w:del w:id="359" w:author="Lia Greiberg" w:date="2025-08-17T14:10:00Z" w16du:dateUtc="2025-08-17T12:10:00Z">
        <w:r w:rsidDel="00117FEC">
          <w:rPr>
            <w:color w:val="000000"/>
            <w:sz w:val="24"/>
            <w:szCs w:val="24"/>
          </w:rPr>
          <w:delText>ge</w:delText>
        </w:r>
      </w:del>
      <w:r>
        <w:rPr>
          <w:color w:val="000000"/>
          <w:sz w:val="24"/>
          <w:szCs w:val="24"/>
        </w:rPr>
        <w:t>leg</w:t>
      </w:r>
      <w:ins w:id="360" w:author="Lia Greiberg" w:date="2025-08-17T14:10:00Z" w16du:dateUtc="2025-08-17T12:10:00Z">
        <w:r w:rsidR="00117FEC">
          <w:rPr>
            <w:color w:val="000000"/>
            <w:sz w:val="24"/>
            <w:szCs w:val="24"/>
          </w:rPr>
          <w:t>en</w:t>
        </w:r>
      </w:ins>
      <w:del w:id="361" w:author="Lia Greiberg" w:date="2025-08-17T14:10:00Z" w16du:dateUtc="2025-08-17T12:10:00Z">
        <w:r w:rsidDel="00117FEC">
          <w:rPr>
            <w:color w:val="000000"/>
            <w:sz w:val="24"/>
            <w:szCs w:val="24"/>
          </w:rPr>
          <w:delText>t</w:delText>
        </w:r>
      </w:del>
      <w:r>
        <w:rPr>
          <w:color w:val="000000"/>
          <w:sz w:val="24"/>
          <w:szCs w:val="24"/>
        </w:rPr>
        <w:t>, dass für eine</w:t>
      </w:r>
      <w:del w:id="362" w:author="Lia Greiberg" w:date="2025-08-17T14:10:00Z" w16du:dateUtc="2025-08-17T12:10:00Z">
        <w:r w:rsidDel="00117FEC">
          <w:rPr>
            <w:color w:val="000000"/>
            <w:sz w:val="24"/>
            <w:szCs w:val="24"/>
          </w:rPr>
          <w:delText>n</w:delText>
        </w:r>
      </w:del>
      <w:r>
        <w:rPr>
          <w:color w:val="000000"/>
          <w:sz w:val="24"/>
          <w:szCs w:val="24"/>
        </w:rPr>
        <w:t xml:space="preserve"> Eigenschaft wie </w:t>
      </w:r>
      <w:proofErr w:type="spellStart"/>
      <w:r w:rsidR="00C6350A" w:rsidRPr="00C6350A">
        <w:rPr>
          <w:i/>
          <w:iCs/>
          <w:color w:val="000000"/>
          <w:sz w:val="24"/>
          <w:szCs w:val="24"/>
        </w:rPr>
        <w:t>hat_Kind</w:t>
      </w:r>
      <w:proofErr w:type="spellEnd"/>
      <w:r w:rsidR="00C6350A">
        <w:rPr>
          <w:i/>
          <w:iCs/>
          <w:color w:val="000000"/>
          <w:sz w:val="24"/>
          <w:szCs w:val="24"/>
        </w:rPr>
        <w:t xml:space="preserve"> </w:t>
      </w:r>
      <w:r w:rsidR="00C6350A">
        <w:rPr>
          <w:color w:val="000000"/>
          <w:sz w:val="24"/>
          <w:szCs w:val="24"/>
        </w:rPr>
        <w:t xml:space="preserve">die Beziehung je nach Entitätstyp unterschiedlich ist, </w:t>
      </w:r>
      <w:del w:id="363" w:author="Lia Greiberg" w:date="2025-08-27T13:32:00Z" w16du:dateUtc="2025-08-27T11:32:00Z">
        <w:r w:rsidR="00C6350A" w:rsidDel="00805568">
          <w:rPr>
            <w:color w:val="000000"/>
            <w:sz w:val="24"/>
            <w:szCs w:val="24"/>
          </w:rPr>
          <w:delText xml:space="preserve">also </w:delText>
        </w:r>
      </w:del>
      <w:ins w:id="364" w:author="Lia Greiberg" w:date="2025-08-27T13:32:00Z" w16du:dateUtc="2025-08-27T11:32:00Z">
        <w:r w:rsidR="00805568">
          <w:rPr>
            <w:color w:val="000000"/>
            <w:sz w:val="24"/>
            <w:szCs w:val="24"/>
          </w:rPr>
          <w:t>d. h.,</w:t>
        </w:r>
        <w:r w:rsidR="00805568">
          <w:rPr>
            <w:color w:val="000000"/>
            <w:sz w:val="24"/>
            <w:szCs w:val="24"/>
          </w:rPr>
          <w:t xml:space="preserve"> </w:t>
        </w:r>
      </w:ins>
      <w:r w:rsidR="00C6350A">
        <w:rPr>
          <w:color w:val="000000"/>
          <w:sz w:val="24"/>
          <w:szCs w:val="24"/>
        </w:rPr>
        <w:t>dass bei eine</w:t>
      </w:r>
      <w:ins w:id="365" w:author="Lia Greiberg" w:date="2025-08-17T14:10:00Z" w16du:dateUtc="2025-08-17T12:10:00Z">
        <w:r w:rsidR="00117FEC">
          <w:rPr>
            <w:color w:val="000000"/>
            <w:sz w:val="24"/>
            <w:szCs w:val="24"/>
          </w:rPr>
          <w:t xml:space="preserve">m </w:t>
        </w:r>
        <w:commentRangeStart w:id="366"/>
        <w:r w:rsidR="00117FEC">
          <w:rPr>
            <w:color w:val="000000"/>
            <w:sz w:val="24"/>
            <w:szCs w:val="24"/>
          </w:rPr>
          <w:t>Menschen</w:t>
        </w:r>
      </w:ins>
      <w:del w:id="367" w:author="Lia Greiberg" w:date="2025-08-17T14:10:00Z" w16du:dateUtc="2025-08-17T12:10:00Z">
        <w:r w:rsidR="00C6350A" w:rsidDel="00117FEC">
          <w:rPr>
            <w:color w:val="000000"/>
            <w:sz w:val="24"/>
            <w:szCs w:val="24"/>
          </w:rPr>
          <w:delText>r</w:delText>
        </w:r>
      </w:del>
      <w:r w:rsidR="00C6350A">
        <w:rPr>
          <w:color w:val="000000"/>
          <w:sz w:val="24"/>
          <w:szCs w:val="24"/>
        </w:rPr>
        <w:t xml:space="preserve"> </w:t>
      </w:r>
      <w:commentRangeEnd w:id="366"/>
      <w:r w:rsidR="00805568">
        <w:rPr>
          <w:rStyle w:val="Kommentarzeichen"/>
        </w:rPr>
        <w:commentReference w:id="366"/>
      </w:r>
      <w:del w:id="368" w:author="Lia Greiberg" w:date="2025-08-17T14:10:00Z" w16du:dateUtc="2025-08-17T12:10:00Z">
        <w:r w:rsidR="00C6350A" w:rsidDel="00117FEC">
          <w:rPr>
            <w:color w:val="000000"/>
            <w:sz w:val="24"/>
            <w:szCs w:val="24"/>
          </w:rPr>
          <w:delText xml:space="preserve">Person </w:delText>
        </w:r>
      </w:del>
      <w:r w:rsidR="00C6350A">
        <w:rPr>
          <w:color w:val="000000"/>
          <w:sz w:val="24"/>
          <w:szCs w:val="24"/>
        </w:rPr>
        <w:t>das Kind ebenfalls ein</w:t>
      </w:r>
      <w:del w:id="369" w:author="Lia Greiberg" w:date="2025-08-17T14:10:00Z" w16du:dateUtc="2025-08-17T12:10:00Z">
        <w:r w:rsidR="00C6350A" w:rsidDel="00117FEC">
          <w:rPr>
            <w:color w:val="000000"/>
            <w:sz w:val="24"/>
            <w:szCs w:val="24"/>
          </w:rPr>
          <w:delText>e</w:delText>
        </w:r>
      </w:del>
      <w:r w:rsidR="00C6350A">
        <w:rPr>
          <w:color w:val="000000"/>
          <w:sz w:val="24"/>
          <w:szCs w:val="24"/>
        </w:rPr>
        <w:t xml:space="preserve"> </w:t>
      </w:r>
      <w:del w:id="370" w:author="Lia Greiberg" w:date="2025-08-17T14:10:00Z" w16du:dateUtc="2025-08-17T12:10:00Z">
        <w:r w:rsidR="00C6350A" w:rsidDel="00117FEC">
          <w:rPr>
            <w:color w:val="000000"/>
            <w:sz w:val="24"/>
            <w:szCs w:val="24"/>
          </w:rPr>
          <w:delText xml:space="preserve">Person </w:delText>
        </w:r>
      </w:del>
      <w:ins w:id="371" w:author="Lia Greiberg" w:date="2025-08-17T14:10:00Z" w16du:dateUtc="2025-08-17T12:10:00Z">
        <w:r w:rsidR="00117FEC">
          <w:rPr>
            <w:color w:val="000000"/>
            <w:sz w:val="24"/>
            <w:szCs w:val="24"/>
          </w:rPr>
          <w:t xml:space="preserve">Mensch </w:t>
        </w:r>
      </w:ins>
      <w:r w:rsidR="00C6350A">
        <w:rPr>
          <w:color w:val="000000"/>
          <w:sz w:val="24"/>
          <w:szCs w:val="24"/>
        </w:rPr>
        <w:t>und bei Elefanten ein Elefant ist. Zudem fehl</w:t>
      </w:r>
      <w:ins w:id="372" w:author="Lia Greiberg" w:date="2025-08-17T14:11:00Z" w16du:dateUtc="2025-08-17T12:11:00Z">
        <w:r w:rsidR="00117FEC">
          <w:rPr>
            <w:color w:val="000000"/>
            <w:sz w:val="24"/>
            <w:szCs w:val="24"/>
          </w:rPr>
          <w:t>t</w:t>
        </w:r>
      </w:ins>
      <w:del w:id="373" w:author="Lia Greiberg" w:date="2025-08-17T14:11:00Z" w16du:dateUtc="2025-08-17T12:11:00Z">
        <w:r w:rsidR="00C6350A" w:rsidDel="00117FEC">
          <w:rPr>
            <w:color w:val="000000"/>
            <w:sz w:val="24"/>
            <w:szCs w:val="24"/>
          </w:rPr>
          <w:delText>en</w:delText>
        </w:r>
      </w:del>
      <w:r w:rsidR="00C6350A">
        <w:rPr>
          <w:color w:val="000000"/>
          <w:sz w:val="24"/>
          <w:szCs w:val="24"/>
        </w:rPr>
        <w:t xml:space="preserve"> in RDF die Möglichkeit, Anzahlbegrenzungen festzulegen, wie z.</w:t>
      </w:r>
      <w:ins w:id="374" w:author="Lia Greiberg" w:date="2025-08-17T14:11:00Z" w16du:dateUtc="2025-08-17T12:11:00Z">
        <w:r w:rsidR="00117FEC">
          <w:rPr>
            <w:color w:val="000000"/>
            <w:sz w:val="24"/>
            <w:szCs w:val="24"/>
          </w:rPr>
          <w:t> </w:t>
        </w:r>
      </w:ins>
      <w:r w:rsidR="00C6350A">
        <w:rPr>
          <w:color w:val="000000"/>
          <w:sz w:val="24"/>
          <w:szCs w:val="24"/>
        </w:rPr>
        <w:t xml:space="preserve">B. </w:t>
      </w:r>
      <w:r w:rsidR="00C6350A">
        <w:rPr>
          <w:i/>
          <w:iCs/>
          <w:color w:val="000000"/>
          <w:sz w:val="24"/>
          <w:szCs w:val="24"/>
        </w:rPr>
        <w:t>jede</w:t>
      </w:r>
      <w:ins w:id="375" w:author="Lia Greiberg" w:date="2025-08-27T13:34:00Z" w16du:dateUtc="2025-08-27T11:34:00Z">
        <w:r w:rsidR="00805568">
          <w:rPr>
            <w:i/>
            <w:iCs/>
            <w:color w:val="000000"/>
            <w:sz w:val="24"/>
            <w:szCs w:val="24"/>
          </w:rPr>
          <w:t>r</w:t>
        </w:r>
      </w:ins>
      <w:r w:rsidR="00C6350A">
        <w:rPr>
          <w:i/>
          <w:iCs/>
          <w:color w:val="000000"/>
          <w:sz w:val="24"/>
          <w:szCs w:val="24"/>
        </w:rPr>
        <w:t xml:space="preserve"> </w:t>
      </w:r>
      <w:del w:id="376" w:author="Lia Greiberg" w:date="2025-08-27T13:34:00Z" w16du:dateUtc="2025-08-27T11:34:00Z">
        <w:r w:rsidR="00C6350A" w:rsidDel="00805568">
          <w:rPr>
            <w:i/>
            <w:iCs/>
            <w:color w:val="000000"/>
            <w:sz w:val="24"/>
            <w:szCs w:val="24"/>
          </w:rPr>
          <w:delText xml:space="preserve">Person </w:delText>
        </w:r>
      </w:del>
      <w:ins w:id="377" w:author="Lia Greiberg" w:date="2025-08-27T13:34:00Z" w16du:dateUtc="2025-08-27T11:34:00Z">
        <w:r w:rsidR="00805568">
          <w:rPr>
            <w:i/>
            <w:iCs/>
            <w:color w:val="000000"/>
            <w:sz w:val="24"/>
            <w:szCs w:val="24"/>
          </w:rPr>
          <w:t>Mensch</w:t>
        </w:r>
        <w:r w:rsidR="00805568">
          <w:rPr>
            <w:i/>
            <w:iCs/>
            <w:color w:val="000000"/>
            <w:sz w:val="24"/>
            <w:szCs w:val="24"/>
          </w:rPr>
          <w:t xml:space="preserve"> </w:t>
        </w:r>
      </w:ins>
      <w:r w:rsidR="00C6350A">
        <w:rPr>
          <w:i/>
          <w:iCs/>
          <w:color w:val="000000"/>
          <w:sz w:val="24"/>
          <w:szCs w:val="24"/>
        </w:rPr>
        <w:t>hat zwei Elternteil</w:t>
      </w:r>
      <w:ins w:id="378" w:author="Lia Greiberg" w:date="2025-08-17T14:11:00Z" w16du:dateUtc="2025-08-17T12:11:00Z">
        <w:r w:rsidR="00117FEC">
          <w:rPr>
            <w:i/>
            <w:iCs/>
            <w:color w:val="000000"/>
            <w:sz w:val="24"/>
            <w:szCs w:val="24"/>
          </w:rPr>
          <w:t>e</w:t>
        </w:r>
      </w:ins>
      <w:r w:rsidR="00C6350A">
        <w:rPr>
          <w:i/>
          <w:iCs/>
          <w:color w:val="000000"/>
          <w:sz w:val="24"/>
          <w:szCs w:val="24"/>
        </w:rPr>
        <w:t xml:space="preserve"> </w:t>
      </w:r>
      <w:r w:rsidR="00C6350A" w:rsidRPr="00C6350A">
        <w:rPr>
          <w:color w:val="000000"/>
          <w:sz w:val="24"/>
          <w:szCs w:val="24"/>
        </w:rPr>
        <w:t>oder</w:t>
      </w:r>
      <w:r w:rsidR="00C6350A">
        <w:rPr>
          <w:i/>
          <w:iCs/>
          <w:color w:val="000000"/>
          <w:sz w:val="24"/>
          <w:szCs w:val="24"/>
        </w:rPr>
        <w:t xml:space="preserve"> jede</w:t>
      </w:r>
      <w:ins w:id="379" w:author="Lia Greiberg" w:date="2025-08-27T13:34:00Z" w16du:dateUtc="2025-08-27T11:34:00Z">
        <w:r w:rsidR="00805568">
          <w:rPr>
            <w:i/>
            <w:iCs/>
            <w:color w:val="000000"/>
            <w:sz w:val="24"/>
            <w:szCs w:val="24"/>
          </w:rPr>
          <w:t xml:space="preserve">r Mensch </w:t>
        </w:r>
      </w:ins>
      <w:del w:id="380" w:author="Lia Greiberg" w:date="2025-08-27T13:34:00Z" w16du:dateUtc="2025-08-27T11:34:00Z">
        <w:r w:rsidR="00C6350A" w:rsidDel="00805568">
          <w:rPr>
            <w:i/>
            <w:iCs/>
            <w:color w:val="000000"/>
            <w:sz w:val="24"/>
            <w:szCs w:val="24"/>
          </w:rPr>
          <w:delText xml:space="preserve"> Person </w:delText>
        </w:r>
      </w:del>
      <w:r w:rsidR="00C6350A">
        <w:rPr>
          <w:i/>
          <w:iCs/>
          <w:color w:val="000000"/>
          <w:sz w:val="24"/>
          <w:szCs w:val="24"/>
        </w:rPr>
        <w:t>muss eine Mutter haben</w:t>
      </w:r>
      <w:r w:rsidR="00C6350A">
        <w:rPr>
          <w:color w:val="000000"/>
          <w:sz w:val="24"/>
          <w:szCs w:val="24"/>
        </w:rPr>
        <w:t xml:space="preserve">. Darüber hinaus kann RDF keine logischen Eigenschaften wie Transitivität, Symmetrie oder Inversen definieren </w:t>
      </w:r>
      <w:r w:rsidR="00C6350A">
        <w:rPr>
          <w:color w:val="000000"/>
          <w:sz w:val="24"/>
          <w:szCs w:val="24"/>
        </w:rPr>
        <w:fldChar w:fldCharType="begin"/>
      </w:r>
      <w:r w:rsidR="00F52E33">
        <w:rPr>
          <w:color w:val="000000"/>
          <w:sz w:val="24"/>
          <w:szCs w:val="24"/>
        </w:rPr>
        <w:instrText xml:space="preserve"> ADDIN ZOTERO_ITEM CSL_CITATION {"citationID":"f8gPNsx3","properties":{"formattedCitation":"(Dengel 2012, S. 124)","plainCitation":"(Dengel 2012, S. 124)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124"}],"schema":"https://github.com/citation-style-language/schema/raw/master/csl-citation.json"} </w:instrText>
      </w:r>
      <w:r w:rsidR="00C6350A">
        <w:rPr>
          <w:color w:val="000000"/>
          <w:sz w:val="24"/>
          <w:szCs w:val="24"/>
        </w:rPr>
        <w:fldChar w:fldCharType="separate"/>
      </w:r>
      <w:r w:rsidR="00C6350A">
        <w:rPr>
          <w:noProof/>
          <w:color w:val="000000"/>
          <w:sz w:val="24"/>
          <w:szCs w:val="24"/>
        </w:rPr>
        <w:t>(vgl. Dengel 2012: 127)</w:t>
      </w:r>
      <w:r w:rsidR="00C6350A">
        <w:rPr>
          <w:color w:val="000000"/>
          <w:sz w:val="24"/>
          <w:szCs w:val="24"/>
        </w:rPr>
        <w:fldChar w:fldCharType="end"/>
      </w:r>
      <w:r w:rsidR="00C6350A">
        <w:rPr>
          <w:color w:val="000000"/>
          <w:sz w:val="24"/>
          <w:szCs w:val="24"/>
        </w:rPr>
        <w:t xml:space="preserve">. </w:t>
      </w:r>
    </w:p>
    <w:p w14:paraId="721EFB49" w14:textId="4F570C55" w:rsidR="001929D3" w:rsidRPr="00396E68" w:rsidRDefault="005E5A74" w:rsidP="006149D4">
      <w:pPr>
        <w:spacing w:after="120" w:line="360" w:lineRule="auto"/>
        <w:ind w:firstLine="426"/>
        <w:jc w:val="both"/>
        <w:rPr>
          <w:color w:val="000000"/>
          <w:sz w:val="24"/>
          <w:szCs w:val="24"/>
        </w:rPr>
      </w:pPr>
      <w:r>
        <w:rPr>
          <w:color w:val="000000"/>
          <w:sz w:val="24"/>
          <w:szCs w:val="24"/>
        </w:rPr>
        <w:lastRenderedPageBreak/>
        <w:t>Wenn komplexeres Wissen über Daten aus</w:t>
      </w:r>
      <w:ins w:id="381" w:author="Lia Greiberg" w:date="2025-08-17T14:11:00Z" w16du:dateUtc="2025-08-17T12:11:00Z">
        <w:r w:rsidR="00117FEC">
          <w:rPr>
            <w:color w:val="000000"/>
            <w:sz w:val="24"/>
            <w:szCs w:val="24"/>
          </w:rPr>
          <w:t>ge</w:t>
        </w:r>
      </w:ins>
      <w:del w:id="382" w:author="Lia Greiberg" w:date="2025-08-17T14:11:00Z" w16du:dateUtc="2025-08-17T12:11:00Z">
        <w:r w:rsidDel="00117FEC">
          <w:rPr>
            <w:color w:val="000000"/>
            <w:sz w:val="24"/>
            <w:szCs w:val="24"/>
          </w:rPr>
          <w:delText>zu</w:delText>
        </w:r>
      </w:del>
      <w:r>
        <w:rPr>
          <w:color w:val="000000"/>
          <w:sz w:val="24"/>
          <w:szCs w:val="24"/>
        </w:rPr>
        <w:t>drück</w:t>
      </w:r>
      <w:ins w:id="383" w:author="Lia Greiberg" w:date="2025-08-17T14:11:00Z" w16du:dateUtc="2025-08-17T12:11:00Z">
        <w:r w:rsidR="00117FEC">
          <w:rPr>
            <w:color w:val="000000"/>
            <w:sz w:val="24"/>
            <w:szCs w:val="24"/>
          </w:rPr>
          <w:t xml:space="preserve">t </w:t>
        </w:r>
      </w:ins>
      <w:del w:id="384" w:author="Lia Greiberg" w:date="2025-08-17T14:11:00Z" w16du:dateUtc="2025-08-17T12:11:00Z">
        <w:r w:rsidDel="00117FEC">
          <w:rPr>
            <w:color w:val="000000"/>
            <w:sz w:val="24"/>
            <w:szCs w:val="24"/>
          </w:rPr>
          <w:delText xml:space="preserve">en </w:delText>
        </w:r>
      </w:del>
      <w:r>
        <w:rPr>
          <w:color w:val="000000"/>
          <w:sz w:val="24"/>
          <w:szCs w:val="24"/>
        </w:rPr>
        <w:t xml:space="preserve">werden soll, kommt </w:t>
      </w:r>
      <w:ins w:id="385" w:author="Lia Greiberg" w:date="2025-08-17T14:11:00Z" w16du:dateUtc="2025-08-17T12:11:00Z">
        <w:r w:rsidR="00117FEC">
          <w:rPr>
            <w:color w:val="000000"/>
            <w:sz w:val="24"/>
            <w:szCs w:val="24"/>
          </w:rPr>
          <w:t xml:space="preserve">das </w:t>
        </w:r>
      </w:ins>
      <w:r>
        <w:rPr>
          <w:color w:val="000000"/>
          <w:sz w:val="24"/>
          <w:szCs w:val="24"/>
        </w:rPr>
        <w:t xml:space="preserve">RDF-Schema (RDFS) zum Einsatz </w:t>
      </w:r>
      <w:r>
        <w:rPr>
          <w:color w:val="000000"/>
          <w:sz w:val="24"/>
          <w:szCs w:val="24"/>
        </w:rPr>
        <w:fldChar w:fldCharType="begin"/>
      </w:r>
      <w:r w:rsidR="00F52E33">
        <w:rPr>
          <w:color w:val="000000"/>
          <w:sz w:val="24"/>
          <w:szCs w:val="24"/>
        </w:rPr>
        <w:instrText xml:space="preserve"> ADDIN ZOTERO_ITEM CSL_CITATION {"citationID":"iicXy19l","properties":{"formattedCitation":"(Dengel 2012, S. 124)","plainCitation":"(Dengel 2012, S. 124)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124"}],"schema":"https://github.com/citation-style-language/schema/raw/master/csl-citation.json"} </w:instrText>
      </w:r>
      <w:r>
        <w:rPr>
          <w:color w:val="000000"/>
          <w:sz w:val="24"/>
          <w:szCs w:val="24"/>
        </w:rPr>
        <w:fldChar w:fldCharType="separate"/>
      </w:r>
      <w:r>
        <w:rPr>
          <w:noProof/>
          <w:color w:val="000000"/>
          <w:sz w:val="24"/>
          <w:szCs w:val="24"/>
        </w:rPr>
        <w:t xml:space="preserve">(vgl. </w:t>
      </w:r>
      <w:r w:rsidR="00BD4AA9">
        <w:rPr>
          <w:noProof/>
          <w:color w:val="000000"/>
          <w:sz w:val="24"/>
          <w:szCs w:val="24"/>
        </w:rPr>
        <w:t>ebd.</w:t>
      </w:r>
      <w:r>
        <w:rPr>
          <w:noProof/>
          <w:color w:val="000000"/>
          <w:sz w:val="24"/>
          <w:szCs w:val="24"/>
        </w:rPr>
        <w:t>: 124)</w:t>
      </w:r>
      <w:r>
        <w:rPr>
          <w:color w:val="000000"/>
          <w:sz w:val="24"/>
          <w:szCs w:val="24"/>
        </w:rPr>
        <w:fldChar w:fldCharType="end"/>
      </w:r>
      <w:r>
        <w:rPr>
          <w:color w:val="000000"/>
          <w:sz w:val="24"/>
          <w:szCs w:val="24"/>
        </w:rPr>
        <w:t xml:space="preserve">. </w:t>
      </w:r>
      <w:r w:rsidR="00210F0A" w:rsidRPr="000D3CF2">
        <w:rPr>
          <w:color w:val="000000"/>
          <w:sz w:val="24"/>
          <w:szCs w:val="24"/>
        </w:rPr>
        <w:t xml:space="preserve">Das anwendungsspezifische Vokabular eines RDF-Datenmodells wird </w:t>
      </w:r>
      <w:r>
        <w:rPr>
          <w:color w:val="000000"/>
          <w:sz w:val="24"/>
          <w:szCs w:val="24"/>
        </w:rPr>
        <w:t xml:space="preserve">mithilfe von </w:t>
      </w:r>
      <w:r w:rsidR="00210F0A" w:rsidRPr="000D3CF2">
        <w:rPr>
          <w:color w:val="000000"/>
          <w:sz w:val="24"/>
          <w:szCs w:val="24"/>
        </w:rPr>
        <w:t>RDF</w:t>
      </w:r>
      <w:r w:rsidR="005428BE">
        <w:rPr>
          <w:color w:val="000000"/>
          <w:sz w:val="24"/>
          <w:szCs w:val="24"/>
        </w:rPr>
        <w:t>S</w:t>
      </w:r>
      <w:r>
        <w:rPr>
          <w:color w:val="000000"/>
          <w:sz w:val="24"/>
          <w:szCs w:val="24"/>
        </w:rPr>
        <w:t xml:space="preserve"> sowie ergänzend durch</w:t>
      </w:r>
      <w:r w:rsidR="00210F0A" w:rsidRPr="000D3CF2">
        <w:rPr>
          <w:color w:val="000000"/>
          <w:sz w:val="24"/>
          <w:szCs w:val="24"/>
        </w:rPr>
        <w:t xml:space="preserve"> Ontologie </w:t>
      </w:r>
      <w:r>
        <w:rPr>
          <w:color w:val="000000"/>
          <w:sz w:val="24"/>
          <w:szCs w:val="24"/>
        </w:rPr>
        <w:t xml:space="preserve">in </w:t>
      </w:r>
      <w:r w:rsidR="00210F0A" w:rsidRPr="000D3CF2">
        <w:rPr>
          <w:color w:val="000000"/>
          <w:sz w:val="24"/>
          <w:szCs w:val="24"/>
        </w:rPr>
        <w:t xml:space="preserve">OWL </w:t>
      </w:r>
      <w:r>
        <w:rPr>
          <w:color w:val="000000"/>
          <w:sz w:val="24"/>
          <w:szCs w:val="24"/>
        </w:rPr>
        <w:t>definiert</w:t>
      </w:r>
      <w:r w:rsidR="00210F0A" w:rsidRPr="000D3CF2">
        <w:rPr>
          <w:color w:val="000000"/>
          <w:sz w:val="24"/>
          <w:szCs w:val="24"/>
        </w:rPr>
        <w:t>. Im Unterschied zu XML-Schema</w:t>
      </w:r>
      <w:r w:rsidR="00210F0A">
        <w:rPr>
          <w:color w:val="000000"/>
          <w:sz w:val="24"/>
          <w:szCs w:val="24"/>
        </w:rPr>
        <w:t xml:space="preserve"> oder DTD</w:t>
      </w:r>
      <w:r w:rsidR="00210F0A" w:rsidRPr="000D3CF2">
        <w:rPr>
          <w:color w:val="000000"/>
          <w:sz w:val="24"/>
          <w:szCs w:val="24"/>
        </w:rPr>
        <w:t xml:space="preserve">, </w:t>
      </w:r>
      <w:r w:rsidR="00210F0A">
        <w:rPr>
          <w:color w:val="000000"/>
          <w:sz w:val="24"/>
          <w:szCs w:val="24"/>
        </w:rPr>
        <w:t>die</w:t>
      </w:r>
      <w:r w:rsidR="00210F0A" w:rsidRPr="000D3CF2">
        <w:rPr>
          <w:color w:val="000000"/>
          <w:sz w:val="24"/>
          <w:szCs w:val="24"/>
        </w:rPr>
        <w:t xml:space="preserve"> die Struktur von XML-Dokumenten durch Einschränkungen definier</w:t>
      </w:r>
      <w:r w:rsidR="00210F0A">
        <w:rPr>
          <w:color w:val="000000"/>
          <w:sz w:val="24"/>
          <w:szCs w:val="24"/>
        </w:rPr>
        <w:t>en</w:t>
      </w:r>
      <w:r w:rsidR="00210F0A" w:rsidRPr="000D3CF2">
        <w:rPr>
          <w:color w:val="000000"/>
          <w:sz w:val="24"/>
          <w:szCs w:val="24"/>
        </w:rPr>
        <w:t>, beschreibt das RDF</w:t>
      </w:r>
      <w:r w:rsidR="005428BE">
        <w:rPr>
          <w:color w:val="000000"/>
          <w:sz w:val="24"/>
          <w:szCs w:val="24"/>
        </w:rPr>
        <w:t>S</w:t>
      </w:r>
      <w:r w:rsidR="00210F0A" w:rsidRPr="000D3CF2">
        <w:rPr>
          <w:color w:val="000000"/>
          <w:sz w:val="24"/>
          <w:szCs w:val="24"/>
        </w:rPr>
        <w:t xml:space="preserve"> die Eigenschaften von Objekten sowie deren Beziehungen zueinander und zu ihren Wertebereichen </w:t>
      </w:r>
      <w:r w:rsidR="00210F0A">
        <w:rPr>
          <w:color w:val="000000"/>
          <w:sz w:val="24"/>
          <w:szCs w:val="24"/>
        </w:rPr>
        <w:fldChar w:fldCharType="begin"/>
      </w:r>
      <w:r w:rsidR="00210F0A">
        <w:rPr>
          <w:color w:val="000000"/>
          <w:sz w:val="24"/>
          <w:szCs w:val="24"/>
        </w:rPr>
        <w:instrText xml:space="preserve"> ADDIN ZOTERO_ITEM CSL_CITATION {"citationID":"55j4A2g7","properties":{"formattedCitation":"(Baumeister/Seipel 2005, S. 40\\uc0\\u8211{}41)","plainCitation":"(Baumeister/Seipel 2005, S. 40–41)","dontUpdate":true,"noteIndex":0},"citationItems":[{"id":8,"uris":["http://zotero.org/users/10358077/items/JSQ9TVIS"],"itemData":{"id":8,"type":"article-journal","abstract":"Das Semantic Web wird seit dem visionären Artikel von Berners-Lee, Hendler und Lassila [3] allgemein als die nächste Evolutionsstufe des World Wide Web betrachtet.","container-title":"Informatik-Spektrum","DOI":"10.1007/s00287-004-0454-1","ISSN":"1432-122X","issue":"1","journalAbbreviation":"Informatik Spektrum","language":"de","page":"40-44","source":"Springer Link","title":"Anfragesprachen für das Semantic Web","volume":"28","author":[{"family":"Baumeister","given":"Joachim"},{"family":"Seipel","given":"Dietmar"}],"issued":{"date-parts":[["2005",2,1]]}},"locator":"40-41"}],"schema":"https://github.com/citation-style-language/schema/raw/master/csl-citation.json"} </w:instrText>
      </w:r>
      <w:r w:rsidR="00210F0A">
        <w:rPr>
          <w:color w:val="000000"/>
          <w:sz w:val="24"/>
          <w:szCs w:val="24"/>
        </w:rPr>
        <w:fldChar w:fldCharType="separate"/>
      </w:r>
      <w:r w:rsidR="00210F0A" w:rsidRPr="000D3CF2">
        <w:rPr>
          <w:color w:val="000000"/>
          <w:sz w:val="24"/>
          <w:szCs w:val="24"/>
        </w:rPr>
        <w:t>(</w:t>
      </w:r>
      <w:r w:rsidR="00210F0A">
        <w:rPr>
          <w:color w:val="000000"/>
          <w:sz w:val="24"/>
          <w:szCs w:val="24"/>
        </w:rPr>
        <w:t xml:space="preserve">vgl. </w:t>
      </w:r>
      <w:r w:rsidR="00210F0A" w:rsidRPr="000D3CF2">
        <w:rPr>
          <w:color w:val="000000"/>
          <w:sz w:val="24"/>
          <w:szCs w:val="24"/>
        </w:rPr>
        <w:t>Baumeister/</w:t>
      </w:r>
      <w:del w:id="386" w:author="Lia Greiberg" w:date="2025-08-17T14:12:00Z" w16du:dateUtc="2025-08-17T12:12:00Z">
        <w:r w:rsidR="00210F0A" w:rsidDel="009440D7">
          <w:rPr>
            <w:color w:val="000000"/>
            <w:sz w:val="24"/>
            <w:szCs w:val="24"/>
          </w:rPr>
          <w:delText xml:space="preserve"> </w:delText>
        </w:r>
      </w:del>
      <w:r w:rsidR="00210F0A" w:rsidRPr="000D3CF2">
        <w:rPr>
          <w:color w:val="000000"/>
          <w:sz w:val="24"/>
          <w:szCs w:val="24"/>
        </w:rPr>
        <w:t>Seipel 2005</w:t>
      </w:r>
      <w:r w:rsidR="00210F0A">
        <w:rPr>
          <w:color w:val="000000"/>
          <w:sz w:val="24"/>
          <w:szCs w:val="24"/>
        </w:rPr>
        <w:t>:</w:t>
      </w:r>
      <w:r w:rsidR="00210F0A" w:rsidRPr="000D3CF2">
        <w:rPr>
          <w:color w:val="000000"/>
          <w:sz w:val="24"/>
          <w:szCs w:val="24"/>
        </w:rPr>
        <w:t xml:space="preserve"> 40–41)</w:t>
      </w:r>
      <w:r w:rsidR="00210F0A">
        <w:rPr>
          <w:color w:val="000000"/>
          <w:sz w:val="24"/>
          <w:szCs w:val="24"/>
        </w:rPr>
        <w:fldChar w:fldCharType="end"/>
      </w:r>
      <w:r w:rsidR="00210F0A" w:rsidRPr="000D3CF2">
        <w:rPr>
          <w:color w:val="000000"/>
          <w:sz w:val="24"/>
          <w:szCs w:val="24"/>
        </w:rPr>
        <w:t xml:space="preserve">. </w:t>
      </w:r>
      <w:r w:rsidR="00453E3B">
        <w:rPr>
          <w:color w:val="000000"/>
          <w:sz w:val="24"/>
          <w:szCs w:val="24"/>
        </w:rPr>
        <w:t xml:space="preserve">RDFS stellt dabei ein Vokabular zur Verfügung, mit dem sich Klassen </w:t>
      </w:r>
      <w:r w:rsidR="00453E3B" w:rsidRPr="00453E3B">
        <w:rPr>
          <w:color w:val="000000"/>
          <w:sz w:val="24"/>
          <w:szCs w:val="24"/>
        </w:rPr>
        <w:t>(</w:t>
      </w:r>
      <w:proofErr w:type="spellStart"/>
      <w:proofErr w:type="gramStart"/>
      <w:r w:rsidR="00453E3B" w:rsidRPr="00453E3B">
        <w:rPr>
          <w:color w:val="000000"/>
          <w:sz w:val="24"/>
          <w:szCs w:val="24"/>
        </w:rPr>
        <w:t>rdfs:Class</w:t>
      </w:r>
      <w:proofErr w:type="spellEnd"/>
      <w:proofErr w:type="gramEnd"/>
      <w:r w:rsidR="00453E3B" w:rsidRPr="00453E3B">
        <w:rPr>
          <w:color w:val="000000"/>
          <w:sz w:val="24"/>
          <w:szCs w:val="24"/>
        </w:rPr>
        <w:t xml:space="preserve">, </w:t>
      </w:r>
      <w:proofErr w:type="spellStart"/>
      <w:proofErr w:type="gramStart"/>
      <w:r w:rsidR="00453E3B" w:rsidRPr="00453E3B">
        <w:rPr>
          <w:color w:val="000000"/>
          <w:sz w:val="24"/>
          <w:szCs w:val="24"/>
        </w:rPr>
        <w:t>rdfs:subClassOf</w:t>
      </w:r>
      <w:proofErr w:type="spellEnd"/>
      <w:proofErr w:type="gramEnd"/>
      <w:r w:rsidR="00453E3B" w:rsidRPr="00453E3B">
        <w:rPr>
          <w:color w:val="000000"/>
          <w:sz w:val="24"/>
          <w:szCs w:val="24"/>
        </w:rPr>
        <w:t>), Eigenschaften (</w:t>
      </w:r>
      <w:proofErr w:type="spellStart"/>
      <w:proofErr w:type="gramStart"/>
      <w:r w:rsidR="00453E3B" w:rsidRPr="00453E3B">
        <w:rPr>
          <w:color w:val="000000"/>
          <w:sz w:val="24"/>
          <w:szCs w:val="24"/>
        </w:rPr>
        <w:t>rdf:Property</w:t>
      </w:r>
      <w:proofErr w:type="spellEnd"/>
      <w:proofErr w:type="gramEnd"/>
      <w:r w:rsidR="00453E3B" w:rsidRPr="00453E3B">
        <w:rPr>
          <w:color w:val="000000"/>
          <w:sz w:val="24"/>
          <w:szCs w:val="24"/>
        </w:rPr>
        <w:t xml:space="preserve">, </w:t>
      </w:r>
      <w:proofErr w:type="spellStart"/>
      <w:proofErr w:type="gramStart"/>
      <w:r w:rsidR="00453E3B" w:rsidRPr="00453E3B">
        <w:rPr>
          <w:color w:val="000000"/>
          <w:sz w:val="24"/>
          <w:szCs w:val="24"/>
        </w:rPr>
        <w:t>rdfs:subPropertyOf</w:t>
      </w:r>
      <w:proofErr w:type="spellEnd"/>
      <w:proofErr w:type="gramEnd"/>
      <w:r w:rsidR="00453E3B" w:rsidRPr="00453E3B">
        <w:rPr>
          <w:color w:val="000000"/>
          <w:sz w:val="24"/>
          <w:szCs w:val="24"/>
        </w:rPr>
        <w:t>) und die Beziehungen zwischen Klassen und Datentypen (</w:t>
      </w:r>
      <w:proofErr w:type="spellStart"/>
      <w:proofErr w:type="gramStart"/>
      <w:r w:rsidR="00453E3B" w:rsidRPr="00453E3B">
        <w:rPr>
          <w:color w:val="000000"/>
          <w:sz w:val="24"/>
          <w:szCs w:val="24"/>
        </w:rPr>
        <w:t>rdfs:domain</w:t>
      </w:r>
      <w:proofErr w:type="spellEnd"/>
      <w:proofErr w:type="gramEnd"/>
      <w:r w:rsidR="00453E3B" w:rsidRPr="00453E3B">
        <w:rPr>
          <w:color w:val="000000"/>
          <w:sz w:val="24"/>
          <w:szCs w:val="24"/>
        </w:rPr>
        <w:t xml:space="preserve">, </w:t>
      </w:r>
      <w:proofErr w:type="spellStart"/>
      <w:proofErr w:type="gramStart"/>
      <w:r w:rsidR="00453E3B" w:rsidRPr="00453E3B">
        <w:rPr>
          <w:color w:val="000000"/>
          <w:sz w:val="24"/>
          <w:szCs w:val="24"/>
        </w:rPr>
        <w:t>rdfs:range</w:t>
      </w:r>
      <w:proofErr w:type="spellEnd"/>
      <w:proofErr w:type="gramEnd"/>
      <w:r w:rsidR="00453E3B" w:rsidRPr="00453E3B">
        <w:rPr>
          <w:color w:val="000000"/>
          <w:sz w:val="24"/>
          <w:szCs w:val="24"/>
        </w:rPr>
        <w:t>) defin</w:t>
      </w:r>
      <w:r w:rsidR="00453E3B">
        <w:rPr>
          <w:color w:val="000000"/>
          <w:sz w:val="24"/>
          <w:szCs w:val="24"/>
        </w:rPr>
        <w:t xml:space="preserve">ieren lassen. </w:t>
      </w:r>
      <w:r w:rsidR="005428BE">
        <w:rPr>
          <w:color w:val="000000"/>
          <w:sz w:val="24"/>
          <w:szCs w:val="24"/>
        </w:rPr>
        <w:t xml:space="preserve">Außerdem ermöglicht </w:t>
      </w:r>
      <w:r w:rsidR="006149D4">
        <w:rPr>
          <w:color w:val="000000"/>
          <w:sz w:val="24"/>
          <w:szCs w:val="24"/>
        </w:rPr>
        <w:t>RDFS</w:t>
      </w:r>
      <w:r w:rsidR="005428BE">
        <w:rPr>
          <w:color w:val="000000"/>
          <w:sz w:val="24"/>
          <w:szCs w:val="24"/>
        </w:rPr>
        <w:t xml:space="preserve"> die Angabe von Metadaten zu der Ontologie </w:t>
      </w:r>
      <w:r w:rsidR="005428BE">
        <w:rPr>
          <w:color w:val="000000"/>
          <w:sz w:val="24"/>
          <w:szCs w:val="24"/>
        </w:rPr>
        <w:fldChar w:fldCharType="begin"/>
      </w:r>
      <w:r w:rsidR="00A81721">
        <w:rPr>
          <w:color w:val="000000"/>
          <w:sz w:val="24"/>
          <w:szCs w:val="24"/>
        </w:rPr>
        <w:instrText xml:space="preserve"> ADDIN ZOTERO_ITEM CSL_CITATION {"citationID":"wydf2zKy","properties":{"formattedCitation":"(Kuhlen et al. 2022, S. 260\\uc0\\u8211{}261)","plainCitation":"(Kuhlen et al. 2022, S. 260–261)","dontUpdate":true,"noteIndex":0},"citationItems":[{"id":203,"uris":["http://zotero.org/users/10358077/items/N83KB9V7"],"itemData":{"id":203,"type":"book","abstract":"The seventh edition of the Principles of Practical Information and Documentation is now called: The Principles of Information Science. The new title does justice to the fact that there is an increasing need to theorize how we deal with knowledge and information in practice, training, and research as well as the development of information skills, in particular in online information services. All articles in the volume have been rewritten.","language":"German","license":"open access","note":"Accepted: 2023-01-31T04:02:39Z\nDOI: 10.1515/9783110769043","publisher":"De Gruyter","source":"directory.doabooks.org","title":"Grundlagen der Informationswissenschaft","URL":"https://directory.doabooks.org/handle/20.500.12854/96472","editor":[{"family":"Kuhlen","given":"Rainer"},{"family":"Lewandowski","given":"Dirk"},{"family":"Semar","given":"Wolfgang"},{"family":"Womser-Hacker","given":"Christa"}],"accessed":{"date-parts":[["2025",7,24]]},"issued":{"date-parts":[["2022"]]}},"locator":"260-261"}],"schema":"https://github.com/citation-style-language/schema/raw/master/csl-citation.json"} </w:instrText>
      </w:r>
      <w:r w:rsidR="005428BE">
        <w:rPr>
          <w:color w:val="000000"/>
          <w:sz w:val="24"/>
          <w:szCs w:val="24"/>
        </w:rPr>
        <w:fldChar w:fldCharType="separate"/>
      </w:r>
      <w:r w:rsidR="005428BE" w:rsidRPr="00BE7473">
        <w:rPr>
          <w:color w:val="000000"/>
          <w:sz w:val="24"/>
          <w:szCs w:val="24"/>
        </w:rPr>
        <w:t>(</w:t>
      </w:r>
      <w:r w:rsidR="005428BE">
        <w:rPr>
          <w:color w:val="000000"/>
          <w:sz w:val="24"/>
          <w:szCs w:val="24"/>
        </w:rPr>
        <w:t xml:space="preserve">vgl. </w:t>
      </w:r>
      <w:r w:rsidR="005428BE" w:rsidRPr="00BE7473">
        <w:rPr>
          <w:color w:val="000000"/>
          <w:sz w:val="24"/>
          <w:szCs w:val="24"/>
        </w:rPr>
        <w:t>Kuhlen et al. 2022</w:t>
      </w:r>
      <w:r w:rsidR="005428BE">
        <w:rPr>
          <w:color w:val="000000"/>
          <w:sz w:val="24"/>
          <w:szCs w:val="24"/>
        </w:rPr>
        <w:t xml:space="preserve">: </w:t>
      </w:r>
      <w:r w:rsidR="005428BE" w:rsidRPr="00BE7473">
        <w:rPr>
          <w:color w:val="000000"/>
          <w:sz w:val="24"/>
          <w:szCs w:val="24"/>
        </w:rPr>
        <w:t>26</w:t>
      </w:r>
      <w:r w:rsidR="005428BE">
        <w:rPr>
          <w:color w:val="000000"/>
          <w:sz w:val="24"/>
          <w:szCs w:val="24"/>
        </w:rPr>
        <w:t>2</w:t>
      </w:r>
      <w:r w:rsidR="005428BE" w:rsidRPr="00BE7473">
        <w:rPr>
          <w:color w:val="000000"/>
          <w:sz w:val="24"/>
          <w:szCs w:val="24"/>
        </w:rPr>
        <w:t>)</w:t>
      </w:r>
      <w:r w:rsidR="005428BE">
        <w:rPr>
          <w:color w:val="000000"/>
          <w:sz w:val="24"/>
          <w:szCs w:val="24"/>
        </w:rPr>
        <w:fldChar w:fldCharType="end"/>
      </w:r>
      <w:r w:rsidR="00663252">
        <w:rPr>
          <w:color w:val="000000"/>
          <w:sz w:val="24"/>
          <w:szCs w:val="24"/>
        </w:rPr>
        <w:t>.</w:t>
      </w:r>
      <w:r w:rsidR="00396E68">
        <w:rPr>
          <w:color w:val="000000"/>
          <w:sz w:val="24"/>
          <w:szCs w:val="24"/>
        </w:rPr>
        <w:t xml:space="preserve"> </w:t>
      </w:r>
      <w:r w:rsidR="00396E68" w:rsidRPr="00396E68">
        <w:rPr>
          <w:color w:val="000000"/>
          <w:sz w:val="24"/>
          <w:szCs w:val="24"/>
        </w:rPr>
        <w:t xml:space="preserve">RDF-Schema erweitert RDF durch die Einführung einer extern spezifizierten Semantik. </w:t>
      </w:r>
      <w:commentRangeStart w:id="387"/>
      <w:r w:rsidR="00396E68" w:rsidRPr="00396E68">
        <w:rPr>
          <w:color w:val="000000"/>
          <w:sz w:val="24"/>
          <w:szCs w:val="24"/>
        </w:rPr>
        <w:t>Während RDF Eigenschaften von und Beziehungen zwischen Ressourcen mithilfe benannter Properties und Werte definiert, stellt RDFS genau diese Mechanismen zur Verfügung</w:t>
      </w:r>
      <w:r w:rsidR="00396E68">
        <w:rPr>
          <w:color w:val="000000"/>
          <w:sz w:val="24"/>
          <w:szCs w:val="24"/>
        </w:rPr>
        <w:t xml:space="preserve"> </w:t>
      </w:r>
      <w:commentRangeEnd w:id="387"/>
      <w:r w:rsidR="004C0257">
        <w:rPr>
          <w:rStyle w:val="Kommentarzeichen"/>
        </w:rPr>
        <w:commentReference w:id="387"/>
      </w:r>
      <w:r w:rsidR="00396E68">
        <w:rPr>
          <w:color w:val="000000"/>
          <w:sz w:val="24"/>
          <w:szCs w:val="24"/>
        </w:rPr>
        <w:fldChar w:fldCharType="begin"/>
      </w:r>
      <w:r w:rsidR="00F52E33">
        <w:rPr>
          <w:color w:val="000000"/>
          <w:sz w:val="24"/>
          <w:szCs w:val="24"/>
        </w:rPr>
        <w:instrText xml:space="preserve"> ADDIN ZOTERO_ITEM CSL_CITATION {"citationID":"bcMuZIGk","properties":{"formattedCitation":"(Dengel 2012, S. 124)","plainCitation":"(Dengel 2012, S. 124)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124"}],"schema":"https://github.com/citation-style-language/schema/raw/master/csl-citation.json"} </w:instrText>
      </w:r>
      <w:r w:rsidR="00396E68">
        <w:rPr>
          <w:color w:val="000000"/>
          <w:sz w:val="24"/>
          <w:szCs w:val="24"/>
        </w:rPr>
        <w:fldChar w:fldCharType="separate"/>
      </w:r>
      <w:r w:rsidR="00396E68">
        <w:rPr>
          <w:noProof/>
          <w:color w:val="000000"/>
          <w:sz w:val="24"/>
          <w:szCs w:val="24"/>
        </w:rPr>
        <w:t>(vgl. Dengel 2012: 124)</w:t>
      </w:r>
      <w:r w:rsidR="00396E68">
        <w:rPr>
          <w:color w:val="000000"/>
          <w:sz w:val="24"/>
          <w:szCs w:val="24"/>
        </w:rPr>
        <w:fldChar w:fldCharType="end"/>
      </w:r>
      <w:r w:rsidR="00396E68">
        <w:rPr>
          <w:color w:val="000000"/>
          <w:sz w:val="24"/>
          <w:szCs w:val="24"/>
        </w:rPr>
        <w:t>.</w:t>
      </w:r>
    </w:p>
    <w:p w14:paraId="0FB1F056" w14:textId="77777777" w:rsidR="00AE5A6A" w:rsidRDefault="00AE5A6A" w:rsidP="009E5759">
      <w:pPr>
        <w:pStyle w:val="berschrift3"/>
        <w:numPr>
          <w:ilvl w:val="1"/>
          <w:numId w:val="13"/>
        </w:numPr>
        <w:ind w:left="426" w:hanging="426"/>
        <w:jc w:val="both"/>
        <w:rPr>
          <w:rFonts w:ascii="Times New Roman" w:hAnsi="Times New Roman"/>
          <w:sz w:val="26"/>
          <w:szCs w:val="26"/>
        </w:rPr>
      </w:pPr>
      <w:r>
        <w:rPr>
          <w:rFonts w:ascii="Times New Roman" w:hAnsi="Times New Roman"/>
          <w:sz w:val="26"/>
          <w:szCs w:val="26"/>
        </w:rPr>
        <w:t>OWL</w:t>
      </w:r>
    </w:p>
    <w:p w14:paraId="7057CD87" w14:textId="43E64BC6" w:rsidR="00E9256C" w:rsidRDefault="00E20692" w:rsidP="00156773">
      <w:pPr>
        <w:spacing w:line="360" w:lineRule="auto"/>
        <w:jc w:val="both"/>
        <w:rPr>
          <w:sz w:val="24"/>
          <w:szCs w:val="24"/>
        </w:rPr>
      </w:pPr>
      <w:commentRangeStart w:id="388"/>
      <w:r w:rsidRPr="00C1521F">
        <w:rPr>
          <w:sz w:val="24"/>
          <w:szCs w:val="24"/>
        </w:rPr>
        <w:t xml:space="preserve">Wie </w:t>
      </w:r>
      <w:del w:id="389" w:author="Lia Greiberg" w:date="2025-08-17T14:12:00Z" w16du:dateUtc="2025-08-17T12:12:00Z">
        <w:r w:rsidRPr="00C1521F" w:rsidDel="00F62CA1">
          <w:rPr>
            <w:sz w:val="24"/>
            <w:szCs w:val="24"/>
          </w:rPr>
          <w:delText>schon gesagt</w:delText>
        </w:r>
      </w:del>
      <w:ins w:id="390" w:author="Lia Greiberg" w:date="2025-08-17T14:12:00Z" w16du:dateUtc="2025-08-17T12:12:00Z">
        <w:r w:rsidR="00F62CA1" w:rsidRPr="00C1521F">
          <w:rPr>
            <w:sz w:val="24"/>
            <w:szCs w:val="24"/>
          </w:rPr>
          <w:t>bereits erw</w:t>
        </w:r>
      </w:ins>
      <w:ins w:id="391" w:author="Lia Greiberg" w:date="2025-08-17T14:13:00Z" w16du:dateUtc="2025-08-17T12:13:00Z">
        <w:r w:rsidR="00F62CA1" w:rsidRPr="00C1521F">
          <w:rPr>
            <w:sz w:val="24"/>
            <w:szCs w:val="24"/>
          </w:rPr>
          <w:t>ähnt</w:t>
        </w:r>
      </w:ins>
      <w:del w:id="392" w:author="Lia Greiberg" w:date="2025-08-17T14:13:00Z" w16du:dateUtc="2025-08-17T12:13:00Z">
        <w:r w:rsidRPr="00C1521F" w:rsidDel="00F62CA1">
          <w:rPr>
            <w:sz w:val="24"/>
            <w:szCs w:val="24"/>
          </w:rPr>
          <w:delText xml:space="preserve"> wurde</w:delText>
        </w:r>
      </w:del>
      <w:r w:rsidRPr="00C1521F">
        <w:rPr>
          <w:sz w:val="24"/>
          <w:szCs w:val="24"/>
        </w:rPr>
        <w:t>,</w:t>
      </w:r>
      <w:commentRangeEnd w:id="388"/>
      <w:r w:rsidR="00C1521F">
        <w:rPr>
          <w:rStyle w:val="Kommentarzeichen"/>
        </w:rPr>
        <w:commentReference w:id="388"/>
      </w:r>
      <w:r>
        <w:rPr>
          <w:sz w:val="24"/>
          <w:szCs w:val="24"/>
        </w:rPr>
        <w:t xml:space="preserve"> weist RDF gewisse Defizite auf. Aus diesem Grund wurde OWL als eine Erweiterung der bestehenden Web-Standards wie XML, RDF und RDFS entwickelt</w:t>
      </w:r>
      <w:r w:rsidR="007D16DC">
        <w:rPr>
          <w:sz w:val="24"/>
          <w:szCs w:val="24"/>
        </w:rPr>
        <w:t xml:space="preserve"> </w:t>
      </w:r>
      <w:r w:rsidR="007D16DC">
        <w:rPr>
          <w:color w:val="000000"/>
          <w:sz w:val="24"/>
          <w:szCs w:val="24"/>
        </w:rPr>
        <w:fldChar w:fldCharType="begin"/>
      </w:r>
      <w:r w:rsidR="007D16DC">
        <w:rPr>
          <w:color w:val="000000"/>
          <w:sz w:val="24"/>
          <w:szCs w:val="24"/>
        </w:rPr>
        <w:instrText xml:space="preserve"> ADDIN ZOTERO_ITEM CSL_CITATION {"citationID":"AfmU66ZX","properties":{"formattedCitation":"(Dengel 2012, S. 124)","plainCitation":"(Dengel 2012, S. 124)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124"}],"schema":"https://github.com/citation-style-language/schema/raw/master/csl-citation.json"} </w:instrText>
      </w:r>
      <w:r w:rsidR="007D16DC">
        <w:rPr>
          <w:color w:val="000000"/>
          <w:sz w:val="24"/>
          <w:szCs w:val="24"/>
        </w:rPr>
        <w:fldChar w:fldCharType="separate"/>
      </w:r>
      <w:r w:rsidR="007D16DC">
        <w:rPr>
          <w:noProof/>
          <w:color w:val="000000"/>
          <w:sz w:val="24"/>
          <w:szCs w:val="24"/>
        </w:rPr>
        <w:t>(vgl. Dengel 2012: 127)</w:t>
      </w:r>
      <w:r w:rsidR="007D16DC">
        <w:rPr>
          <w:color w:val="000000"/>
          <w:sz w:val="24"/>
          <w:szCs w:val="24"/>
        </w:rPr>
        <w:fldChar w:fldCharType="end"/>
      </w:r>
      <w:r>
        <w:rPr>
          <w:sz w:val="24"/>
          <w:szCs w:val="24"/>
        </w:rPr>
        <w:t xml:space="preserve">. </w:t>
      </w:r>
      <w:r w:rsidR="006B4573">
        <w:rPr>
          <w:sz w:val="24"/>
          <w:szCs w:val="24"/>
        </w:rPr>
        <w:t xml:space="preserve">Bei OWL besteht ein Gleichgewicht zwischen der Ausdruckstärke der Sprache und ihrer Skalierbarkeit </w:t>
      </w:r>
      <w:r w:rsidR="006B4573">
        <w:rPr>
          <w:sz w:val="24"/>
          <w:szCs w:val="24"/>
        </w:rPr>
        <w:fldChar w:fldCharType="begin"/>
      </w:r>
      <w:r w:rsidR="00CA2E97">
        <w:rPr>
          <w:sz w:val="24"/>
          <w:szCs w:val="24"/>
        </w:rPr>
        <w:instrText xml:space="preserve"> ADDIN ZOTERO_ITEM CSL_CITATION {"citationID":"7VH319ot","properties":{"formattedCitation":"(Hitzler et al. 2007, S. 125)","plainCitation":"(Hitzler et al. 2007, S. 125)","dontUpdate":true,"noteIndex":0},"citationItems":[{"id":209,"uris":["http://zotero.org/users/10358077/items/YFT6F3CI"],"itemData":{"id":209,"type":"book","abstract":"Das Buch Semantic Web – Grundlagen vermittelt als erstes deutschsprachiges Lehrbuch die Grundlagen des Semantic Web in verständlicher Weise. Es ermöglicht einen einfachen und zügigen Einstieg in Methoden und Technologien des Semantic Web und kann z.B. als solide Grundlage für die Vorbereitung und Durchführung von Vorlesungen genutzt werden. Die Autoren trennen dabei sauber zwischen einer intuitiven Hinführung zur Verwendung semantischer Technologien in der Praxis einerseits, und der Erklärung formaler und theoretischer Hintergründe andererseits. Nur für letzteres werden Grundkenntnisse in Logik vorausgesetzt, die sich bei Bedarf jedoch durch zusätzliche Lektüre und mit Hilfe eines entsprechenden Kapitels im Anhang aneignen lassen. Das Lehrbuch richtet sich primär an Studenten mit Grundkenntnissen in Informatik sowie an interessierte Praktiker welche sich im Bereich Semantic Web fortbilden möchten.   Aus den Rezensionen:  \"... RDF, RDF-S und OWL. Diese Sprachen ... werden von den Autoren dargestellt. Bei der Darstellung ... fallen sie selten zu schwierigen Fachslang, sondern liefern eine gut nachvollziehbare Schilderung mit einfachen Beispielen, auch Übungsaufgaben runden die Kapitel ab. ... Semantic Web ist ein einfach geschriebenes und anschauliches Buch, das In die Grundkonzepte der Semantic-Web-Techniken einführt. Wer sich schnell in RDF, RDF-S und Co. einarbeiten muss und etwas Vorbildung in Logik und Algebra mitbringt, der trifft mit diesem Lehrbuch sicherlich eine gute Wahl ...\" (http://www.literaturnetz.com/content/view/8742/44/)","ISBN":"978-3-540-33994-6","language":"de","note":"Google-Books-ID: hBEkBAAAQBAJ","number-of-pages":"280","publisher":"Springer-Verlag","source":"Google Books","title":"Semantic Web: Grundlagen","title-short":"Semantic Web","author":[{"family":"Hitzler","given":"Pascal"},{"family":"Krötzsch","given":"Markus"},{"family":"Rudolph","given":"Sebastian"},{"family":"Sure","given":"York"}],"issued":{"date-parts":[["2007",10,24]]}},"locator":"125"}],"schema":"https://github.com/citation-style-language/schema/raw/master/csl-citation.json"} </w:instrText>
      </w:r>
      <w:r w:rsidR="006B4573">
        <w:rPr>
          <w:sz w:val="24"/>
          <w:szCs w:val="24"/>
        </w:rPr>
        <w:fldChar w:fldCharType="separate"/>
      </w:r>
      <w:r w:rsidR="006B4573">
        <w:rPr>
          <w:noProof/>
          <w:sz w:val="24"/>
          <w:szCs w:val="24"/>
        </w:rPr>
        <w:t>(vgl. Hitzler et al. 2007: 125)</w:t>
      </w:r>
      <w:r w:rsidR="006B4573">
        <w:rPr>
          <w:sz w:val="24"/>
          <w:szCs w:val="24"/>
        </w:rPr>
        <w:fldChar w:fldCharType="end"/>
      </w:r>
      <w:r w:rsidR="006B4573">
        <w:rPr>
          <w:sz w:val="24"/>
          <w:szCs w:val="24"/>
        </w:rPr>
        <w:t xml:space="preserve">. </w:t>
      </w:r>
      <w:r w:rsidR="00947708">
        <w:rPr>
          <w:sz w:val="24"/>
          <w:szCs w:val="24"/>
        </w:rPr>
        <w:t>OWL basiert auf Beschreibungslogiken</w:t>
      </w:r>
      <w:r w:rsidR="003308F0" w:rsidRPr="00D74C88">
        <w:rPr>
          <w:rStyle w:val="Funotenzeichen"/>
          <w:rFonts w:ascii="Times New Roman" w:hAnsi="Times New Roman"/>
          <w:sz w:val="24"/>
          <w:szCs w:val="24"/>
        </w:rPr>
        <w:footnoteReference w:id="2"/>
      </w:r>
      <w:r w:rsidR="00E9256C">
        <w:rPr>
          <w:sz w:val="24"/>
          <w:szCs w:val="24"/>
        </w:rPr>
        <w:t xml:space="preserve"> (Prädikatenlogik der ersten Stufe)</w:t>
      </w:r>
      <w:r w:rsidR="00947708">
        <w:rPr>
          <w:sz w:val="24"/>
          <w:szCs w:val="24"/>
        </w:rPr>
        <w:t>, mit de</w:t>
      </w:r>
      <w:ins w:id="395" w:author="Lia Greiberg" w:date="2025-08-27T13:44:00Z" w16du:dateUtc="2025-08-27T11:44:00Z">
        <w:r w:rsidR="004C0257">
          <w:rPr>
            <w:sz w:val="24"/>
            <w:szCs w:val="24"/>
          </w:rPr>
          <w:t>nen</w:t>
        </w:r>
      </w:ins>
      <w:del w:id="396" w:author="Lia Greiberg" w:date="2025-08-27T13:44:00Z" w16du:dateUtc="2025-08-27T11:44:00Z">
        <w:r w:rsidR="00947708" w:rsidDel="004C0257">
          <w:rPr>
            <w:sz w:val="24"/>
            <w:szCs w:val="24"/>
          </w:rPr>
          <w:delText>r</w:delText>
        </w:r>
      </w:del>
      <w:r w:rsidR="00947708">
        <w:rPr>
          <w:sz w:val="24"/>
          <w:szCs w:val="24"/>
        </w:rPr>
        <w:t xml:space="preserve"> sich Wissen klar und eindeutig dar</w:t>
      </w:r>
      <w:del w:id="397" w:author="Lia Greiberg" w:date="2025-08-17T14:13:00Z" w16du:dateUtc="2025-08-17T12:13:00Z">
        <w:r w:rsidR="00947708" w:rsidDel="00F62CA1">
          <w:rPr>
            <w:sz w:val="24"/>
            <w:szCs w:val="24"/>
          </w:rPr>
          <w:delText>ge</w:delText>
        </w:r>
      </w:del>
      <w:r w:rsidR="00947708">
        <w:rPr>
          <w:sz w:val="24"/>
          <w:szCs w:val="24"/>
        </w:rPr>
        <w:t>stell</w:t>
      </w:r>
      <w:ins w:id="398" w:author="Lia Greiberg" w:date="2025-08-17T14:13:00Z" w16du:dateUtc="2025-08-17T12:13:00Z">
        <w:r w:rsidR="00F62CA1">
          <w:rPr>
            <w:sz w:val="24"/>
            <w:szCs w:val="24"/>
          </w:rPr>
          <w:t>en</w:t>
        </w:r>
      </w:ins>
      <w:del w:id="399" w:author="Lia Greiberg" w:date="2025-08-17T14:13:00Z" w16du:dateUtc="2025-08-17T12:13:00Z">
        <w:r w:rsidR="00947708" w:rsidDel="00F62CA1">
          <w:rPr>
            <w:sz w:val="24"/>
            <w:szCs w:val="24"/>
          </w:rPr>
          <w:delText>t</w:delText>
        </w:r>
      </w:del>
      <w:r w:rsidR="00947708">
        <w:rPr>
          <w:sz w:val="24"/>
          <w:szCs w:val="24"/>
        </w:rPr>
        <w:t xml:space="preserve"> lässt. Genauso wie in der traditionellen klassischen Logik muss jeder Satz in OWL entweder wahr oder falsch sein, unabhängig davon, ob es ein behaupteter Sachverhalt, Domänenwissen oder ein Argumentationsergebnis </w:t>
      </w:r>
      <w:del w:id="400" w:author="Lia Greiberg" w:date="2025-08-19T14:19:00Z" w16du:dateUtc="2025-08-19T12:19:00Z">
        <w:r w:rsidR="00947708" w:rsidRPr="00C1521F" w:rsidDel="00C1521F">
          <w:rPr>
            <w:sz w:val="24"/>
            <w:szCs w:val="24"/>
          </w:rPr>
          <w:delText>sei</w:delText>
        </w:r>
      </w:del>
      <w:ins w:id="401" w:author="Lia Greiberg" w:date="2025-08-19T14:19:00Z" w16du:dateUtc="2025-08-19T12:19:00Z">
        <w:r w:rsidR="00C1521F">
          <w:rPr>
            <w:sz w:val="24"/>
            <w:szCs w:val="24"/>
          </w:rPr>
          <w:t>ist</w:t>
        </w:r>
      </w:ins>
      <w:r w:rsidR="00CC6306">
        <w:rPr>
          <w:sz w:val="24"/>
          <w:szCs w:val="24"/>
        </w:rPr>
        <w:t xml:space="preserve">. OWL bietet </w:t>
      </w:r>
      <w:ins w:id="402" w:author="Lia Greiberg" w:date="2025-08-27T13:44:00Z" w16du:dateUtc="2025-08-27T11:44:00Z">
        <w:r w:rsidR="00C0714E">
          <w:rPr>
            <w:sz w:val="24"/>
            <w:szCs w:val="24"/>
          </w:rPr>
          <w:t xml:space="preserve">die </w:t>
        </w:r>
      </w:ins>
      <w:r w:rsidR="00CC6306">
        <w:rPr>
          <w:sz w:val="24"/>
          <w:szCs w:val="24"/>
        </w:rPr>
        <w:t>Möglichkeit, Dinge genau zu beschreiben</w:t>
      </w:r>
      <w:r w:rsidR="006B4573">
        <w:rPr>
          <w:sz w:val="24"/>
          <w:szCs w:val="24"/>
        </w:rPr>
        <w:t xml:space="preserve"> </w:t>
      </w:r>
      <w:r w:rsidR="006B4573">
        <w:rPr>
          <w:sz w:val="24"/>
          <w:szCs w:val="24"/>
        </w:rPr>
        <w:fldChar w:fldCharType="begin"/>
      </w:r>
      <w:r w:rsidR="00CF5BA5">
        <w:rPr>
          <w:sz w:val="24"/>
          <w:szCs w:val="24"/>
        </w:rPr>
        <w:instrText xml:space="preserve"> ADDIN ZOTERO_ITEM CSL_CITATION {"citationID":"cWcJ81iU","properties":{"formattedCitation":"(Zhongli Ding/Yun Peng 2004)","plainCitation":"(Zhongli Ding/Yun Peng 2004)","dontUpdate":true,"noteIndex":0},"citationItems":[{"id":217,"uris":["http://zotero.org/users/10358077/items/G3UCC7WT"],"itemData":{"id":217,"type":"paper-conference","abstract":"To support uncertain ontology representation and ontology reasoning and mapping, we propose to incorporate Bayesian networks (BN), a widely used graphic model for knowledge representation under uncertainty and OWL, the de facto industry standard ontology language recommended by W3C. First, OWL is augmented to allow additional probabilistic markups, so probabilities can be attached with individual concepts and properties in an OWL ontology. Secondly, a set of translation rules is deﬁned to convert this probabilistically annotated OWL ontology into the directed acyclic graph (DAG) of a BN. Finally, the BN is completed by constructing conditional probability tables (CPT) for each node in the DAG. Our probabilistic extension to OWL is consistent with OWL semantics, and the translated BN is associated with a joint probability distribution over the application domain. General Bayesian network inference procedures (e.g., belief propagation or junction tree) can be used to compute P (C|e): the degree of the overlap or inclusion between a concept C and a concept represented by a description e. We also provide a similarity measure that can be used to ﬁnd the most similar concept that a given description belongs to.","container-title":"37th Annual Hawaii International Conference on System Sciences, 2004. Proceedings of the","DOI":"10.1109/HICSS.2004.1265290","event-place":"Big Island, HI, USA","event-title":"37th Annual Hawaii International Conference on System Sciences, 2004. Proceedings of the","ISBN":"978-0-7695-2056-8","language":"en","page":"10 pp.","publisher":"IEEE","publisher-place":"Big Island, HI, USA","source":"DOI.org (Crossref)","title":"A probabilistic extension to ontology language OWL","URL":"http://ieeexplore.ieee.org/document/1265290/","author":[{"literal":"Zhongli Ding"},{"literal":"Yun Peng"}],"accessed":{"date-parts":[["2025",8,6]]},"issued":{"date-parts":[["2004"]]}}}],"schema":"https://github.com/citation-style-language/schema/raw/master/csl-citation.json"} </w:instrText>
      </w:r>
      <w:r w:rsidR="006B4573">
        <w:rPr>
          <w:sz w:val="24"/>
          <w:szCs w:val="24"/>
        </w:rPr>
        <w:fldChar w:fldCharType="separate"/>
      </w:r>
      <w:r w:rsidR="006B4573">
        <w:rPr>
          <w:noProof/>
          <w:sz w:val="24"/>
          <w:szCs w:val="24"/>
        </w:rPr>
        <w:t>(vgl. Zhongli Ding/Yun Peng 2004: 1–3)</w:t>
      </w:r>
      <w:r w:rsidR="006B4573">
        <w:rPr>
          <w:sz w:val="24"/>
          <w:szCs w:val="24"/>
        </w:rPr>
        <w:fldChar w:fldCharType="end"/>
      </w:r>
      <w:r w:rsidR="00CC6306">
        <w:rPr>
          <w:sz w:val="24"/>
          <w:szCs w:val="24"/>
        </w:rPr>
        <w:t xml:space="preserve">. </w:t>
      </w:r>
      <w:r w:rsidR="00E9256C">
        <w:rPr>
          <w:sz w:val="24"/>
          <w:szCs w:val="24"/>
        </w:rPr>
        <w:t>Die Sprache liegt in drei Variante</w:t>
      </w:r>
      <w:ins w:id="403" w:author="Lia Greiberg" w:date="2025-08-17T14:15:00Z" w16du:dateUtc="2025-08-17T12:15:00Z">
        <w:r w:rsidR="00AA5E3A">
          <w:rPr>
            <w:sz w:val="24"/>
            <w:szCs w:val="24"/>
          </w:rPr>
          <w:t>n</w:t>
        </w:r>
      </w:ins>
      <w:r w:rsidR="00E9256C">
        <w:rPr>
          <w:sz w:val="24"/>
          <w:szCs w:val="24"/>
        </w:rPr>
        <w:t xml:space="preserve"> vor: OWL Lite, OWL </w:t>
      </w:r>
      <w:r w:rsidR="00DB39B9" w:rsidRPr="00DB39B9">
        <w:rPr>
          <w:color w:val="000000"/>
          <w:sz w:val="24"/>
          <w:szCs w:val="24"/>
        </w:rPr>
        <w:t xml:space="preserve">Description </w:t>
      </w:r>
      <w:proofErr w:type="spellStart"/>
      <w:r w:rsidR="00DB39B9" w:rsidRPr="00DB39B9">
        <w:rPr>
          <w:color w:val="000000"/>
          <w:sz w:val="24"/>
          <w:szCs w:val="24"/>
        </w:rPr>
        <w:t>Logic</w:t>
      </w:r>
      <w:proofErr w:type="spellEnd"/>
      <w:r w:rsidR="00DB39B9">
        <w:rPr>
          <w:sz w:val="24"/>
          <w:szCs w:val="24"/>
        </w:rPr>
        <w:t xml:space="preserve"> (OWL </w:t>
      </w:r>
      <w:r w:rsidR="00E9256C">
        <w:rPr>
          <w:sz w:val="24"/>
          <w:szCs w:val="24"/>
        </w:rPr>
        <w:t>DL</w:t>
      </w:r>
      <w:r w:rsidR="00DB39B9">
        <w:rPr>
          <w:sz w:val="24"/>
          <w:szCs w:val="24"/>
        </w:rPr>
        <w:t>)</w:t>
      </w:r>
      <w:r w:rsidR="00E9256C">
        <w:rPr>
          <w:sz w:val="24"/>
          <w:szCs w:val="24"/>
        </w:rPr>
        <w:t xml:space="preserve"> und OWL </w:t>
      </w:r>
      <w:proofErr w:type="spellStart"/>
      <w:r w:rsidR="00E9256C">
        <w:rPr>
          <w:sz w:val="24"/>
          <w:szCs w:val="24"/>
        </w:rPr>
        <w:t>Full</w:t>
      </w:r>
      <w:proofErr w:type="spellEnd"/>
      <w:r w:rsidR="00E9256C">
        <w:rPr>
          <w:sz w:val="24"/>
          <w:szCs w:val="24"/>
        </w:rPr>
        <w:t xml:space="preserve"> </w:t>
      </w:r>
      <w:r w:rsidR="00E9256C">
        <w:rPr>
          <w:color w:val="000000"/>
          <w:sz w:val="24"/>
          <w:szCs w:val="24"/>
        </w:rPr>
        <w:fldChar w:fldCharType="begin"/>
      </w:r>
      <w:r w:rsidR="00E9256C">
        <w:rPr>
          <w:color w:val="000000"/>
          <w:sz w:val="24"/>
          <w:szCs w:val="24"/>
        </w:rPr>
        <w:instrText xml:space="preserve"> ADDIN ZOTERO_ITEM CSL_CITATION {"citationID":"JVh7vqcu","properties":{"formattedCitation":"(Dengel 2012, S. 124)","plainCitation":"(Dengel 2012, S. 124)","dontUpdate":true,"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locator":"124"}],"schema":"https://github.com/citation-style-language/schema/raw/master/csl-citation.json"} </w:instrText>
      </w:r>
      <w:r w:rsidR="00E9256C">
        <w:rPr>
          <w:color w:val="000000"/>
          <w:sz w:val="24"/>
          <w:szCs w:val="24"/>
        </w:rPr>
        <w:fldChar w:fldCharType="separate"/>
      </w:r>
      <w:r w:rsidR="00E9256C">
        <w:rPr>
          <w:noProof/>
          <w:color w:val="000000"/>
          <w:sz w:val="24"/>
          <w:szCs w:val="24"/>
        </w:rPr>
        <w:t xml:space="preserve">(vgl. </w:t>
      </w:r>
      <w:r w:rsidR="00E9256C">
        <w:rPr>
          <w:noProof/>
          <w:color w:val="000000"/>
          <w:sz w:val="24"/>
          <w:szCs w:val="24"/>
        </w:rPr>
        <w:lastRenderedPageBreak/>
        <w:t>Dengel 2012: 127)</w:t>
      </w:r>
      <w:r w:rsidR="00E9256C">
        <w:rPr>
          <w:color w:val="000000"/>
          <w:sz w:val="24"/>
          <w:szCs w:val="24"/>
        </w:rPr>
        <w:fldChar w:fldCharType="end"/>
      </w:r>
      <w:r w:rsidR="00FB6DBB">
        <w:rPr>
          <w:sz w:val="24"/>
          <w:szCs w:val="24"/>
        </w:rPr>
        <w:t xml:space="preserve">, die für unterschiedliche Anforderungen konzipiert wurden (vgl. </w:t>
      </w:r>
      <w:hyperlink r:id="rId16" w:history="1">
        <w:r w:rsidR="00FB6DBB" w:rsidRPr="00FB6DBB">
          <w:rPr>
            <w:rStyle w:val="Hyperlink"/>
            <w:sz w:val="24"/>
            <w:szCs w:val="24"/>
          </w:rPr>
          <w:t xml:space="preserve">OWL: </w:t>
        </w:r>
        <w:proofErr w:type="spellStart"/>
        <w:r w:rsidR="00FB6DBB" w:rsidRPr="00FB6DBB">
          <w:rPr>
            <w:rStyle w:val="Hyperlink"/>
            <w:sz w:val="24"/>
            <w:szCs w:val="24"/>
          </w:rPr>
          <w:t>Overview</w:t>
        </w:r>
        <w:proofErr w:type="spellEnd"/>
      </w:hyperlink>
      <w:r w:rsidR="00FB6DBB">
        <w:rPr>
          <w:sz w:val="24"/>
          <w:szCs w:val="24"/>
        </w:rPr>
        <w:t>).</w:t>
      </w:r>
    </w:p>
    <w:p w14:paraId="41B3837A" w14:textId="4903B2F3" w:rsidR="0026595E" w:rsidRDefault="0026595E" w:rsidP="0026595E">
      <w:pPr>
        <w:spacing w:line="360" w:lineRule="auto"/>
        <w:ind w:firstLine="567"/>
        <w:jc w:val="both"/>
        <w:rPr>
          <w:sz w:val="24"/>
          <w:szCs w:val="24"/>
        </w:rPr>
      </w:pPr>
      <w:r>
        <w:rPr>
          <w:sz w:val="24"/>
          <w:szCs w:val="24"/>
        </w:rPr>
        <w:t>Im Unterschied zur klassischen Prädikatenlogik der ersten Stufe erlaub OWL nur einfache Aussagen mit ein</w:t>
      </w:r>
      <w:ins w:id="404" w:author="Lia Greiberg" w:date="2025-08-17T14:17:00Z" w16du:dateUtc="2025-08-17T12:17:00Z">
        <w:r w:rsidR="00AA5E3A">
          <w:rPr>
            <w:sz w:val="24"/>
            <w:szCs w:val="24"/>
          </w:rPr>
          <w:t>em</w:t>
        </w:r>
      </w:ins>
      <w:del w:id="405" w:author="Lia Greiberg" w:date="2025-08-17T14:17:00Z" w16du:dateUtc="2025-08-17T12:17:00Z">
        <w:r w:rsidDel="00AA5E3A">
          <w:rPr>
            <w:sz w:val="24"/>
            <w:szCs w:val="24"/>
          </w:rPr>
          <w:delText>-</w:delText>
        </w:r>
      </w:del>
      <w:r>
        <w:rPr>
          <w:sz w:val="24"/>
          <w:szCs w:val="24"/>
        </w:rPr>
        <w:t xml:space="preserve"> oder zwei Elementen (sog. ein- und zweistellige Prädikate</w:t>
      </w:r>
      <w:del w:id="406" w:author="Lia Greiberg" w:date="2025-08-27T13:48:00Z" w16du:dateUtc="2025-08-27T11:48:00Z">
        <w:r w:rsidDel="00C0714E">
          <w:rPr>
            <w:sz w:val="24"/>
            <w:szCs w:val="24"/>
          </w:rPr>
          <w:delText>n</w:delText>
        </w:r>
      </w:del>
      <w:r>
        <w:rPr>
          <w:sz w:val="24"/>
          <w:szCs w:val="24"/>
        </w:rPr>
        <w:t xml:space="preserve">). Dadurch ist OWL </w:t>
      </w:r>
      <w:r w:rsidRPr="00E9256C">
        <w:rPr>
          <w:color w:val="000000"/>
          <w:sz w:val="24"/>
          <w:szCs w:val="24"/>
        </w:rPr>
        <w:t xml:space="preserve">weniger </w:t>
      </w:r>
      <w:r w:rsidRPr="00B25E0D">
        <w:rPr>
          <w:color w:val="000000"/>
          <w:sz w:val="24"/>
          <w:szCs w:val="24"/>
        </w:rPr>
        <w:t>mächtig</w:t>
      </w:r>
      <w:r w:rsidRPr="00E9256C">
        <w:rPr>
          <w:color w:val="000000"/>
          <w:sz w:val="24"/>
          <w:szCs w:val="24"/>
        </w:rPr>
        <w:t xml:space="preserve">, aber deutlich leichter zu verwenden. Die Varianten OWL Lite und OWL DL </w:t>
      </w:r>
      <w:del w:id="407" w:author="Lia Greiberg" w:date="2025-08-17T14:17:00Z" w16du:dateUtc="2025-08-17T12:17:00Z">
        <w:r w:rsidRPr="00E9256C" w:rsidDel="00AA5E3A">
          <w:rPr>
            <w:color w:val="000000"/>
            <w:sz w:val="24"/>
            <w:szCs w:val="24"/>
          </w:rPr>
          <w:delText xml:space="preserve">machen </w:delText>
        </w:r>
      </w:del>
      <w:ins w:id="408" w:author="Lia Greiberg" w:date="2025-08-17T14:17:00Z" w16du:dateUtc="2025-08-17T12:17:00Z">
        <w:r w:rsidR="00AA5E3A">
          <w:rPr>
            <w:color w:val="000000"/>
            <w:sz w:val="24"/>
            <w:szCs w:val="24"/>
          </w:rPr>
          <w:t>vereinfachen</w:t>
        </w:r>
        <w:r w:rsidR="00AA5E3A" w:rsidRPr="00E9256C">
          <w:rPr>
            <w:color w:val="000000"/>
            <w:sz w:val="24"/>
            <w:szCs w:val="24"/>
          </w:rPr>
          <w:t xml:space="preserve"> </w:t>
        </w:r>
      </w:ins>
      <w:r w:rsidRPr="00E9256C">
        <w:rPr>
          <w:color w:val="000000"/>
          <w:sz w:val="24"/>
          <w:szCs w:val="24"/>
        </w:rPr>
        <w:t>den praktischen Umgang zusätzlich</w:t>
      </w:r>
      <w:del w:id="409" w:author="Lia Greiberg" w:date="2025-08-17T14:17:00Z" w16du:dateUtc="2025-08-17T12:17:00Z">
        <w:r w:rsidRPr="00E9256C" w:rsidDel="00AA5E3A">
          <w:rPr>
            <w:color w:val="000000"/>
            <w:sz w:val="24"/>
            <w:szCs w:val="24"/>
          </w:rPr>
          <w:delText xml:space="preserve"> einfacher</w:delText>
        </w:r>
      </w:del>
      <w:r w:rsidRPr="00E9256C">
        <w:rPr>
          <w:color w:val="000000"/>
          <w:sz w:val="24"/>
          <w:szCs w:val="24"/>
        </w:rPr>
        <w:t>. Außerdem gibt OWL den Daten eine klare Objektstruktur, die in der klassischen Prädikatenlogik so nicht vorgesehen ist</w:t>
      </w:r>
      <w:r>
        <w:rPr>
          <w:color w:val="000000"/>
          <w:sz w:val="24"/>
          <w:szCs w:val="24"/>
        </w:rPr>
        <w:t xml:space="preserve"> (vgl. </w:t>
      </w:r>
      <w:r>
        <w:rPr>
          <w:noProof/>
          <w:color w:val="000000"/>
          <w:sz w:val="24"/>
          <w:szCs w:val="24"/>
        </w:rPr>
        <w:t xml:space="preserve">Dengel 2012: </w:t>
      </w:r>
      <w:r>
        <w:rPr>
          <w:color w:val="000000"/>
          <w:sz w:val="24"/>
          <w:szCs w:val="24"/>
        </w:rPr>
        <w:t>127)</w:t>
      </w:r>
      <w:r w:rsidRPr="00E9256C">
        <w:rPr>
          <w:color w:val="000000"/>
          <w:sz w:val="24"/>
          <w:szCs w:val="24"/>
        </w:rPr>
        <w:t>.</w:t>
      </w:r>
      <w:r>
        <w:rPr>
          <w:sz w:val="24"/>
          <w:szCs w:val="24"/>
        </w:rPr>
        <w:t xml:space="preserve"> Dadurch werden Arten von Aussagen genau beschrieben. </w:t>
      </w:r>
      <w:r>
        <w:rPr>
          <w:sz w:val="24"/>
          <w:szCs w:val="24"/>
        </w:rPr>
        <w:fldChar w:fldCharType="begin"/>
      </w:r>
      <w:r>
        <w:rPr>
          <w:sz w:val="24"/>
          <w:szCs w:val="24"/>
        </w:rPr>
        <w:instrText xml:space="preserve"> ADDIN ZOTERO_ITEM CSL_CITATION {"citationID":"5tLpJNXo","properties":{"formattedCitation":"(Zhongli Ding/Yun Peng 2004)","plainCitation":"(Zhongli Ding/Yun Peng 2004)","dontUpdate":true,"noteIndex":0},"citationItems":[{"id":217,"uris":["http://zotero.org/users/10358077/items/G3UCC7WT"],"itemData":{"id":217,"type":"paper-conference","abstract":"To support uncertain ontology representation and ontology reasoning and mapping, we propose to incorporate Bayesian networks (BN), a widely used graphic model for knowledge representation under uncertainty and OWL, the de facto industry standard ontology language recommended by W3C. First, OWL is augmented to allow additional probabilistic markups, so probabilities can be attached with individual concepts and properties in an OWL ontology. Secondly, a set of translation rules is deﬁned to convert this probabilistically annotated OWL ontology into the directed acyclic graph (DAG) of a BN. Finally, the BN is completed by constructing conditional probability tables (CPT) for each node in the DAG. Our probabilistic extension to OWL is consistent with OWL semantics, and the translated BN is associated with a joint probability distribution over the application domain. General Bayesian network inference procedures (e.g., belief propagation or junction tree) can be used to compute P (C|e): the degree of the overlap or inclusion between a concept C and a concept represented by a description e. We also provide a similarity measure that can be used to ﬁnd the most similar concept that a given description belongs to.","container-title":"37th Annual Hawaii International Conference on System Sciences, 2004. Proceedings of the","DOI":"10.1109/HICSS.2004.1265290","event-place":"Big Island, HI, USA","event-title":"37th Annual Hawaii International Conference on System Sciences, 2004. Proceedings of the","ISBN":"978-0-7695-2056-8","language":"en","page":"10 pp.","publisher":"IEEE","publisher-place":"Big Island, HI, USA","source":"DOI.org (Crossref)","title":"A probabilistic extension to ontology language OWL","URL":"http://ieeexplore.ieee.org/document/1265290/","author":[{"literal":"Zhongli Ding"},{"literal":"Yun Peng"}],"accessed":{"date-parts":[["2025",8,6]]},"issued":{"date-parts":[["2004"]]}}}],"schema":"https://github.com/citation-style-language/schema/raw/master/csl-citation.json"} </w:instrText>
      </w:r>
      <w:r>
        <w:rPr>
          <w:sz w:val="24"/>
          <w:szCs w:val="24"/>
        </w:rPr>
        <w:fldChar w:fldCharType="separate"/>
      </w:r>
      <w:r>
        <w:rPr>
          <w:noProof/>
          <w:sz w:val="24"/>
          <w:szCs w:val="24"/>
        </w:rPr>
        <w:t>(vgl. Zhongli Ding/Yun Peng 2004: 2)</w:t>
      </w:r>
      <w:r>
        <w:rPr>
          <w:sz w:val="24"/>
          <w:szCs w:val="24"/>
        </w:rPr>
        <w:fldChar w:fldCharType="end"/>
      </w:r>
      <w:r>
        <w:rPr>
          <w:sz w:val="24"/>
          <w:szCs w:val="24"/>
        </w:rPr>
        <w:t xml:space="preserve">. </w:t>
      </w:r>
    </w:p>
    <w:p w14:paraId="37BEB7AA" w14:textId="13B02571" w:rsidR="00C54FF8" w:rsidRDefault="00DB39B9" w:rsidP="00E9256C">
      <w:pPr>
        <w:spacing w:line="360" w:lineRule="auto"/>
        <w:ind w:firstLine="567"/>
        <w:jc w:val="both"/>
        <w:rPr>
          <w:color w:val="000000"/>
          <w:sz w:val="24"/>
          <w:szCs w:val="24"/>
        </w:rPr>
      </w:pPr>
      <w:r>
        <w:rPr>
          <w:sz w:val="24"/>
          <w:szCs w:val="24"/>
        </w:rPr>
        <w:t xml:space="preserve">OWL Lite wurde für eine einfache Implementierung entwickelt und bietet eine funktionale Teilmenge der Sprache, die den Einstieg </w:t>
      </w:r>
      <w:del w:id="410" w:author="Lia Greiberg" w:date="2025-08-27T13:53:00Z" w16du:dateUtc="2025-08-27T11:53:00Z">
        <w:r w:rsidRPr="00023182" w:rsidDel="00023182">
          <w:rPr>
            <w:sz w:val="24"/>
            <w:szCs w:val="24"/>
          </w:rPr>
          <w:delText xml:space="preserve">in </w:delText>
        </w:r>
      </w:del>
      <w:ins w:id="411" w:author="Lia Greiberg" w:date="2025-08-27T13:53:00Z" w16du:dateUtc="2025-08-27T11:53:00Z">
        <w:r w:rsidR="00023182">
          <w:rPr>
            <w:sz w:val="24"/>
            <w:szCs w:val="24"/>
          </w:rPr>
          <w:t>für</w:t>
        </w:r>
        <w:r w:rsidR="00023182" w:rsidRPr="00023182">
          <w:rPr>
            <w:sz w:val="24"/>
            <w:szCs w:val="24"/>
          </w:rPr>
          <w:t xml:space="preserve"> </w:t>
        </w:r>
      </w:ins>
      <w:r w:rsidRPr="00023182">
        <w:rPr>
          <w:sz w:val="24"/>
          <w:szCs w:val="24"/>
        </w:rPr>
        <w:t xml:space="preserve">die </w:t>
      </w:r>
      <w:proofErr w:type="spellStart"/>
      <w:r w:rsidRPr="00023182">
        <w:rPr>
          <w:sz w:val="24"/>
          <w:szCs w:val="24"/>
        </w:rPr>
        <w:t>OWL-</w:t>
      </w:r>
      <w:proofErr w:type="gramStart"/>
      <w:r w:rsidRPr="00023182">
        <w:rPr>
          <w:sz w:val="24"/>
          <w:szCs w:val="24"/>
        </w:rPr>
        <w:t>Nutzer:innen</w:t>
      </w:r>
      <w:proofErr w:type="spellEnd"/>
      <w:proofErr w:type="gramEnd"/>
      <w:r>
        <w:rPr>
          <w:sz w:val="24"/>
          <w:szCs w:val="24"/>
        </w:rPr>
        <w:t xml:space="preserve"> erleichtert. OWL DL </w:t>
      </w:r>
      <w:r w:rsidRPr="00DB39B9">
        <w:rPr>
          <w:color w:val="000000"/>
          <w:sz w:val="24"/>
          <w:szCs w:val="24"/>
        </w:rPr>
        <w:t xml:space="preserve">wurde </w:t>
      </w:r>
      <w:del w:id="412" w:author="Lia Greiberg" w:date="2025-08-27T13:54:00Z" w16du:dateUtc="2025-08-27T11:54:00Z">
        <w:r w:rsidRPr="00DB39B9" w:rsidDel="00023182">
          <w:rPr>
            <w:color w:val="000000"/>
            <w:sz w:val="24"/>
            <w:szCs w:val="24"/>
          </w:rPr>
          <w:delText>entwickelt</w:delText>
        </w:r>
      </w:del>
      <w:ins w:id="413" w:author="Lia Greiberg" w:date="2025-08-27T13:54:00Z" w16du:dateUtc="2025-08-27T11:54:00Z">
        <w:r w:rsidR="00023182">
          <w:rPr>
            <w:color w:val="000000"/>
            <w:sz w:val="24"/>
            <w:szCs w:val="24"/>
          </w:rPr>
          <w:t xml:space="preserve">hingegen </w:t>
        </w:r>
        <w:commentRangeStart w:id="414"/>
        <w:r w:rsidR="00023182">
          <w:rPr>
            <w:color w:val="000000"/>
            <w:sz w:val="24"/>
            <w:szCs w:val="24"/>
          </w:rPr>
          <w:t>konzipiert</w:t>
        </w:r>
        <w:commentRangeEnd w:id="414"/>
        <w:r w:rsidR="00023182">
          <w:rPr>
            <w:rStyle w:val="Kommentarzeichen"/>
          </w:rPr>
          <w:commentReference w:id="414"/>
        </w:r>
      </w:ins>
      <w:r w:rsidRPr="00DB39B9">
        <w:rPr>
          <w:color w:val="000000"/>
          <w:sz w:val="24"/>
          <w:szCs w:val="24"/>
        </w:rPr>
        <w:t xml:space="preserve">, um </w:t>
      </w:r>
      <w:r>
        <w:rPr>
          <w:color w:val="000000"/>
          <w:sz w:val="24"/>
          <w:szCs w:val="24"/>
        </w:rPr>
        <w:t xml:space="preserve">den Anforderungen im Bereich der Beschreibungslogiken </w:t>
      </w:r>
      <w:r w:rsidR="00C644CF">
        <w:rPr>
          <w:color w:val="000000"/>
          <w:sz w:val="24"/>
          <w:szCs w:val="24"/>
        </w:rPr>
        <w:t>gerecht zu werden</w:t>
      </w:r>
      <w:r w:rsidRPr="00DB39B9">
        <w:rPr>
          <w:color w:val="000000"/>
          <w:sz w:val="24"/>
          <w:szCs w:val="24"/>
        </w:rPr>
        <w:t xml:space="preserve"> und eine Sprachteilmenge </w:t>
      </w:r>
      <w:r w:rsidR="00C644CF">
        <w:rPr>
          <w:color w:val="000000"/>
          <w:sz w:val="24"/>
          <w:szCs w:val="24"/>
        </w:rPr>
        <w:t xml:space="preserve">für logische Systeme </w:t>
      </w:r>
      <w:r w:rsidRPr="00DB39B9">
        <w:rPr>
          <w:color w:val="000000"/>
          <w:sz w:val="24"/>
          <w:szCs w:val="24"/>
        </w:rPr>
        <w:t>bereitzustellen</w:t>
      </w:r>
      <w:r w:rsidR="00C644CF">
        <w:rPr>
          <w:color w:val="000000"/>
          <w:sz w:val="24"/>
          <w:szCs w:val="24"/>
        </w:rPr>
        <w:t xml:space="preserve">. OWL </w:t>
      </w:r>
      <w:proofErr w:type="spellStart"/>
      <w:r w:rsidR="00C644CF">
        <w:rPr>
          <w:color w:val="000000"/>
          <w:sz w:val="24"/>
          <w:szCs w:val="24"/>
        </w:rPr>
        <w:t>Full</w:t>
      </w:r>
      <w:proofErr w:type="spellEnd"/>
      <w:r w:rsidR="00C644CF">
        <w:rPr>
          <w:color w:val="000000"/>
          <w:sz w:val="24"/>
          <w:szCs w:val="24"/>
        </w:rPr>
        <w:t xml:space="preserve"> ist die umfassende Variante der OWL-Sprache. Sie hebt einige Einschränkungen von OWL DL auf, </w:t>
      </w:r>
      <w:r w:rsidR="00BE45CB">
        <w:rPr>
          <w:color w:val="000000"/>
          <w:sz w:val="24"/>
          <w:szCs w:val="24"/>
        </w:rPr>
        <w:t xml:space="preserve">ist </w:t>
      </w:r>
      <w:r w:rsidR="00C644CF">
        <w:rPr>
          <w:color w:val="000000"/>
          <w:sz w:val="24"/>
          <w:szCs w:val="24"/>
        </w:rPr>
        <w:t xml:space="preserve">aber </w:t>
      </w:r>
      <w:r w:rsidR="00BE45CB">
        <w:rPr>
          <w:color w:val="000000"/>
          <w:sz w:val="24"/>
          <w:szCs w:val="24"/>
        </w:rPr>
        <w:t>dadurch nicht mehr vollständig mit der Beschreibungslogik kompatibel</w:t>
      </w:r>
      <w:r w:rsidR="00C644CF">
        <w:rPr>
          <w:color w:val="000000"/>
          <w:sz w:val="24"/>
          <w:szCs w:val="24"/>
        </w:rPr>
        <w:t xml:space="preserve">. </w:t>
      </w:r>
      <w:r w:rsidR="00BE45CB">
        <w:rPr>
          <w:color w:val="000000"/>
          <w:sz w:val="24"/>
          <w:szCs w:val="24"/>
        </w:rPr>
        <w:t>Aufgrund ihrer Flexibilität wird sie</w:t>
      </w:r>
      <w:r w:rsidR="00C644CF">
        <w:rPr>
          <w:color w:val="000000"/>
          <w:sz w:val="24"/>
          <w:szCs w:val="24"/>
        </w:rPr>
        <w:t xml:space="preserve"> von vielen Datenbank- und Wissensrepräsentationssysteme unterstützt</w:t>
      </w:r>
      <w:r w:rsidR="00CF5BA5">
        <w:rPr>
          <w:color w:val="000000"/>
          <w:sz w:val="24"/>
          <w:szCs w:val="24"/>
        </w:rPr>
        <w:t xml:space="preserve"> (</w:t>
      </w:r>
      <w:r w:rsidR="0071249C">
        <w:rPr>
          <w:color w:val="000000"/>
          <w:sz w:val="24"/>
          <w:szCs w:val="24"/>
        </w:rPr>
        <w:t xml:space="preserve">vgl. </w:t>
      </w:r>
      <w:hyperlink r:id="rId17" w:history="1">
        <w:r w:rsidR="00FB6DBB">
          <w:rPr>
            <w:rStyle w:val="Hyperlink"/>
            <w:sz w:val="24"/>
            <w:szCs w:val="24"/>
          </w:rPr>
          <w:t>W3C: Reference</w:t>
        </w:r>
      </w:hyperlink>
      <w:r w:rsidR="00CF5BA5">
        <w:rPr>
          <w:color w:val="000000"/>
          <w:sz w:val="24"/>
          <w:szCs w:val="24"/>
        </w:rPr>
        <w:t>).</w:t>
      </w:r>
    </w:p>
    <w:p w14:paraId="55468612" w14:textId="660704E1" w:rsidR="009B4877" w:rsidRPr="009B4877" w:rsidRDefault="009B4877" w:rsidP="001A344B">
      <w:pPr>
        <w:pStyle w:val="StandardWeb"/>
        <w:spacing w:line="360" w:lineRule="auto"/>
        <w:ind w:firstLine="567"/>
        <w:jc w:val="both"/>
        <w:rPr>
          <w:color w:val="000000"/>
        </w:rPr>
      </w:pPr>
      <w:r w:rsidRPr="009B4877">
        <w:rPr>
          <w:color w:val="000000"/>
        </w:rPr>
        <w:t>Eine OWL-Ontologie besteht aus Klassen, Eigenschaften (Properties</w:t>
      </w:r>
      <w:r w:rsidR="00314817">
        <w:rPr>
          <w:color w:val="000000"/>
        </w:rPr>
        <w:t xml:space="preserve"> bzw.</w:t>
      </w:r>
      <w:del w:id="415" w:author="Lia Greiberg" w:date="2025-08-17T14:18:00Z" w16du:dateUtc="2025-08-17T12:18:00Z">
        <w:r w:rsidR="00314817" w:rsidDel="00FA34D9">
          <w:rPr>
            <w:color w:val="000000"/>
          </w:rPr>
          <w:delText>,</w:delText>
        </w:r>
      </w:del>
      <w:r w:rsidR="00314817">
        <w:rPr>
          <w:color w:val="000000"/>
        </w:rPr>
        <w:t xml:space="preserve"> Rollen</w:t>
      </w:r>
      <w:r w:rsidRPr="009B4877">
        <w:rPr>
          <w:color w:val="000000"/>
        </w:rPr>
        <w:t xml:space="preserve">) und </w:t>
      </w:r>
      <w:r w:rsidRPr="00314817">
        <w:rPr>
          <w:color w:val="000000"/>
          <w:highlight w:val="yellow"/>
        </w:rPr>
        <w:t>Individuen</w:t>
      </w:r>
      <w:r w:rsidRPr="009B4877">
        <w:rPr>
          <w:color w:val="000000"/>
        </w:rPr>
        <w:t xml:space="preserve">, </w:t>
      </w:r>
      <w:r w:rsidR="00314817">
        <w:rPr>
          <w:color w:val="000000"/>
        </w:rPr>
        <w:t>die als RDF-Instanzen von Klassen deklariert werden</w:t>
      </w:r>
      <w:r w:rsidRPr="009B4877">
        <w:rPr>
          <w:color w:val="000000"/>
        </w:rPr>
        <w:t>. Diese werden mithilfe logikbasierter Konstruktionen beschrieben (vgl. Hitzler et al. 2007: 126). Jede Klasse muss durch eine eindeutige URI definiert und als Instanz von</w:t>
      </w:r>
      <w:r>
        <w:rPr>
          <w:rStyle w:val="apple-converted-space"/>
          <w:color w:val="000000"/>
        </w:rPr>
        <w:t xml:space="preserve"> </w:t>
      </w:r>
      <w:proofErr w:type="spellStart"/>
      <w:proofErr w:type="gramStart"/>
      <w:r w:rsidRPr="009B4877">
        <w:rPr>
          <w:rStyle w:val="HTMLCode"/>
          <w:rFonts w:ascii="Times New Roman" w:hAnsi="Times New Roman" w:cs="Times New Roman"/>
          <w:i/>
          <w:iCs/>
          <w:color w:val="000000"/>
          <w:sz w:val="24"/>
          <w:szCs w:val="24"/>
        </w:rPr>
        <w:t>owl:Class</w:t>
      </w:r>
      <w:proofErr w:type="spellEnd"/>
      <w:proofErr w:type="gramEnd"/>
      <w:r>
        <w:rPr>
          <w:rStyle w:val="apple-converted-space"/>
          <w:color w:val="000000"/>
        </w:rPr>
        <w:t xml:space="preserve"> </w:t>
      </w:r>
      <w:r w:rsidRPr="009B4877">
        <w:rPr>
          <w:color w:val="000000"/>
        </w:rPr>
        <w:t>deklariert werden. Gleiches gilt für Eigenschaften, die entsprechend als</w:t>
      </w:r>
      <w:r>
        <w:rPr>
          <w:rStyle w:val="apple-converted-space"/>
          <w:color w:val="000000"/>
        </w:rPr>
        <w:t xml:space="preserve"> </w:t>
      </w:r>
      <w:proofErr w:type="spellStart"/>
      <w:proofErr w:type="gramStart"/>
      <w:r w:rsidRPr="009B4877">
        <w:rPr>
          <w:rStyle w:val="HTMLCode"/>
          <w:rFonts w:ascii="Times New Roman" w:hAnsi="Times New Roman" w:cs="Times New Roman"/>
          <w:i/>
          <w:iCs/>
          <w:color w:val="000000"/>
          <w:sz w:val="24"/>
          <w:szCs w:val="24"/>
        </w:rPr>
        <w:t>owl:ObjectProperty</w:t>
      </w:r>
      <w:proofErr w:type="spellEnd"/>
      <w:proofErr w:type="gramEnd"/>
      <w:r>
        <w:rPr>
          <w:rStyle w:val="apple-converted-space"/>
          <w:color w:val="000000"/>
        </w:rPr>
        <w:t xml:space="preserve"> </w:t>
      </w:r>
      <w:r w:rsidRPr="009B4877">
        <w:rPr>
          <w:color w:val="000000"/>
        </w:rPr>
        <w:t>oder</w:t>
      </w:r>
      <w:r>
        <w:rPr>
          <w:rStyle w:val="apple-converted-space"/>
          <w:color w:val="000000"/>
        </w:rPr>
        <w:t xml:space="preserve"> </w:t>
      </w:r>
      <w:proofErr w:type="spellStart"/>
      <w:proofErr w:type="gramStart"/>
      <w:r w:rsidRPr="009B4877">
        <w:rPr>
          <w:rStyle w:val="HTMLCode"/>
          <w:rFonts w:ascii="Times New Roman" w:hAnsi="Times New Roman" w:cs="Times New Roman"/>
          <w:i/>
          <w:iCs/>
          <w:color w:val="000000"/>
          <w:sz w:val="24"/>
          <w:szCs w:val="24"/>
        </w:rPr>
        <w:t>owl:DatatypeProperty</w:t>
      </w:r>
      <w:proofErr w:type="spellEnd"/>
      <w:proofErr w:type="gramEnd"/>
      <w:r>
        <w:rPr>
          <w:rStyle w:val="apple-converted-space"/>
          <w:color w:val="000000"/>
        </w:rPr>
        <w:t xml:space="preserve"> </w:t>
      </w:r>
      <w:r w:rsidRPr="009B4877">
        <w:rPr>
          <w:color w:val="000000"/>
        </w:rPr>
        <w:t>typisiert werden müssen. Zusätzlich muss jedes Individuum mindestens einer Klasse zugeordnet sein</w:t>
      </w:r>
      <w:r>
        <w:rPr>
          <w:color w:val="000000"/>
        </w:rPr>
        <w:t xml:space="preserve">, </w:t>
      </w:r>
      <w:r w:rsidRPr="009B4877">
        <w:rPr>
          <w:color w:val="000000"/>
        </w:rPr>
        <w:t>auch wenn es nur</w:t>
      </w:r>
      <w:r>
        <w:rPr>
          <w:rStyle w:val="apple-converted-space"/>
          <w:color w:val="000000"/>
        </w:rPr>
        <w:t xml:space="preserve"> </w:t>
      </w:r>
      <w:proofErr w:type="spellStart"/>
      <w:proofErr w:type="gramStart"/>
      <w:r w:rsidRPr="009B4877">
        <w:rPr>
          <w:rStyle w:val="HTMLCode"/>
          <w:rFonts w:ascii="Times New Roman" w:hAnsi="Times New Roman" w:cs="Times New Roman"/>
          <w:i/>
          <w:iCs/>
          <w:color w:val="000000"/>
          <w:sz w:val="24"/>
          <w:szCs w:val="24"/>
        </w:rPr>
        <w:t>owl:Thing</w:t>
      </w:r>
      <w:proofErr w:type="spellEnd"/>
      <w:proofErr w:type="gramEnd"/>
      <w:r>
        <w:rPr>
          <w:rStyle w:val="apple-converted-space"/>
          <w:color w:val="000000"/>
        </w:rPr>
        <w:t xml:space="preserve"> </w:t>
      </w:r>
      <w:r w:rsidRPr="009B4877">
        <w:rPr>
          <w:color w:val="000000"/>
        </w:rPr>
        <w:t>ist.</w:t>
      </w:r>
    </w:p>
    <w:p w14:paraId="0D9248B1" w14:textId="2CAC482D" w:rsidR="009B4877" w:rsidRPr="009B4877" w:rsidRDefault="009B4877" w:rsidP="001A344B">
      <w:pPr>
        <w:pStyle w:val="StandardWeb"/>
        <w:spacing w:line="360" w:lineRule="auto"/>
        <w:ind w:firstLine="567"/>
        <w:jc w:val="both"/>
        <w:rPr>
          <w:color w:val="000000"/>
        </w:rPr>
      </w:pPr>
      <w:r w:rsidRPr="009B4877">
        <w:rPr>
          <w:color w:val="000000"/>
        </w:rPr>
        <w:t>Eine typische Klassendeklaration sieht beispielsweise so aus:</w:t>
      </w:r>
      <w:r>
        <w:rPr>
          <w:rStyle w:val="apple-converted-space"/>
          <w:color w:val="000000"/>
        </w:rPr>
        <w:t xml:space="preserve"> </w:t>
      </w:r>
      <w:r w:rsidRPr="009B4877">
        <w:rPr>
          <w:rStyle w:val="HTMLCode"/>
          <w:rFonts w:ascii="Times New Roman" w:hAnsi="Times New Roman" w:cs="Times New Roman"/>
          <w:color w:val="000000"/>
          <w:sz w:val="24"/>
          <w:szCs w:val="24"/>
        </w:rPr>
        <w:t>&lt;</w:t>
      </w:r>
      <w:proofErr w:type="spellStart"/>
      <w:proofErr w:type="gramStart"/>
      <w:r w:rsidRPr="009B4877">
        <w:rPr>
          <w:rStyle w:val="HTMLCode"/>
          <w:rFonts w:ascii="Times New Roman" w:hAnsi="Times New Roman" w:cs="Times New Roman"/>
          <w:color w:val="000000"/>
          <w:sz w:val="24"/>
          <w:szCs w:val="24"/>
        </w:rPr>
        <w:t>owl:Class</w:t>
      </w:r>
      <w:proofErr w:type="spellEnd"/>
      <w:proofErr w:type="gramEnd"/>
      <w:r w:rsidRPr="009B4877">
        <w:rPr>
          <w:rStyle w:val="HTMLCode"/>
          <w:rFonts w:ascii="Times New Roman" w:hAnsi="Times New Roman" w:cs="Times New Roman"/>
          <w:color w:val="000000"/>
          <w:sz w:val="24"/>
          <w:szCs w:val="24"/>
        </w:rPr>
        <w:t xml:space="preserve"> </w:t>
      </w:r>
      <w:proofErr w:type="spellStart"/>
      <w:r w:rsidRPr="009B4877">
        <w:rPr>
          <w:rStyle w:val="HTMLCode"/>
          <w:rFonts w:ascii="Times New Roman" w:hAnsi="Times New Roman" w:cs="Times New Roman"/>
          <w:color w:val="000000"/>
          <w:sz w:val="24"/>
          <w:szCs w:val="24"/>
        </w:rPr>
        <w:t>rdf:ID</w:t>
      </w:r>
      <w:proofErr w:type="spellEnd"/>
      <w:r w:rsidRPr="009B4877">
        <w:rPr>
          <w:rStyle w:val="HTMLCode"/>
          <w:rFonts w:ascii="Times New Roman" w:hAnsi="Times New Roman" w:cs="Times New Roman"/>
          <w:color w:val="000000"/>
          <w:sz w:val="24"/>
          <w:szCs w:val="24"/>
        </w:rPr>
        <w:t>="Animal"/&gt;</w:t>
      </w:r>
      <w:r w:rsidRPr="009B4877">
        <w:rPr>
          <w:color w:val="000000"/>
        </w:rPr>
        <w:t xml:space="preserve">. Damit wird eine Klasse namens </w:t>
      </w:r>
      <w:r w:rsidRPr="009B4877">
        <w:rPr>
          <w:i/>
          <w:iCs/>
          <w:color w:val="000000"/>
        </w:rPr>
        <w:t>Animal</w:t>
      </w:r>
      <w:r w:rsidRPr="009B4877">
        <w:rPr>
          <w:color w:val="000000"/>
        </w:rPr>
        <w:t xml:space="preserve"> erstellt, die zu</w:t>
      </w:r>
      <w:r>
        <w:rPr>
          <w:rStyle w:val="apple-converted-space"/>
          <w:color w:val="000000"/>
        </w:rPr>
        <w:t xml:space="preserve"> </w:t>
      </w:r>
      <w:proofErr w:type="spellStart"/>
      <w:proofErr w:type="gramStart"/>
      <w:r w:rsidRPr="009B4877">
        <w:rPr>
          <w:rStyle w:val="HTMLCode"/>
          <w:rFonts w:ascii="Times New Roman" w:hAnsi="Times New Roman" w:cs="Times New Roman"/>
          <w:i/>
          <w:iCs/>
          <w:color w:val="000000"/>
          <w:sz w:val="24"/>
          <w:szCs w:val="24"/>
        </w:rPr>
        <w:t>owl:Class</w:t>
      </w:r>
      <w:proofErr w:type="spellEnd"/>
      <w:proofErr w:type="gramEnd"/>
      <w:r>
        <w:rPr>
          <w:rStyle w:val="apple-converted-space"/>
          <w:color w:val="000000"/>
        </w:rPr>
        <w:t xml:space="preserve"> </w:t>
      </w:r>
      <w:r w:rsidRPr="009B4877">
        <w:rPr>
          <w:color w:val="000000"/>
        </w:rPr>
        <w:t xml:space="preserve">gehört. </w:t>
      </w:r>
      <w:del w:id="416" w:author="Lia Greiberg" w:date="2025-08-17T14:20:00Z" w16du:dateUtc="2025-08-17T12:20:00Z">
        <w:r w:rsidRPr="009B4877" w:rsidDel="00FA34D9">
          <w:rPr>
            <w:color w:val="000000"/>
          </w:rPr>
          <w:delText xml:space="preserve">Auch </w:delText>
        </w:r>
      </w:del>
      <w:r w:rsidRPr="009B4877">
        <w:rPr>
          <w:color w:val="000000"/>
        </w:rPr>
        <w:t xml:space="preserve">Eigenschaften lassen sich </w:t>
      </w:r>
      <w:ins w:id="417" w:author="Lia Greiberg" w:date="2025-08-17T14:20:00Z" w16du:dateUtc="2025-08-17T12:20:00Z">
        <w:r w:rsidR="00FA34D9">
          <w:rPr>
            <w:color w:val="000000"/>
          </w:rPr>
          <w:t xml:space="preserve">ebenfalls </w:t>
        </w:r>
      </w:ins>
      <w:r w:rsidRPr="009B4877">
        <w:rPr>
          <w:color w:val="000000"/>
        </w:rPr>
        <w:t>hierarchisch organisieren. Mit</w:t>
      </w:r>
      <w:r>
        <w:rPr>
          <w:rStyle w:val="apple-converted-space"/>
          <w:color w:val="000000"/>
        </w:rPr>
        <w:t xml:space="preserve"> </w:t>
      </w:r>
      <w:proofErr w:type="spellStart"/>
      <w:proofErr w:type="gramStart"/>
      <w:r w:rsidRPr="009B4877">
        <w:rPr>
          <w:rStyle w:val="HTMLCode"/>
          <w:rFonts w:ascii="Times New Roman" w:hAnsi="Times New Roman" w:cs="Times New Roman"/>
          <w:i/>
          <w:iCs/>
          <w:color w:val="000000"/>
          <w:sz w:val="24"/>
          <w:szCs w:val="24"/>
        </w:rPr>
        <w:t>rdfs:subPropertyOf</w:t>
      </w:r>
      <w:proofErr w:type="spellEnd"/>
      <w:proofErr w:type="gramEnd"/>
      <w:r>
        <w:rPr>
          <w:rStyle w:val="apple-converted-space"/>
          <w:color w:val="000000"/>
        </w:rPr>
        <w:t xml:space="preserve"> </w:t>
      </w:r>
      <w:r w:rsidRPr="009B4877">
        <w:rPr>
          <w:color w:val="000000"/>
        </w:rPr>
        <w:t xml:space="preserve">kann etwa festgelegt werden, dass eine Eigenschaft eine </w:t>
      </w:r>
      <w:r w:rsidRPr="009B4877">
        <w:rPr>
          <w:color w:val="000000"/>
        </w:rPr>
        <w:lastRenderedPageBreak/>
        <w:t xml:space="preserve">Untereigenschaft einer anderen ist (vgl. </w:t>
      </w:r>
      <w:proofErr w:type="spellStart"/>
      <w:r w:rsidRPr="009B4877">
        <w:rPr>
          <w:color w:val="000000"/>
        </w:rPr>
        <w:t>Zhongli</w:t>
      </w:r>
      <w:proofErr w:type="spellEnd"/>
      <w:r w:rsidRPr="009B4877">
        <w:rPr>
          <w:color w:val="000000"/>
        </w:rPr>
        <w:t xml:space="preserve"> Ding/Yun Peng 2004: </w:t>
      </w:r>
      <w:r>
        <w:rPr>
          <w:color w:val="000000"/>
        </w:rPr>
        <w:t>2–</w:t>
      </w:r>
      <w:r w:rsidRPr="009B4877">
        <w:rPr>
          <w:color w:val="000000"/>
        </w:rPr>
        <w:t>3</w:t>
      </w:r>
      <w:r w:rsidR="0071249C">
        <w:rPr>
          <w:color w:val="000000"/>
        </w:rPr>
        <w:t xml:space="preserve">, vgl. </w:t>
      </w:r>
      <w:hyperlink r:id="rId18" w:history="1">
        <w:r w:rsidR="0071249C">
          <w:rPr>
            <w:rStyle w:val="Hyperlink"/>
          </w:rPr>
          <w:t>W3C: Reference</w:t>
        </w:r>
      </w:hyperlink>
      <w:r w:rsidRPr="009B4877">
        <w:rPr>
          <w:color w:val="000000"/>
        </w:rPr>
        <w:t>).</w:t>
      </w:r>
    </w:p>
    <w:p w14:paraId="3FFB7436" w14:textId="0EB435E9" w:rsidR="009B4877" w:rsidRPr="009B4877" w:rsidRDefault="009B4877" w:rsidP="001A344B">
      <w:pPr>
        <w:pStyle w:val="StandardWeb"/>
        <w:spacing w:line="360" w:lineRule="auto"/>
        <w:ind w:firstLine="567"/>
        <w:jc w:val="both"/>
        <w:rPr>
          <w:color w:val="000000"/>
        </w:rPr>
      </w:pPr>
      <w:r w:rsidRPr="009B4877">
        <w:rPr>
          <w:color w:val="000000"/>
        </w:rPr>
        <w:t xml:space="preserve">OWL verlangt außerdem, dass URIs für Klassen, Eigenschaften und Individuen eindeutig und voneinander abgegrenzt sind. Diese formalen Anforderungen müssen erfüllt sein, damit ein RDF-Dokument als gültiges OWL Lite- oder OWL DL-Dokument gilt (vgl. </w:t>
      </w:r>
      <w:hyperlink r:id="rId19" w:history="1">
        <w:r w:rsidRPr="00FB6DBB">
          <w:rPr>
            <w:rStyle w:val="Hyperlink"/>
          </w:rPr>
          <w:t xml:space="preserve">OWL: </w:t>
        </w:r>
        <w:proofErr w:type="spellStart"/>
        <w:r w:rsidRPr="00FB6DBB">
          <w:rPr>
            <w:rStyle w:val="Hyperlink"/>
          </w:rPr>
          <w:t>Overview</w:t>
        </w:r>
        <w:proofErr w:type="spellEnd"/>
      </w:hyperlink>
      <w:r w:rsidRPr="009B4877">
        <w:rPr>
          <w:color w:val="000000"/>
        </w:rPr>
        <w:t>).</w:t>
      </w:r>
    </w:p>
    <w:p w14:paraId="385DC179" w14:textId="59396FD4" w:rsidR="00AE5A6A" w:rsidRDefault="00AE5A6A" w:rsidP="009E5759">
      <w:pPr>
        <w:pStyle w:val="berschrift3"/>
        <w:numPr>
          <w:ilvl w:val="1"/>
          <w:numId w:val="13"/>
        </w:numPr>
        <w:ind w:left="426" w:hanging="426"/>
        <w:jc w:val="both"/>
        <w:rPr>
          <w:rFonts w:ascii="Times New Roman" w:hAnsi="Times New Roman"/>
          <w:sz w:val="26"/>
          <w:szCs w:val="26"/>
        </w:rPr>
      </w:pPr>
      <w:r>
        <w:rPr>
          <w:rFonts w:ascii="Times New Roman" w:hAnsi="Times New Roman"/>
          <w:sz w:val="26"/>
          <w:szCs w:val="26"/>
        </w:rPr>
        <w:t>SPARQL</w:t>
      </w:r>
    </w:p>
    <w:p w14:paraId="49C3CD99" w14:textId="6ED35991" w:rsidR="00A77DF2" w:rsidRDefault="00663252" w:rsidP="00A77DF2">
      <w:pPr>
        <w:spacing w:before="240" w:line="360" w:lineRule="auto"/>
        <w:jc w:val="both"/>
        <w:rPr>
          <w:color w:val="000000"/>
          <w:sz w:val="24"/>
          <w:szCs w:val="24"/>
        </w:rPr>
      </w:pPr>
      <w:r>
        <w:rPr>
          <w:color w:val="000000"/>
          <w:sz w:val="24"/>
          <w:szCs w:val="24"/>
        </w:rPr>
        <w:t xml:space="preserve">Um gezielt Aussagen aus Ontologien und Wissensgraphen zu extrahieren, kommen Abfragesprachen zum Einsatz. </w:t>
      </w:r>
      <w:r w:rsidR="00816157">
        <w:rPr>
          <w:color w:val="000000"/>
          <w:sz w:val="24"/>
          <w:szCs w:val="24"/>
        </w:rPr>
        <w:t>Voraussetzung dafür</w:t>
      </w:r>
      <w:ins w:id="418" w:author="Lia Greiberg" w:date="2025-08-17T14:21:00Z" w16du:dateUtc="2025-08-17T12:21:00Z">
        <w:r w:rsidR="0074418B">
          <w:rPr>
            <w:color w:val="000000"/>
            <w:sz w:val="24"/>
            <w:szCs w:val="24"/>
          </w:rPr>
          <w:t xml:space="preserve"> ist</w:t>
        </w:r>
      </w:ins>
      <w:r w:rsidR="00816157">
        <w:rPr>
          <w:color w:val="000000"/>
          <w:sz w:val="24"/>
          <w:szCs w:val="24"/>
        </w:rPr>
        <w:t>, dass die Graphen in einem Triplestore gespeichert sind und über standardisierte Abfrageschnittstellen zugänglich gemacht wurden. Für solche Abfragen etabliert sich SPARQL</w:t>
      </w:r>
      <w:r>
        <w:rPr>
          <w:color w:val="000000"/>
          <w:sz w:val="24"/>
          <w:szCs w:val="24"/>
        </w:rPr>
        <w:t xml:space="preserve"> </w:t>
      </w:r>
      <w:r>
        <w:rPr>
          <w:color w:val="000000"/>
          <w:sz w:val="24"/>
          <w:szCs w:val="24"/>
        </w:rPr>
        <w:fldChar w:fldCharType="begin"/>
      </w:r>
      <w:r w:rsidR="00F52E33">
        <w:rPr>
          <w:color w:val="000000"/>
          <w:sz w:val="24"/>
          <w:szCs w:val="24"/>
        </w:rPr>
        <w:instrText xml:space="preserve"> ADDIN ZOTERO_ITEM CSL_CITATION {"citationID":"GBKQgs4v","properties":{"formattedCitation":"(Kuhlen et al. 2022, S. 260\\uc0\\u8211{}261)","plainCitation":"(Kuhlen et al. 2022, S. 260–261)","dontUpdate":true,"noteIndex":0},"citationItems":[{"id":203,"uris":["http://zotero.org/users/10358077/items/N83KB9V7"],"itemData":{"id":203,"type":"book","abstract":"The seventh edition of the Principles of Practical Information and Documentation is now called: The Principles of Information Science. The new title does justice to the fact that there is an increasing need to theorize how we deal with knowledge and information in practice, training, and research as well as the development of information skills, in particular in online information services. All articles in the volume have been rewritten.","language":"German","license":"open access","note":"Accepted: 2023-01-31T04:02:39Z\nDOI: 10.1515/9783110769043","publisher":"De Gruyter","source":"directory.doabooks.org","title":"Grundlagen der Informationswissenschaft","URL":"https://directory.doabooks.org/handle/20.500.12854/96472","editor":[{"family":"Kuhlen","given":"Rainer"},{"family":"Lewandowski","given":"Dirk"},{"family":"Semar","given":"Wolfgang"},{"family":"Womser-Hacker","given":"Christa"}],"accessed":{"date-parts":[["2025",7,24]]},"issued":{"date-parts":[["2022"]]}},"locator":"260-261"}],"schema":"https://github.com/citation-style-language/schema/raw/master/csl-citation.json"} </w:instrText>
      </w:r>
      <w:r>
        <w:rPr>
          <w:color w:val="000000"/>
          <w:sz w:val="24"/>
          <w:szCs w:val="24"/>
        </w:rPr>
        <w:fldChar w:fldCharType="separate"/>
      </w:r>
      <w:r w:rsidRPr="00BE7473">
        <w:rPr>
          <w:color w:val="000000"/>
          <w:sz w:val="24"/>
          <w:szCs w:val="24"/>
        </w:rPr>
        <w:t>(</w:t>
      </w:r>
      <w:r>
        <w:rPr>
          <w:color w:val="000000"/>
          <w:sz w:val="24"/>
          <w:szCs w:val="24"/>
        </w:rPr>
        <w:t xml:space="preserve">vgl. </w:t>
      </w:r>
      <w:r w:rsidRPr="00BE7473">
        <w:rPr>
          <w:color w:val="000000"/>
          <w:sz w:val="24"/>
          <w:szCs w:val="24"/>
        </w:rPr>
        <w:t>Kuhlen et al. 2022</w:t>
      </w:r>
      <w:r>
        <w:rPr>
          <w:color w:val="000000"/>
          <w:sz w:val="24"/>
          <w:szCs w:val="24"/>
        </w:rPr>
        <w:t xml:space="preserve">: </w:t>
      </w:r>
      <w:r w:rsidRPr="00BE7473">
        <w:rPr>
          <w:color w:val="000000"/>
          <w:sz w:val="24"/>
          <w:szCs w:val="24"/>
        </w:rPr>
        <w:t>26</w:t>
      </w:r>
      <w:r>
        <w:rPr>
          <w:color w:val="000000"/>
          <w:sz w:val="24"/>
          <w:szCs w:val="24"/>
        </w:rPr>
        <w:t>5</w:t>
      </w:r>
      <w:r w:rsidRPr="00BE7473">
        <w:rPr>
          <w:color w:val="000000"/>
          <w:sz w:val="24"/>
          <w:szCs w:val="24"/>
        </w:rPr>
        <w:t>)</w:t>
      </w:r>
      <w:r>
        <w:rPr>
          <w:color w:val="000000"/>
          <w:sz w:val="24"/>
          <w:szCs w:val="24"/>
        </w:rPr>
        <w:fldChar w:fldCharType="end"/>
      </w:r>
      <w:r>
        <w:rPr>
          <w:color w:val="000000"/>
          <w:sz w:val="24"/>
          <w:szCs w:val="24"/>
        </w:rPr>
        <w:t>.</w:t>
      </w:r>
      <w:r w:rsidR="001F24EB">
        <w:rPr>
          <w:color w:val="000000"/>
          <w:sz w:val="24"/>
          <w:szCs w:val="24"/>
        </w:rPr>
        <w:t xml:space="preserve"> </w:t>
      </w:r>
      <w:r w:rsidR="00D30460">
        <w:rPr>
          <w:color w:val="000000"/>
          <w:sz w:val="24"/>
          <w:szCs w:val="24"/>
        </w:rPr>
        <w:t>SPARQL-Abfragen</w:t>
      </w:r>
      <w:r w:rsidR="0087543E">
        <w:rPr>
          <w:color w:val="000000"/>
          <w:sz w:val="24"/>
          <w:szCs w:val="24"/>
        </w:rPr>
        <w:t xml:space="preserve"> bestehen in der Regel aus </w:t>
      </w:r>
      <w:ins w:id="419" w:author="Lia Greiberg" w:date="2025-08-27T13:58:00Z" w16du:dateUtc="2025-08-27T11:58:00Z">
        <w:r w:rsidR="00023182">
          <w:rPr>
            <w:color w:val="000000"/>
            <w:sz w:val="24"/>
            <w:szCs w:val="24"/>
          </w:rPr>
          <w:t xml:space="preserve">einem </w:t>
        </w:r>
      </w:ins>
      <w:r w:rsidR="0087543E">
        <w:rPr>
          <w:color w:val="000000"/>
          <w:sz w:val="24"/>
          <w:szCs w:val="24"/>
        </w:rPr>
        <w:t>Dreifachmuster,</w:t>
      </w:r>
      <w:ins w:id="420" w:author="Lia Greiberg" w:date="2025-08-17T14:21:00Z" w16du:dateUtc="2025-08-17T12:21:00Z">
        <w:r w:rsidR="0074418B">
          <w:rPr>
            <w:color w:val="000000"/>
            <w:sz w:val="24"/>
            <w:szCs w:val="24"/>
          </w:rPr>
          <w:t xml:space="preserve"> de</w:t>
        </w:r>
      </w:ins>
      <w:ins w:id="421" w:author="Lia Greiberg" w:date="2025-08-27T13:58:00Z" w16du:dateUtc="2025-08-27T11:58:00Z">
        <w:r w:rsidR="00023182">
          <w:rPr>
            <w:color w:val="000000"/>
            <w:sz w:val="24"/>
            <w:szCs w:val="24"/>
          </w:rPr>
          <w:t>m</w:t>
        </w:r>
      </w:ins>
      <w:r w:rsidR="0087543E">
        <w:rPr>
          <w:color w:val="000000"/>
          <w:sz w:val="24"/>
          <w:szCs w:val="24"/>
        </w:rPr>
        <w:t xml:space="preserve"> sog. Graph</w:t>
      </w:r>
      <w:r w:rsidR="001C0EC2">
        <w:rPr>
          <w:color w:val="000000"/>
          <w:sz w:val="24"/>
          <w:szCs w:val="24"/>
        </w:rPr>
        <w:t>-M</w:t>
      </w:r>
      <w:r w:rsidR="0087543E">
        <w:rPr>
          <w:color w:val="000000"/>
          <w:sz w:val="24"/>
          <w:szCs w:val="24"/>
        </w:rPr>
        <w:t xml:space="preserve">uster. Im Gegensatz zu festen RDF-Tripeln können dabei Subjekt, Prädikat und Objekt durch Variablen ersetzt werden (vgl. </w:t>
      </w:r>
      <w:hyperlink r:id="rId20" w:history="1">
        <w:r w:rsidR="0087543E" w:rsidRPr="0087543E">
          <w:rPr>
            <w:rStyle w:val="Hyperlink"/>
            <w:sz w:val="24"/>
            <w:szCs w:val="24"/>
          </w:rPr>
          <w:t>SPARQL</w:t>
        </w:r>
      </w:hyperlink>
      <w:r w:rsidR="0087543E">
        <w:rPr>
          <w:color w:val="000000"/>
          <w:sz w:val="24"/>
          <w:szCs w:val="24"/>
        </w:rPr>
        <w:t xml:space="preserve">). </w:t>
      </w:r>
      <w:r w:rsidR="00A77DF2">
        <w:rPr>
          <w:color w:val="000000"/>
          <w:sz w:val="24"/>
          <w:szCs w:val="24"/>
        </w:rPr>
        <w:t>Zu Veranschaulichung dient das folgende Beispiel einer SPARQL-Anfrage:</w:t>
      </w:r>
    </w:p>
    <w:p w14:paraId="46DD6F0F" w14:textId="377EA0E6" w:rsidR="00A77DF2" w:rsidRPr="00A77DF2" w:rsidRDefault="00A77DF2" w:rsidP="00A77DF2">
      <w:pPr>
        <w:spacing w:before="240" w:line="276" w:lineRule="auto"/>
        <w:jc w:val="both"/>
        <w:rPr>
          <w:color w:val="000000"/>
          <w:sz w:val="24"/>
          <w:szCs w:val="24"/>
        </w:rPr>
      </w:pPr>
      <w:proofErr w:type="gramStart"/>
      <w:r w:rsidRPr="00A77DF2">
        <w:rPr>
          <w:color w:val="000000"/>
          <w:sz w:val="24"/>
          <w:szCs w:val="24"/>
        </w:rPr>
        <w:t>SELECT ?</w:t>
      </w:r>
      <w:proofErr w:type="spellStart"/>
      <w:r w:rsidRPr="00A77DF2">
        <w:rPr>
          <w:color w:val="000000"/>
          <w:sz w:val="24"/>
          <w:szCs w:val="24"/>
        </w:rPr>
        <w:t>name</w:t>
      </w:r>
      <w:proofErr w:type="spellEnd"/>
      <w:proofErr w:type="gramEnd"/>
    </w:p>
    <w:p w14:paraId="0F42DD8A" w14:textId="77777777" w:rsidR="00221F49" w:rsidRPr="00A77DF2" w:rsidRDefault="00221F49" w:rsidP="00A77DF2">
      <w:pPr>
        <w:spacing w:line="276" w:lineRule="auto"/>
        <w:jc w:val="both"/>
        <w:rPr>
          <w:color w:val="000000"/>
          <w:sz w:val="24"/>
          <w:szCs w:val="24"/>
        </w:rPr>
      </w:pPr>
      <w:r w:rsidRPr="00A77DF2">
        <w:rPr>
          <w:color w:val="000000"/>
          <w:sz w:val="24"/>
          <w:szCs w:val="24"/>
        </w:rPr>
        <w:t>WHERE {</w:t>
      </w:r>
    </w:p>
    <w:p w14:paraId="1339B5C7" w14:textId="77777777" w:rsidR="00221F49" w:rsidRPr="00A77DF2" w:rsidRDefault="00221F49" w:rsidP="00A77DF2">
      <w:pPr>
        <w:spacing w:line="276" w:lineRule="auto"/>
        <w:jc w:val="both"/>
        <w:rPr>
          <w:color w:val="000000"/>
          <w:sz w:val="24"/>
          <w:szCs w:val="24"/>
        </w:rPr>
      </w:pPr>
      <w:r w:rsidRPr="00A77DF2">
        <w:rPr>
          <w:color w:val="000000"/>
          <w:sz w:val="24"/>
          <w:szCs w:val="24"/>
        </w:rPr>
        <w:t xml:space="preserve">  </w:t>
      </w:r>
      <w:proofErr w:type="gramStart"/>
      <w:r w:rsidRPr="00A77DF2">
        <w:rPr>
          <w:color w:val="000000"/>
          <w:sz w:val="24"/>
          <w:szCs w:val="24"/>
        </w:rPr>
        <w:t>?</w:t>
      </w:r>
      <w:proofErr w:type="spellStart"/>
      <w:r w:rsidRPr="00A77DF2">
        <w:rPr>
          <w:color w:val="000000"/>
          <w:sz w:val="24"/>
          <w:szCs w:val="24"/>
        </w:rPr>
        <w:t>person</w:t>
      </w:r>
      <w:proofErr w:type="spellEnd"/>
      <w:proofErr w:type="gramEnd"/>
      <w:r w:rsidRPr="00A77DF2">
        <w:rPr>
          <w:color w:val="000000"/>
          <w:sz w:val="24"/>
          <w:szCs w:val="24"/>
        </w:rPr>
        <w:t xml:space="preserve"> </w:t>
      </w:r>
      <w:proofErr w:type="spellStart"/>
      <w:r w:rsidRPr="00A77DF2">
        <w:rPr>
          <w:color w:val="000000"/>
          <w:sz w:val="24"/>
          <w:szCs w:val="24"/>
        </w:rPr>
        <w:t>foaf:</w:t>
      </w:r>
      <w:proofErr w:type="gramStart"/>
      <w:r w:rsidRPr="00A77DF2">
        <w:rPr>
          <w:color w:val="000000"/>
          <w:sz w:val="24"/>
          <w:szCs w:val="24"/>
        </w:rPr>
        <w:t>name</w:t>
      </w:r>
      <w:proofErr w:type="spellEnd"/>
      <w:r w:rsidRPr="00A77DF2">
        <w:rPr>
          <w:color w:val="000000"/>
          <w:sz w:val="24"/>
          <w:szCs w:val="24"/>
        </w:rPr>
        <w:t xml:space="preserve"> ?</w:t>
      </w:r>
      <w:proofErr w:type="spellStart"/>
      <w:r w:rsidRPr="00A77DF2">
        <w:rPr>
          <w:color w:val="000000"/>
          <w:sz w:val="24"/>
          <w:szCs w:val="24"/>
        </w:rPr>
        <w:t>name</w:t>
      </w:r>
      <w:proofErr w:type="spellEnd"/>
      <w:proofErr w:type="gramEnd"/>
      <w:r w:rsidRPr="00A77DF2">
        <w:rPr>
          <w:color w:val="000000"/>
          <w:sz w:val="24"/>
          <w:szCs w:val="24"/>
        </w:rPr>
        <w:t>.</w:t>
      </w:r>
    </w:p>
    <w:p w14:paraId="27FF4113" w14:textId="77777777" w:rsidR="00221F49" w:rsidRPr="00A77DF2" w:rsidRDefault="00221F49" w:rsidP="00A77DF2">
      <w:pPr>
        <w:spacing w:line="276" w:lineRule="auto"/>
        <w:jc w:val="both"/>
        <w:rPr>
          <w:color w:val="000000"/>
          <w:sz w:val="24"/>
          <w:szCs w:val="24"/>
        </w:rPr>
      </w:pPr>
      <w:r w:rsidRPr="00A77DF2">
        <w:rPr>
          <w:color w:val="000000"/>
          <w:sz w:val="24"/>
          <w:szCs w:val="24"/>
        </w:rPr>
        <w:t>}</w:t>
      </w:r>
    </w:p>
    <w:p w14:paraId="00607545" w14:textId="77777777" w:rsidR="00221F49" w:rsidRDefault="00221F49" w:rsidP="001F24EB">
      <w:pPr>
        <w:spacing w:line="360" w:lineRule="auto"/>
        <w:jc w:val="both"/>
        <w:rPr>
          <w:color w:val="000000"/>
          <w:sz w:val="24"/>
          <w:szCs w:val="24"/>
        </w:rPr>
      </w:pPr>
    </w:p>
    <w:p w14:paraId="50321397" w14:textId="049FD243" w:rsidR="00B62F3F" w:rsidRDefault="00F31229" w:rsidP="00B62F3F">
      <w:pPr>
        <w:spacing w:line="360" w:lineRule="auto"/>
        <w:jc w:val="both"/>
        <w:rPr>
          <w:color w:val="000000"/>
          <w:sz w:val="24"/>
          <w:szCs w:val="24"/>
        </w:rPr>
      </w:pPr>
      <w:r>
        <w:rPr>
          <w:color w:val="000000"/>
          <w:sz w:val="24"/>
          <w:szCs w:val="24"/>
        </w:rPr>
        <w:t xml:space="preserve">Die Syntax von </w:t>
      </w:r>
      <w:commentRangeStart w:id="422"/>
      <w:r>
        <w:rPr>
          <w:color w:val="000000"/>
          <w:sz w:val="24"/>
          <w:szCs w:val="24"/>
        </w:rPr>
        <w:t xml:space="preserve">SPARQ </w:t>
      </w:r>
      <w:commentRangeEnd w:id="422"/>
      <w:r w:rsidR="006F3D6C">
        <w:rPr>
          <w:rStyle w:val="Kommentarzeichen"/>
        </w:rPr>
        <w:commentReference w:id="422"/>
      </w:r>
      <w:r>
        <w:rPr>
          <w:color w:val="000000"/>
          <w:sz w:val="24"/>
          <w:szCs w:val="24"/>
        </w:rPr>
        <w:t xml:space="preserve">orientiert sich an SQL und verwendet ähnliche Schlüsselwörter wie </w:t>
      </w:r>
      <w:r w:rsidRPr="00314817">
        <w:rPr>
          <w:i/>
          <w:iCs/>
          <w:color w:val="000000"/>
          <w:sz w:val="24"/>
          <w:szCs w:val="24"/>
        </w:rPr>
        <w:t>SELECT</w:t>
      </w:r>
      <w:r>
        <w:rPr>
          <w:color w:val="000000"/>
          <w:sz w:val="24"/>
          <w:szCs w:val="24"/>
        </w:rPr>
        <w:t xml:space="preserve">, </w:t>
      </w:r>
      <w:r w:rsidRPr="00314817">
        <w:rPr>
          <w:i/>
          <w:iCs/>
          <w:color w:val="000000"/>
          <w:sz w:val="24"/>
          <w:szCs w:val="24"/>
        </w:rPr>
        <w:t>WHERE</w:t>
      </w:r>
      <w:r>
        <w:rPr>
          <w:color w:val="000000"/>
          <w:sz w:val="24"/>
          <w:szCs w:val="24"/>
        </w:rPr>
        <w:t xml:space="preserve">. </w:t>
      </w:r>
      <w:r>
        <w:rPr>
          <w:color w:val="000000"/>
          <w:sz w:val="24"/>
          <w:szCs w:val="24"/>
        </w:rPr>
        <w:fldChar w:fldCharType="begin"/>
      </w:r>
      <w:r>
        <w:rPr>
          <w:color w:val="000000"/>
          <w:sz w:val="24"/>
          <w:szCs w:val="24"/>
        </w:rPr>
        <w:instrText xml:space="preserve"> ADDIN ZOTERO_ITEM CSL_CITATION {"citationID":"n6jAEYmI","properties":{"formattedCitation":"(Dengel 2012)","plainCitation":"(Dengel 2012)","noteIndex":0},"citationItems":[{"id":13,"uris":["http://zotero.org/users/10358077/items/93QID7FI"],"itemData":{"id":13,"type":"book","event-place":"Heidelberg","ISBN":"978-3-8274-2663-5","language":"de","license":"http://www.springer.com/tdm","note":"DOI: 10.1007/978-3-8274-2664-2","publisher":"Spektrum Akademischer Verlag","publisher-place":"Heidelberg","source":"DOI.org (Crossref)","title":"Semantische Technologien","URL":"http://link.springer.com/10.1007/978-3-8274-2664-2","editor":[{"family":"Dengel","given":"Andreas"}],"accessed":{"date-parts":[["2025",4,28]]},"issued":{"date-parts":[["2012"]]}}}],"schema":"https://github.com/citation-style-language/schema/raw/master/csl-citation.json"} </w:instrText>
      </w:r>
      <w:r>
        <w:rPr>
          <w:color w:val="000000"/>
          <w:sz w:val="24"/>
          <w:szCs w:val="24"/>
        </w:rPr>
        <w:fldChar w:fldCharType="separate"/>
      </w:r>
      <w:r>
        <w:rPr>
          <w:noProof/>
          <w:color w:val="000000"/>
          <w:sz w:val="24"/>
          <w:szCs w:val="24"/>
        </w:rPr>
        <w:t>(vgl. Dengel 2012: 162)</w:t>
      </w:r>
      <w:r>
        <w:rPr>
          <w:color w:val="000000"/>
          <w:sz w:val="24"/>
          <w:szCs w:val="24"/>
        </w:rPr>
        <w:fldChar w:fldCharType="end"/>
      </w:r>
      <w:r>
        <w:rPr>
          <w:color w:val="000000"/>
          <w:sz w:val="24"/>
          <w:szCs w:val="24"/>
        </w:rPr>
        <w:t xml:space="preserve">. </w:t>
      </w:r>
      <w:r w:rsidR="00580B35">
        <w:rPr>
          <w:color w:val="000000"/>
          <w:sz w:val="24"/>
          <w:szCs w:val="24"/>
        </w:rPr>
        <w:t xml:space="preserve">Das Schlüsselwort </w:t>
      </w:r>
      <w:r w:rsidR="00580B35" w:rsidRPr="00580B35">
        <w:rPr>
          <w:i/>
          <w:iCs/>
          <w:color w:val="000000"/>
          <w:sz w:val="24"/>
          <w:szCs w:val="24"/>
        </w:rPr>
        <w:t>SELECT</w:t>
      </w:r>
      <w:r w:rsidR="00580B35">
        <w:rPr>
          <w:i/>
          <w:iCs/>
          <w:color w:val="000000"/>
          <w:sz w:val="24"/>
          <w:szCs w:val="24"/>
        </w:rPr>
        <w:t xml:space="preserve"> </w:t>
      </w:r>
      <w:r w:rsidR="00580B35">
        <w:rPr>
          <w:color w:val="000000"/>
          <w:sz w:val="24"/>
          <w:szCs w:val="24"/>
        </w:rPr>
        <w:t xml:space="preserve">gibt an, dass die Abfrage den Wert der </w:t>
      </w:r>
      <w:proofErr w:type="gramStart"/>
      <w:r w:rsidR="00580B35">
        <w:rPr>
          <w:color w:val="000000"/>
          <w:sz w:val="24"/>
          <w:szCs w:val="24"/>
        </w:rPr>
        <w:t xml:space="preserve">Variable </w:t>
      </w:r>
      <w:r w:rsidR="00580B35" w:rsidRPr="00580B35">
        <w:rPr>
          <w:i/>
          <w:iCs/>
          <w:color w:val="000000"/>
          <w:sz w:val="24"/>
          <w:szCs w:val="24"/>
        </w:rPr>
        <w:t>?</w:t>
      </w:r>
      <w:proofErr w:type="spellStart"/>
      <w:r w:rsidR="00580B35" w:rsidRPr="00580B35">
        <w:rPr>
          <w:i/>
          <w:iCs/>
          <w:color w:val="000000"/>
          <w:sz w:val="24"/>
          <w:szCs w:val="24"/>
        </w:rPr>
        <w:t>name</w:t>
      </w:r>
      <w:proofErr w:type="spellEnd"/>
      <w:proofErr w:type="gramEnd"/>
      <w:r w:rsidR="00580B35">
        <w:rPr>
          <w:color w:val="000000"/>
          <w:sz w:val="24"/>
          <w:szCs w:val="24"/>
        </w:rPr>
        <w:t xml:space="preserve"> </w:t>
      </w:r>
      <w:r w:rsidR="001C0EC2">
        <w:rPr>
          <w:color w:val="000000"/>
          <w:sz w:val="24"/>
          <w:szCs w:val="24"/>
        </w:rPr>
        <w:t xml:space="preserve">zurückgeben soll. Durch das Schlüsselwort </w:t>
      </w:r>
      <w:r w:rsidR="001C0EC2" w:rsidRPr="001C0EC2">
        <w:rPr>
          <w:i/>
          <w:iCs/>
          <w:color w:val="000000"/>
          <w:sz w:val="24"/>
          <w:szCs w:val="24"/>
        </w:rPr>
        <w:t>WHERE</w:t>
      </w:r>
      <w:r w:rsidR="001C0EC2">
        <w:rPr>
          <w:color w:val="000000"/>
          <w:sz w:val="24"/>
          <w:szCs w:val="24"/>
        </w:rPr>
        <w:t xml:space="preserve"> wird</w:t>
      </w:r>
      <w:ins w:id="423" w:author="Lia Greiberg" w:date="2025-08-17T14:23:00Z" w16du:dateUtc="2025-08-17T12:23:00Z">
        <w:r w:rsidR="006F3D6C">
          <w:rPr>
            <w:color w:val="000000"/>
            <w:sz w:val="24"/>
            <w:szCs w:val="24"/>
          </w:rPr>
          <w:t xml:space="preserve"> das</w:t>
        </w:r>
      </w:ins>
      <w:r w:rsidR="001C0EC2">
        <w:rPr>
          <w:color w:val="000000"/>
          <w:sz w:val="24"/>
          <w:szCs w:val="24"/>
        </w:rPr>
        <w:t xml:space="preserve"> grundlegende Graph-Muster definiert. In diesem Fall besteht e</w:t>
      </w:r>
      <w:ins w:id="424" w:author="Lia Greiberg" w:date="2025-08-17T14:23:00Z" w16du:dateUtc="2025-08-17T12:23:00Z">
        <w:r w:rsidR="006F3D6C">
          <w:rPr>
            <w:color w:val="000000"/>
            <w:sz w:val="24"/>
            <w:szCs w:val="24"/>
          </w:rPr>
          <w:t xml:space="preserve">s </w:t>
        </w:r>
      </w:ins>
      <w:del w:id="425" w:author="Lia Greiberg" w:date="2025-08-17T14:23:00Z" w16du:dateUtc="2025-08-17T12:23:00Z">
        <w:r w:rsidR="001C0EC2" w:rsidDel="006F3D6C">
          <w:rPr>
            <w:color w:val="000000"/>
            <w:sz w:val="24"/>
            <w:szCs w:val="24"/>
          </w:rPr>
          <w:delText xml:space="preserve">r </w:delText>
        </w:r>
      </w:del>
      <w:r w:rsidR="001C0EC2">
        <w:rPr>
          <w:color w:val="000000"/>
          <w:sz w:val="24"/>
          <w:szCs w:val="24"/>
        </w:rPr>
        <w:t xml:space="preserve">aus </w:t>
      </w:r>
      <w:ins w:id="426" w:author="Lia Greiberg" w:date="2025-08-17T14:23:00Z" w16du:dateUtc="2025-08-17T12:23:00Z">
        <w:r w:rsidR="006F3D6C">
          <w:rPr>
            <w:color w:val="000000"/>
            <w:sz w:val="24"/>
            <w:szCs w:val="24"/>
          </w:rPr>
          <w:t xml:space="preserve">dem </w:t>
        </w:r>
      </w:ins>
      <w:commentRangeStart w:id="427"/>
      <w:r w:rsidR="001C0EC2">
        <w:rPr>
          <w:color w:val="000000"/>
          <w:sz w:val="24"/>
          <w:szCs w:val="24"/>
        </w:rPr>
        <w:t>Trip</w:t>
      </w:r>
      <w:del w:id="428" w:author="Lia Greiberg" w:date="2025-08-27T13:59:00Z" w16du:dateUtc="2025-08-27T11:59:00Z">
        <w:r w:rsidR="001C0EC2" w:rsidDel="00023182">
          <w:rPr>
            <w:color w:val="000000"/>
            <w:sz w:val="24"/>
            <w:szCs w:val="24"/>
          </w:rPr>
          <w:delText>l</w:delText>
        </w:r>
      </w:del>
      <w:r w:rsidR="001C0EC2">
        <w:rPr>
          <w:color w:val="000000"/>
          <w:sz w:val="24"/>
          <w:szCs w:val="24"/>
        </w:rPr>
        <w:t>e</w:t>
      </w:r>
      <w:ins w:id="429" w:author="Lia Greiberg" w:date="2025-08-27T13:59:00Z" w16du:dateUtc="2025-08-27T11:59:00Z">
        <w:r w:rsidR="00023182">
          <w:rPr>
            <w:color w:val="000000"/>
            <w:sz w:val="24"/>
            <w:szCs w:val="24"/>
          </w:rPr>
          <w:t>l</w:t>
        </w:r>
      </w:ins>
      <w:commentRangeEnd w:id="427"/>
      <w:ins w:id="430" w:author="Lia Greiberg" w:date="2025-08-27T14:00:00Z" w16du:dateUtc="2025-08-27T12:00:00Z">
        <w:r w:rsidR="00023182">
          <w:rPr>
            <w:rStyle w:val="Kommentarzeichen"/>
          </w:rPr>
          <w:commentReference w:id="427"/>
        </w:r>
      </w:ins>
      <w:r w:rsidR="001C0EC2">
        <w:rPr>
          <w:color w:val="000000"/>
          <w:sz w:val="24"/>
          <w:szCs w:val="24"/>
        </w:rPr>
        <w:t>-</w:t>
      </w:r>
      <w:proofErr w:type="gramStart"/>
      <w:r w:rsidR="001C0EC2">
        <w:rPr>
          <w:color w:val="000000"/>
          <w:sz w:val="24"/>
          <w:szCs w:val="24"/>
        </w:rPr>
        <w:t xml:space="preserve">Muster </w:t>
      </w:r>
      <w:r w:rsidR="001C0EC2" w:rsidRPr="001C0EC2">
        <w:rPr>
          <w:i/>
          <w:iCs/>
          <w:color w:val="000000"/>
          <w:sz w:val="24"/>
          <w:szCs w:val="24"/>
        </w:rPr>
        <w:t>?</w:t>
      </w:r>
      <w:proofErr w:type="spellStart"/>
      <w:r w:rsidR="001C0EC2" w:rsidRPr="001C0EC2">
        <w:rPr>
          <w:i/>
          <w:iCs/>
          <w:color w:val="000000"/>
          <w:sz w:val="24"/>
          <w:szCs w:val="24"/>
        </w:rPr>
        <w:t>person</w:t>
      </w:r>
      <w:proofErr w:type="spellEnd"/>
      <w:proofErr w:type="gramEnd"/>
      <w:r w:rsidR="001C0EC2" w:rsidRPr="001C0EC2">
        <w:rPr>
          <w:i/>
          <w:iCs/>
          <w:color w:val="000000"/>
          <w:sz w:val="24"/>
          <w:szCs w:val="24"/>
        </w:rPr>
        <w:t xml:space="preserve"> </w:t>
      </w:r>
      <w:proofErr w:type="spellStart"/>
      <w:r w:rsidR="001C0EC2" w:rsidRPr="001C0EC2">
        <w:rPr>
          <w:i/>
          <w:iCs/>
          <w:color w:val="000000"/>
          <w:sz w:val="24"/>
          <w:szCs w:val="24"/>
        </w:rPr>
        <w:t>foaf:</w:t>
      </w:r>
      <w:proofErr w:type="gramStart"/>
      <w:r w:rsidR="001C0EC2" w:rsidRPr="001C0EC2">
        <w:rPr>
          <w:i/>
          <w:iCs/>
          <w:color w:val="000000"/>
          <w:sz w:val="24"/>
          <w:szCs w:val="24"/>
        </w:rPr>
        <w:t>name</w:t>
      </w:r>
      <w:proofErr w:type="spellEnd"/>
      <w:r w:rsidR="001C0EC2" w:rsidRPr="001C0EC2">
        <w:rPr>
          <w:i/>
          <w:iCs/>
          <w:color w:val="000000"/>
          <w:sz w:val="24"/>
          <w:szCs w:val="24"/>
        </w:rPr>
        <w:t xml:space="preserve"> ?</w:t>
      </w:r>
      <w:proofErr w:type="spellStart"/>
      <w:r w:rsidR="001C0EC2" w:rsidRPr="001C0EC2">
        <w:rPr>
          <w:i/>
          <w:iCs/>
          <w:color w:val="000000"/>
          <w:sz w:val="24"/>
          <w:szCs w:val="24"/>
        </w:rPr>
        <w:t>name</w:t>
      </w:r>
      <w:proofErr w:type="spellEnd"/>
      <w:proofErr w:type="gramEnd"/>
      <w:r w:rsidR="001C0EC2">
        <w:rPr>
          <w:color w:val="000000"/>
          <w:sz w:val="24"/>
          <w:szCs w:val="24"/>
        </w:rPr>
        <w:t xml:space="preserve"> und beschreibt eine Beziehung zwischen Subjekt </w:t>
      </w:r>
      <w:proofErr w:type="gramStart"/>
      <w:r w:rsidR="001C0EC2" w:rsidRPr="008031C3">
        <w:rPr>
          <w:i/>
          <w:iCs/>
          <w:color w:val="000000"/>
          <w:sz w:val="24"/>
          <w:szCs w:val="24"/>
        </w:rPr>
        <w:t>(?</w:t>
      </w:r>
      <w:proofErr w:type="spellStart"/>
      <w:r w:rsidR="001C0EC2" w:rsidRPr="008031C3">
        <w:rPr>
          <w:i/>
          <w:iCs/>
          <w:color w:val="000000"/>
          <w:sz w:val="24"/>
          <w:szCs w:val="24"/>
        </w:rPr>
        <w:t>person</w:t>
      </w:r>
      <w:proofErr w:type="spellEnd"/>
      <w:proofErr w:type="gramEnd"/>
      <w:r w:rsidR="001C0EC2">
        <w:rPr>
          <w:color w:val="000000"/>
          <w:sz w:val="24"/>
          <w:szCs w:val="24"/>
        </w:rPr>
        <w:t xml:space="preserve">) und </w:t>
      </w:r>
      <w:del w:id="431" w:author="Lia Greiberg" w:date="2025-08-17T14:23:00Z" w16du:dateUtc="2025-08-17T12:23:00Z">
        <w:r w:rsidR="001C0EC2" w:rsidDel="006F3D6C">
          <w:rPr>
            <w:color w:val="000000"/>
            <w:sz w:val="24"/>
            <w:szCs w:val="24"/>
          </w:rPr>
          <w:delText xml:space="preserve">einem </w:delText>
        </w:r>
      </w:del>
      <w:r w:rsidR="001C0EC2">
        <w:rPr>
          <w:color w:val="000000"/>
          <w:sz w:val="24"/>
          <w:szCs w:val="24"/>
        </w:rPr>
        <w:t xml:space="preserve">Objekt </w:t>
      </w:r>
      <w:proofErr w:type="gramStart"/>
      <w:r w:rsidR="001C0EC2" w:rsidRPr="008031C3">
        <w:rPr>
          <w:i/>
          <w:iCs/>
          <w:color w:val="000000"/>
          <w:sz w:val="24"/>
          <w:szCs w:val="24"/>
        </w:rPr>
        <w:t>(?</w:t>
      </w:r>
      <w:proofErr w:type="spellStart"/>
      <w:r w:rsidR="001C0EC2" w:rsidRPr="008031C3">
        <w:rPr>
          <w:i/>
          <w:iCs/>
          <w:color w:val="000000"/>
          <w:sz w:val="24"/>
          <w:szCs w:val="24"/>
        </w:rPr>
        <w:t>name</w:t>
      </w:r>
      <w:proofErr w:type="spellEnd"/>
      <w:proofErr w:type="gramEnd"/>
      <w:r w:rsidR="001C0EC2">
        <w:rPr>
          <w:color w:val="000000"/>
          <w:sz w:val="24"/>
          <w:szCs w:val="24"/>
        </w:rPr>
        <w:t>)</w:t>
      </w:r>
      <w:r w:rsidR="008031C3">
        <w:rPr>
          <w:color w:val="000000"/>
          <w:sz w:val="24"/>
          <w:szCs w:val="24"/>
        </w:rPr>
        <w:t>, verbunden über das Prädikat (</w:t>
      </w:r>
      <w:proofErr w:type="spellStart"/>
      <w:r w:rsidR="008031C3" w:rsidRPr="001C0EC2">
        <w:rPr>
          <w:i/>
          <w:iCs/>
          <w:color w:val="000000"/>
          <w:sz w:val="24"/>
          <w:szCs w:val="24"/>
        </w:rPr>
        <w:t>foaf:name</w:t>
      </w:r>
      <w:proofErr w:type="spellEnd"/>
      <w:r w:rsidR="008031C3">
        <w:rPr>
          <w:color w:val="000000"/>
          <w:sz w:val="24"/>
          <w:szCs w:val="24"/>
        </w:rPr>
        <w:t>)</w:t>
      </w:r>
      <w:r w:rsidR="001C0EC2">
        <w:rPr>
          <w:color w:val="000000"/>
          <w:sz w:val="24"/>
          <w:szCs w:val="24"/>
        </w:rPr>
        <w:t>.</w:t>
      </w:r>
    </w:p>
    <w:p w14:paraId="0B31FDDF" w14:textId="6DF9AD05" w:rsidR="00221F49" w:rsidRDefault="003A7E61" w:rsidP="00386156">
      <w:pPr>
        <w:spacing w:line="360" w:lineRule="auto"/>
        <w:ind w:firstLine="567"/>
        <w:jc w:val="both"/>
        <w:rPr>
          <w:color w:val="000000"/>
          <w:sz w:val="24"/>
          <w:szCs w:val="24"/>
        </w:rPr>
      </w:pPr>
      <w:r>
        <w:rPr>
          <w:color w:val="000000"/>
          <w:sz w:val="24"/>
          <w:szCs w:val="24"/>
        </w:rPr>
        <w:t xml:space="preserve">Der Musterabgleich </w:t>
      </w:r>
      <w:r w:rsidR="004D7F7C">
        <w:rPr>
          <w:color w:val="000000"/>
          <w:sz w:val="24"/>
          <w:szCs w:val="24"/>
        </w:rPr>
        <w:t>umfasst Funktionen wie</w:t>
      </w:r>
      <w:r>
        <w:rPr>
          <w:color w:val="000000"/>
          <w:sz w:val="24"/>
          <w:szCs w:val="24"/>
        </w:rPr>
        <w:t xml:space="preserve"> optionale Teile</w:t>
      </w:r>
      <w:r w:rsidR="004D7F7C">
        <w:rPr>
          <w:color w:val="000000"/>
          <w:sz w:val="24"/>
          <w:szCs w:val="24"/>
        </w:rPr>
        <w:t xml:space="preserve"> für unvollständige Daten</w:t>
      </w:r>
      <w:r>
        <w:rPr>
          <w:color w:val="000000"/>
          <w:sz w:val="24"/>
          <w:szCs w:val="24"/>
        </w:rPr>
        <w:t>, Mustervereinigung</w:t>
      </w:r>
      <w:r w:rsidR="004D7F7C">
        <w:rPr>
          <w:color w:val="000000"/>
          <w:sz w:val="24"/>
          <w:szCs w:val="24"/>
        </w:rPr>
        <w:t xml:space="preserve"> zur Kombination mehrerer Muster, Verschachtelung und das Filtern von Übereinstimmungen. Zusätzlich kann die </w:t>
      </w:r>
      <w:del w:id="432" w:author="Lia Greiberg" w:date="2025-08-17T14:24:00Z" w16du:dateUtc="2025-08-17T12:24:00Z">
        <w:r w:rsidR="004D7F7C" w:rsidDel="00B92CAB">
          <w:rPr>
            <w:color w:val="000000"/>
            <w:sz w:val="24"/>
            <w:szCs w:val="24"/>
          </w:rPr>
          <w:delText xml:space="preserve">die </w:delText>
        </w:r>
      </w:del>
      <w:r w:rsidR="004D7F7C">
        <w:rPr>
          <w:color w:val="000000"/>
          <w:sz w:val="24"/>
          <w:szCs w:val="24"/>
        </w:rPr>
        <w:t>Datenquelle ausgewählt werden.</w:t>
      </w:r>
      <w:r w:rsidR="00582C4A">
        <w:rPr>
          <w:color w:val="000000"/>
          <w:sz w:val="24"/>
          <w:szCs w:val="24"/>
        </w:rPr>
        <w:t xml:space="preserve"> SPARQL-Abfragen können je nach Ziel unterschiedliche </w:t>
      </w:r>
      <w:r w:rsidR="00582C4A">
        <w:rPr>
          <w:color w:val="000000"/>
          <w:sz w:val="24"/>
          <w:szCs w:val="24"/>
        </w:rPr>
        <w:lastRenderedPageBreak/>
        <w:t>Ergebnisse liefern, wie Ja/Nein-Antworten, die Rückgabe von Variablenwerten, die Gen</w:t>
      </w:r>
      <w:ins w:id="433" w:author="Lia Greiberg" w:date="2025-08-17T14:24:00Z" w16du:dateUtc="2025-08-17T12:24:00Z">
        <w:r w:rsidR="00B92CAB">
          <w:rPr>
            <w:color w:val="000000"/>
            <w:sz w:val="24"/>
            <w:szCs w:val="24"/>
          </w:rPr>
          <w:t>e</w:t>
        </w:r>
      </w:ins>
      <w:del w:id="434" w:author="Lia Greiberg" w:date="2025-08-17T14:24:00Z" w16du:dateUtc="2025-08-17T12:24:00Z">
        <w:r w:rsidR="00582C4A" w:rsidDel="00B92CAB">
          <w:rPr>
            <w:color w:val="000000"/>
            <w:sz w:val="24"/>
            <w:szCs w:val="24"/>
          </w:rPr>
          <w:delText>i</w:delText>
        </w:r>
      </w:del>
      <w:r w:rsidR="00582C4A">
        <w:rPr>
          <w:color w:val="000000"/>
          <w:sz w:val="24"/>
          <w:szCs w:val="24"/>
        </w:rPr>
        <w:t xml:space="preserve">rierung neuer RDF-Daten oder </w:t>
      </w:r>
      <w:ins w:id="435" w:author="Lia Greiberg" w:date="2025-08-17T14:24:00Z" w16du:dateUtc="2025-08-17T12:24:00Z">
        <w:r w:rsidR="00B92CAB">
          <w:rPr>
            <w:color w:val="000000"/>
            <w:sz w:val="24"/>
            <w:szCs w:val="24"/>
          </w:rPr>
          <w:t xml:space="preserve">die </w:t>
        </w:r>
      </w:ins>
      <w:r w:rsidR="00582C4A">
        <w:rPr>
          <w:color w:val="000000"/>
          <w:sz w:val="24"/>
          <w:szCs w:val="24"/>
        </w:rPr>
        <w:t xml:space="preserve">Beschreibung von Ressourcen </w:t>
      </w:r>
      <w:r w:rsidR="00582C4A">
        <w:rPr>
          <w:color w:val="000000"/>
          <w:sz w:val="24"/>
          <w:szCs w:val="24"/>
        </w:rPr>
        <w:fldChar w:fldCharType="begin"/>
      </w:r>
      <w:r w:rsidR="00582C4A">
        <w:rPr>
          <w:color w:val="000000"/>
          <w:sz w:val="24"/>
          <w:szCs w:val="24"/>
        </w:rPr>
        <w:instrText xml:space="preserve"> ADDIN ZOTERO_ITEM CSL_CITATION {"citationID":"je1GdvZT","properties":{"formattedCitation":"(P\\uc0\\u233{}rez/Arenas/Gutierrez 2009, S. 2)","plainCitation":"(Pérez/Arenas/Gutierrez 2009, S. 2)","noteIndex":0},"citationItems":[{"id":245,"uris":["http://zotero.org/users/10358077/items/Q7Q2P2UL"],"itemData":{"id":245,"type":"article-journal","abstract":"SPARQL is the standard language for querying RDF data. In this article, we address systematically the formal study of the database aspects of SPARQL, concentrating in its graph pattern matching facility. We provide a compositional semantics for the core part of SPARQL, and study the complexity of the evaluation of several fragments of the language. Among other complexity results, we show that the evaluation of general SPARQL patterns is PSPACE-complete. We identify a large class of SPARQL patterns, defined by imposing a simple and natural syntactic restriction, where the query evaluation problem can be solved more efficiently. This restriction gives rise to the class of well-designed patterns. We show that the evaluation problem is coNP-complete for well-designed patterns. Moreover, we provide several rewriting rules for well-designed patterns whose application may have a considerable impact in the cost of evaluating SPARQL queries.","container-title":"ACM Transactions on Database Systems","DOI":"10.1145/1567274.1567278","ISSN":"0362-5915, 1557-4644","issue":"3","journalAbbreviation":"ACM Trans. Database Syst.","language":"en","page":"1-45","source":"DOI.org (Crossref)","title":"Semantics and complexity of SPARQL","volume":"34","author":[{"family":"Pérez","given":"Jorge"},{"family":"Arenas","given":"Marcelo"},{"family":"Gutierrez","given":"Claudio"}],"issued":{"date-parts":[["2009",8]]}},"locator":"2"}],"schema":"https://github.com/citation-style-language/schema/raw/master/csl-citation.json"} </w:instrText>
      </w:r>
      <w:r w:rsidR="00582C4A">
        <w:rPr>
          <w:color w:val="000000"/>
          <w:sz w:val="24"/>
          <w:szCs w:val="24"/>
        </w:rPr>
        <w:fldChar w:fldCharType="separate"/>
      </w:r>
      <w:r w:rsidR="00582C4A" w:rsidRPr="00582C4A">
        <w:rPr>
          <w:color w:val="000000"/>
          <w:sz w:val="24"/>
          <w:szCs w:val="24"/>
        </w:rPr>
        <w:t>(</w:t>
      </w:r>
      <w:r w:rsidR="00582C4A">
        <w:rPr>
          <w:color w:val="000000"/>
          <w:sz w:val="24"/>
          <w:szCs w:val="24"/>
        </w:rPr>
        <w:t xml:space="preserve">vgl. </w:t>
      </w:r>
      <w:r w:rsidR="00582C4A" w:rsidRPr="00582C4A">
        <w:rPr>
          <w:color w:val="000000"/>
          <w:sz w:val="24"/>
          <w:szCs w:val="24"/>
        </w:rPr>
        <w:t>Pérez/</w:t>
      </w:r>
      <w:del w:id="436" w:author="Lia Greiberg" w:date="2025-08-17T14:24:00Z" w16du:dateUtc="2025-08-17T12:24:00Z">
        <w:r w:rsidR="00582C4A" w:rsidDel="00B92CAB">
          <w:rPr>
            <w:color w:val="000000"/>
            <w:sz w:val="24"/>
            <w:szCs w:val="24"/>
          </w:rPr>
          <w:delText xml:space="preserve"> </w:delText>
        </w:r>
      </w:del>
      <w:r w:rsidR="00582C4A" w:rsidRPr="00582C4A">
        <w:rPr>
          <w:color w:val="000000"/>
          <w:sz w:val="24"/>
          <w:szCs w:val="24"/>
        </w:rPr>
        <w:t>Arenas/</w:t>
      </w:r>
      <w:del w:id="437" w:author="Lia Greiberg" w:date="2025-08-17T14:24:00Z" w16du:dateUtc="2025-08-17T12:24:00Z">
        <w:r w:rsidR="00582C4A" w:rsidDel="00B92CAB">
          <w:rPr>
            <w:color w:val="000000"/>
            <w:sz w:val="24"/>
            <w:szCs w:val="24"/>
          </w:rPr>
          <w:delText xml:space="preserve"> </w:delText>
        </w:r>
      </w:del>
      <w:r w:rsidR="00582C4A" w:rsidRPr="00582C4A">
        <w:rPr>
          <w:color w:val="000000"/>
          <w:sz w:val="24"/>
          <w:szCs w:val="24"/>
        </w:rPr>
        <w:t>Gutierrez 2009</w:t>
      </w:r>
      <w:r w:rsidR="00582C4A">
        <w:rPr>
          <w:color w:val="000000"/>
          <w:sz w:val="24"/>
          <w:szCs w:val="24"/>
        </w:rPr>
        <w:t>:</w:t>
      </w:r>
      <w:r w:rsidR="00582C4A" w:rsidRPr="00582C4A">
        <w:rPr>
          <w:color w:val="000000"/>
          <w:sz w:val="24"/>
          <w:szCs w:val="24"/>
        </w:rPr>
        <w:t xml:space="preserve"> 2)</w:t>
      </w:r>
      <w:r w:rsidR="00582C4A">
        <w:rPr>
          <w:color w:val="000000"/>
          <w:sz w:val="24"/>
          <w:szCs w:val="24"/>
        </w:rPr>
        <w:fldChar w:fldCharType="end"/>
      </w:r>
      <w:r w:rsidR="00582C4A">
        <w:rPr>
          <w:color w:val="000000"/>
          <w:sz w:val="24"/>
          <w:szCs w:val="24"/>
        </w:rPr>
        <w:t xml:space="preserve">. </w:t>
      </w:r>
    </w:p>
    <w:p w14:paraId="7DA916BE" w14:textId="5A74E36F" w:rsidR="004E6E97" w:rsidRDefault="00C61255" w:rsidP="004E6E97">
      <w:pPr>
        <w:spacing w:line="360" w:lineRule="auto"/>
        <w:ind w:firstLine="567"/>
        <w:jc w:val="both"/>
        <w:rPr>
          <w:color w:val="000000"/>
          <w:sz w:val="24"/>
          <w:szCs w:val="24"/>
        </w:rPr>
      </w:pPr>
      <w:r w:rsidRPr="00C61255">
        <w:rPr>
          <w:color w:val="000000"/>
          <w:sz w:val="24"/>
          <w:szCs w:val="24"/>
        </w:rPr>
        <w:t xml:space="preserve">SPARQL ist auf RDF-Graphen und deren einfache Semantik ausgelegt und stößt daher an Grenzen, wenn es um die Verarbeitung komplexerer semantischer Strukturen wie in RDFS oder insbesondere </w:t>
      </w:r>
      <w:ins w:id="438" w:author="Lia Greiberg" w:date="2025-08-27T14:01:00Z" w16du:dateUtc="2025-08-27T12:01:00Z">
        <w:r w:rsidR="00023182">
          <w:rPr>
            <w:color w:val="000000"/>
            <w:sz w:val="24"/>
            <w:szCs w:val="24"/>
          </w:rPr>
          <w:t xml:space="preserve">in </w:t>
        </w:r>
      </w:ins>
      <w:r w:rsidRPr="00C61255">
        <w:rPr>
          <w:color w:val="000000"/>
          <w:sz w:val="24"/>
          <w:szCs w:val="24"/>
        </w:rPr>
        <w:t>OWL DL geht. Ein Grund dafür liegt in der Modellierung von OWL-Ontologien, die häufig aus einer Vielzahl möglicher Modelle bestehen und somit die Abfrage erschweren. In OWL DL werden Eigenschaften als binäre Relationen zwischen Elementen dargestellt, die sich als Graphen modellieren lassen (vgl. Hitzler 2007: 233–234).</w:t>
      </w:r>
      <w:r>
        <w:rPr>
          <w:color w:val="000000"/>
          <w:sz w:val="24"/>
          <w:szCs w:val="24"/>
        </w:rPr>
        <w:t xml:space="preserve"> </w:t>
      </w:r>
      <w:r w:rsidRPr="00C61255">
        <w:rPr>
          <w:color w:val="000000"/>
          <w:sz w:val="24"/>
          <w:szCs w:val="24"/>
        </w:rPr>
        <w:t>Um die Abfrage solcher OWL-DL-Wissensbasen dennoch zu ermöglichen, wurde vom OWL-</w:t>
      </w:r>
      <w:proofErr w:type="spellStart"/>
      <w:r w:rsidRPr="00C61255">
        <w:rPr>
          <w:color w:val="000000"/>
          <w:sz w:val="24"/>
          <w:szCs w:val="24"/>
        </w:rPr>
        <w:t>Reasoner</w:t>
      </w:r>
      <w:proofErr w:type="spellEnd"/>
      <w:r>
        <w:rPr>
          <w:rStyle w:val="apple-converted-space"/>
          <w:color w:val="000000"/>
          <w:sz w:val="24"/>
          <w:szCs w:val="24"/>
        </w:rPr>
        <w:t xml:space="preserve"> </w:t>
      </w:r>
      <w:proofErr w:type="gramStart"/>
      <w:r w:rsidRPr="00C61255">
        <w:rPr>
          <w:rStyle w:val="Fett"/>
          <w:b w:val="0"/>
          <w:bCs w:val="0"/>
          <w:i/>
          <w:iCs/>
          <w:color w:val="000000"/>
          <w:sz w:val="24"/>
          <w:szCs w:val="24"/>
        </w:rPr>
        <w:t>Pellet</w:t>
      </w:r>
      <w:proofErr w:type="gramEnd"/>
      <w:r>
        <w:rPr>
          <w:rStyle w:val="apple-converted-space"/>
          <w:color w:val="000000"/>
          <w:sz w:val="24"/>
          <w:szCs w:val="24"/>
        </w:rPr>
        <w:t xml:space="preserve"> </w:t>
      </w:r>
      <w:r w:rsidRPr="00C61255">
        <w:rPr>
          <w:color w:val="000000"/>
          <w:sz w:val="24"/>
          <w:szCs w:val="24"/>
        </w:rPr>
        <w:t>eine angepasste Teilmenge von SPARQL entwickelt. Diese modifizierte Anfragesprache wurde speziell darauf ausgelegt, mit den logikbasierten Strukturen von OWL DL kompatibel zu sein (vgl. Dengel 2012: 169).</w:t>
      </w:r>
    </w:p>
    <w:p w14:paraId="4A55F28F" w14:textId="6212740E" w:rsidR="004E6E97" w:rsidRPr="004E6E97" w:rsidRDefault="004E6E97" w:rsidP="004E6E97">
      <w:pPr>
        <w:pStyle w:val="berschrift3"/>
        <w:numPr>
          <w:ilvl w:val="1"/>
          <w:numId w:val="13"/>
        </w:numPr>
        <w:ind w:left="426" w:hanging="426"/>
        <w:jc w:val="both"/>
        <w:rPr>
          <w:rFonts w:ascii="Times New Roman" w:hAnsi="Times New Roman"/>
          <w:color w:val="EE0000"/>
          <w:sz w:val="26"/>
          <w:szCs w:val="26"/>
        </w:rPr>
      </w:pPr>
      <w:r w:rsidRPr="004E6E97">
        <w:rPr>
          <w:rFonts w:ascii="Times New Roman" w:hAnsi="Times New Roman"/>
          <w:color w:val="EE0000"/>
          <w:sz w:val="26"/>
          <w:szCs w:val="26"/>
        </w:rPr>
        <w:t>Zusammenfassung</w:t>
      </w:r>
    </w:p>
    <w:p w14:paraId="32A3729C" w14:textId="048D15B2" w:rsidR="00FD4642" w:rsidRPr="00FD4642" w:rsidRDefault="00FD4642" w:rsidP="00B90183">
      <w:pPr>
        <w:rPr>
          <w:sz w:val="24"/>
          <w:szCs w:val="24"/>
        </w:rPr>
      </w:pPr>
    </w:p>
    <w:sectPr w:rsidR="00FD4642" w:rsidRPr="00FD4642" w:rsidSect="00E9263C">
      <w:headerReference w:type="even" r:id="rId21"/>
      <w:headerReference w:type="default" r:id="rId22"/>
      <w:type w:val="continuous"/>
      <w:pgSz w:w="11907" w:h="16840" w:code="9"/>
      <w:pgMar w:top="1559" w:right="2410" w:bottom="1559" w:left="1559" w:header="709" w:footer="0" w:gutter="0"/>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ia Greiberg" w:date="2025-08-20T16:56:00Z" w:initials="LG">
    <w:p w14:paraId="0D1BCF38" w14:textId="77777777" w:rsidR="00F3002D" w:rsidRDefault="00F3002D" w:rsidP="00F3002D">
      <w:pPr>
        <w:pStyle w:val="Kommentartext"/>
      </w:pPr>
      <w:r>
        <w:rPr>
          <w:rStyle w:val="Kommentarzeichen"/>
        </w:rPr>
        <w:annotationRef/>
      </w:r>
      <w:r>
        <w:t>Ich habe den Satz etwas geändert, weil du sonst zweimal „erläutert“ in einem  Satz hättest und auch „zentral“ hätte sich wiederholt, da du das am Anfang des Absatzes nochmal nutzt.</w:t>
      </w:r>
    </w:p>
  </w:comment>
  <w:comment w:id="8" w:author="Lia Greiberg" w:date="2025-08-19T15:40:00Z" w:initials="LG">
    <w:p w14:paraId="6D823301" w14:textId="2BA2BFA9" w:rsidR="00F56DB0" w:rsidRDefault="00F56DB0" w:rsidP="00F56DB0">
      <w:pPr>
        <w:pStyle w:val="Kommentartext"/>
      </w:pPr>
      <w:r>
        <w:rPr>
          <w:rStyle w:val="Kommentarzeichen"/>
        </w:rPr>
        <w:annotationRef/>
      </w:r>
      <w:r>
        <w:t>Auch „graphbasiert“ ist richtig, du verwendest später aber „graphenbasiert“, für die Einheitlichkeit hab ich das angepasst.</w:t>
      </w:r>
    </w:p>
  </w:comment>
  <w:comment w:id="10" w:author="Lia Greiberg" w:date="2025-08-26T14:27:00Z" w:initials="LG">
    <w:p w14:paraId="6EC6E7D9" w14:textId="77777777" w:rsidR="005B4013" w:rsidRDefault="005B4013" w:rsidP="005B4013">
      <w:pPr>
        <w:pStyle w:val="Kommentartext"/>
      </w:pPr>
      <w:r>
        <w:rPr>
          <w:rStyle w:val="Kommentarzeichen"/>
        </w:rPr>
        <w:annotationRef/>
      </w:r>
      <w:r>
        <w:t>Ich würde eher die Überschrift „Das World Wide Web“ wählen, Web ist ja nur eine Abkürzung, oder?</w:t>
      </w:r>
    </w:p>
  </w:comment>
  <w:comment w:id="13" w:author="Lia Greiberg" w:date="2025-08-26T14:10:00Z" w:initials="LG">
    <w:p w14:paraId="194CD0C8" w14:textId="4F192C4B" w:rsidR="004558E5" w:rsidRDefault="004558E5" w:rsidP="004558E5">
      <w:pPr>
        <w:pStyle w:val="Kommentartext"/>
      </w:pPr>
      <w:r>
        <w:rPr>
          <w:rStyle w:val="Kommentarzeichen"/>
        </w:rPr>
        <w:annotationRef/>
      </w:r>
      <w:r>
        <w:t>Ich habe das hier ergänzt, weil du ja später nicht nur die Abkürzung „WWW“ nutzt, sondern auch nur „Web“. So hat es mir ChatGPT vorgeschlagen.</w:t>
      </w:r>
    </w:p>
  </w:comment>
  <w:comment w:id="20" w:author="Lia Greiberg" w:date="2025-08-26T14:06:00Z" w:initials="LG">
    <w:p w14:paraId="01681DEF" w14:textId="777BF518" w:rsidR="0016035B" w:rsidRDefault="0016035B" w:rsidP="0016035B">
      <w:pPr>
        <w:pStyle w:val="Kommentartext"/>
      </w:pPr>
      <w:r>
        <w:rPr>
          <w:rStyle w:val="Kommentarzeichen"/>
        </w:rPr>
        <w:annotationRef/>
      </w:r>
      <w:r>
        <w:t>Ich würde an dieser Stelle „aus dem Jahr …“ ergänzen. Weil sonst ist es etwas verwirrend, dass du plötzlich im Präteritum schreibst. Sonst schreibt man ja auch von älteren Werken in Präsens, wenn die Info noch gültig ist. Aber da du denn Absatz mit „nach rund 20 Jahren“ beendest, find ich es richtig, dass du im Präteritum schreibst.</w:t>
      </w:r>
    </w:p>
  </w:comment>
  <w:comment w:id="30" w:author="Lia Greiberg" w:date="2025-08-26T14:13:00Z" w:initials="LG">
    <w:p w14:paraId="794013D4" w14:textId="77777777" w:rsidR="004558E5" w:rsidRDefault="004558E5" w:rsidP="004558E5">
      <w:pPr>
        <w:pStyle w:val="Kommentartext"/>
      </w:pPr>
      <w:r>
        <w:rPr>
          <w:rStyle w:val="Kommentarzeichen"/>
        </w:rPr>
        <w:annotationRef/>
      </w:r>
      <w:r>
        <w:t>„Problematisch“ klingt eher umgangssprachlich und wertend, also nicht richtig wissenschaftlich. Vielleicht lieber „...auch Herausforderungen mit sich bringt“</w:t>
      </w:r>
    </w:p>
  </w:comment>
  <w:comment w:id="51" w:author="Lia Greiberg" w:date="2025-08-19T12:06:00Z" w:initials="LG">
    <w:p w14:paraId="72DCD52A" w14:textId="1F918139" w:rsidR="005B4013" w:rsidRDefault="00C33B44" w:rsidP="005B4013">
      <w:pPr>
        <w:pStyle w:val="Kommentartext"/>
      </w:pPr>
      <w:r>
        <w:rPr>
          <w:rStyle w:val="Kommentarzeichen"/>
        </w:rPr>
        <w:annotationRef/>
      </w:r>
      <w:r w:rsidR="005B4013">
        <w:t>Ich weiß nicht ob hier „auf der Webseite“ oder „auf den Webseiten“ richtig ist?</w:t>
      </w:r>
    </w:p>
  </w:comment>
  <w:comment w:id="55" w:author="Lia Greiberg" w:date="2025-08-26T14:23:00Z" w:initials="LG">
    <w:p w14:paraId="500676DF" w14:textId="77777777" w:rsidR="005B4013" w:rsidRDefault="005B4013" w:rsidP="005B4013">
      <w:pPr>
        <w:pStyle w:val="Kommentartext"/>
      </w:pPr>
      <w:r>
        <w:rPr>
          <w:rStyle w:val="Kommentarzeichen"/>
        </w:rPr>
        <w:annotationRef/>
      </w:r>
      <w:r>
        <w:t>War auch vorher richtig, aber du hattest alle drei Nebensätze mit „ist“ beendet, deswegen klang das nicht so schön.</w:t>
      </w:r>
    </w:p>
  </w:comment>
  <w:comment w:id="60" w:author="Lia Greiberg" w:date="2025-08-19T13:21:00Z" w:initials="LG">
    <w:p w14:paraId="27F9E595" w14:textId="5F1A4E54" w:rsidR="005B4013" w:rsidRDefault="00F36067" w:rsidP="005B4013">
      <w:pPr>
        <w:pStyle w:val="Kommentartext"/>
      </w:pPr>
      <w:r>
        <w:rPr>
          <w:rStyle w:val="Kommentarzeichen"/>
        </w:rPr>
        <w:annotationRef/>
      </w:r>
      <w:r w:rsidR="005B4013">
        <w:t xml:space="preserve">Hier fehlt das „es“. Schau nochmal nach, ob es im Zitat vielleicht doch steht, sonst als Fehler markieren </w:t>
      </w:r>
      <w:r w:rsidR="005B4013">
        <w:rPr>
          <w:color w:val="000000"/>
        </w:rPr>
        <w:t>-&gt; [sic!]</w:t>
      </w:r>
      <w:r w:rsidR="005B4013">
        <w:t xml:space="preserve">. </w:t>
      </w:r>
    </w:p>
  </w:comment>
  <w:comment w:id="61" w:author="Lia Greiberg" w:date="2025-08-19T13:23:00Z" w:initials="LG">
    <w:p w14:paraId="179DC40F" w14:textId="229DE3D2" w:rsidR="00F36067" w:rsidRDefault="00F36067" w:rsidP="00F36067">
      <w:pPr>
        <w:pStyle w:val="Kommentartext"/>
      </w:pPr>
      <w:r>
        <w:rPr>
          <w:rStyle w:val="Kommentarzeichen"/>
        </w:rPr>
        <w:annotationRef/>
      </w:r>
      <w:r>
        <w:t>Da es in Anführungszeichen steht, geh ich von einem Zitat aus, weswegen ich auch das „vgl.“ weggemacht habe.</w:t>
      </w:r>
    </w:p>
  </w:comment>
  <w:comment w:id="63" w:author="Lia Greiberg" w:date="2025-08-26T15:18:00Z" w:initials="LG">
    <w:p w14:paraId="578F5B6D" w14:textId="77777777" w:rsidR="00E471DE" w:rsidRDefault="00E471DE" w:rsidP="00E471DE">
      <w:pPr>
        <w:pStyle w:val="Kommentartext"/>
      </w:pPr>
      <w:r>
        <w:rPr>
          <w:rStyle w:val="Kommentarzeichen"/>
        </w:rPr>
        <w:annotationRef/>
      </w:r>
      <w:r>
        <w:t>Du brauchst hier die Seite gar nicht angeben, da es ja die selbe Seite ist, wie im Satz davor. Nur wenn es eine andere Seite wäre, wäre es notwendig, sonst einfach nur „ebd.“</w:t>
      </w:r>
    </w:p>
  </w:comment>
  <w:comment w:id="69" w:author="Lia Greiberg" w:date="2025-08-26T14:39:00Z" w:initials="LG">
    <w:p w14:paraId="274FC8F1" w14:textId="218F7CC5" w:rsidR="005F4677" w:rsidRDefault="005F4677" w:rsidP="005F4677">
      <w:pPr>
        <w:pStyle w:val="Kommentartext"/>
      </w:pPr>
      <w:r>
        <w:rPr>
          <w:rStyle w:val="Kommentarzeichen"/>
        </w:rPr>
        <w:annotationRef/>
      </w:r>
      <w:r>
        <w:t>Klingt irgendwie seltsam. Vielleicht semantik-fähiger? Aber vielleicht ist es ja auch so korrekt, ich wollte nur vorsichtshalber nachfragen.</w:t>
      </w:r>
    </w:p>
  </w:comment>
  <w:comment w:id="83" w:author="Lia Greiberg" w:date="2025-08-26T14:42:00Z" w:initials="LG">
    <w:p w14:paraId="55EDE758" w14:textId="77777777" w:rsidR="006F5B18" w:rsidRDefault="00EE70CE" w:rsidP="006F5B18">
      <w:pPr>
        <w:pStyle w:val="Kommentartext"/>
      </w:pPr>
      <w:r>
        <w:rPr>
          <w:rStyle w:val="Kommentarzeichen"/>
        </w:rPr>
        <w:annotationRef/>
      </w:r>
      <w:r w:rsidR="006F5B18">
        <w:t>Warum steht hier „ebd.“? Die Quelle davor ist ja eine andere, oder? „Ebd.“ muss also weg und es fehlt ja noch die Seitenzahl? Aber da es ja noch verlinkt ist, hast du es wahrscheinlich noch nicht fertig. Diese Quelle taucht ja später noch zweimal im Text auf, also auch da musst du das dann natürlich anpassen.</w:t>
      </w:r>
    </w:p>
  </w:comment>
  <w:comment w:id="102" w:author="Lia Greiberg" w:date="2025-08-27T09:28:00Z" w:initials="LG">
    <w:p w14:paraId="5E37E485" w14:textId="77777777" w:rsidR="009F6BB1" w:rsidRDefault="00ED75B5" w:rsidP="009F6BB1">
      <w:pPr>
        <w:pStyle w:val="Kommentartext"/>
      </w:pPr>
      <w:r>
        <w:rPr>
          <w:rStyle w:val="Kommentarzeichen"/>
        </w:rPr>
        <w:annotationRef/>
      </w:r>
      <w:r w:rsidR="009F6BB1">
        <w:t>Ich bin mir nicht sicher, ob hier Plural inhaltlich richtig ist, ich finde nur, dass der Satz dadurch besser klingt. Falls Singular aber inhaltlich korrekt ist, dann lass es so wie du es hattest, das war grammatikalisch auch richtig.</w:t>
      </w:r>
    </w:p>
  </w:comment>
  <w:comment w:id="143" w:author="Lia Greiberg" w:date="2025-08-11T15:22:00Z" w:initials="LG">
    <w:p w14:paraId="3499C99B" w14:textId="4B7F9384" w:rsidR="00377E53" w:rsidRDefault="00A91E7A" w:rsidP="00377E53">
      <w:pPr>
        <w:pStyle w:val="Kommentartext"/>
      </w:pPr>
      <w:r>
        <w:rPr>
          <w:rStyle w:val="Kommentarzeichen"/>
        </w:rPr>
        <w:annotationRef/>
      </w:r>
      <w:r w:rsidR="00377E53">
        <w:t>Bei solchen „Fachbegriffen“ gendert man nicht, oder?</w:t>
      </w:r>
    </w:p>
  </w:comment>
  <w:comment w:id="152" w:author="Lia Greiberg" w:date="2025-08-26T15:29:00Z" w:initials="LG">
    <w:p w14:paraId="4E76F860" w14:textId="77777777" w:rsidR="003A0739" w:rsidRDefault="003A0739" w:rsidP="003A0739">
      <w:pPr>
        <w:pStyle w:val="Kommentartext"/>
      </w:pPr>
      <w:r>
        <w:rPr>
          <w:rStyle w:val="Kommentarzeichen"/>
        </w:rPr>
        <w:annotationRef/>
      </w:r>
      <w:r>
        <w:t xml:space="preserve">Das bezieht sich doch auf den Graphen, oder? </w:t>
      </w:r>
    </w:p>
  </w:comment>
  <w:comment w:id="193" w:author="Lia Greiberg" w:date="2025-08-12T14:11:00Z" w:initials="LG">
    <w:p w14:paraId="4356F491" w14:textId="77777777" w:rsidR="00F728F9" w:rsidRDefault="00671B5D" w:rsidP="00F728F9">
      <w:pPr>
        <w:pStyle w:val="Kommentartext"/>
      </w:pPr>
      <w:r>
        <w:rPr>
          <w:rStyle w:val="Kommentarzeichen"/>
        </w:rPr>
        <w:annotationRef/>
      </w:r>
      <w:r w:rsidR="00F728F9">
        <w:t>Du erwähnst vorher schon mal URI auch ausgeschrieben auf Seite 3 (</w:t>
      </w:r>
      <w:r w:rsidR="00F728F9">
        <w:rPr>
          <w:color w:val="001D35"/>
        </w:rPr>
        <w:t>Uniform Resource Identifier (</w:t>
      </w:r>
      <w:r w:rsidR="00F728F9">
        <w:rPr>
          <w:color w:val="000000"/>
        </w:rPr>
        <w:t xml:space="preserve">URI), sowas fehlt soweit ich das im Blick habe für IRI. Also was die Langform der Abkürzung ist. Ich würde mindestens die Langform noch dazu schreiben und vielleicht sogar noch ein/zwei Sätze mit einer Erklärung, was IRIs und URIs überhaupt sind/ wozu man sie braucht, </w:t>
      </w:r>
      <w:r w:rsidR="00F728F9">
        <w:t>also eine Art kurze Definition. Ohne Definition ist es für mich zumindest als jemand, der keine Ahnung vom Thema hat, unverständlich. Das ist dann auch bei den anderen Abkürzungen aus der Abbildung so. Aber auf der anderen Seite erklärst du ja dann alles ausführlich in den Unterkapiteln. Aber vielleicht wenigsten hier die Langform von den Abkürzungen?</w:t>
      </w:r>
    </w:p>
    <w:p w14:paraId="79F13451" w14:textId="77777777" w:rsidR="00F728F9" w:rsidRDefault="00F728F9" w:rsidP="00F728F9">
      <w:pPr>
        <w:pStyle w:val="Kommentartext"/>
      </w:pPr>
    </w:p>
    <w:p w14:paraId="53A7507F" w14:textId="77777777" w:rsidR="00F728F9" w:rsidRDefault="00F728F9" w:rsidP="00F728F9">
      <w:pPr>
        <w:pStyle w:val="Kommentartext"/>
      </w:pPr>
      <w:r>
        <w:t>ODER: Du könntest die Abbildung mit der Erklärung vielleicht als letzten Unterkapitel als eine Art Zusammenfassung machen?</w:t>
      </w:r>
    </w:p>
  </w:comment>
  <w:comment w:id="195" w:author="Lia Greiberg" w:date="2025-08-19T15:33:00Z" w:initials="LG">
    <w:p w14:paraId="7B2EFB9B" w14:textId="4A0836C9" w:rsidR="007D0BFA" w:rsidRDefault="003C297E" w:rsidP="007D0BFA">
      <w:pPr>
        <w:pStyle w:val="Kommentartext"/>
      </w:pPr>
      <w:r>
        <w:rPr>
          <w:rStyle w:val="Kommentarzeichen"/>
        </w:rPr>
        <w:annotationRef/>
      </w:r>
      <w:r w:rsidR="007D0BFA">
        <w:t>Hier auch ein technischer Begriff und deswegen kein Gendern?</w:t>
      </w:r>
    </w:p>
  </w:comment>
  <w:comment w:id="196" w:author="Lia Greiberg" w:date="2025-08-13T13:01:00Z" w:initials="LG">
    <w:p w14:paraId="616B1DF8" w14:textId="77777777" w:rsidR="0078142A" w:rsidRDefault="006D3364" w:rsidP="0078142A">
      <w:pPr>
        <w:pStyle w:val="Kommentartext"/>
      </w:pPr>
      <w:r>
        <w:rPr>
          <w:rStyle w:val="Kommentarzeichen"/>
        </w:rPr>
        <w:annotationRef/>
      </w:r>
      <w:r w:rsidR="0078142A">
        <w:t>Du hast hier zweimal RDF stehen, eins davon sollte wahrscheinlich was anderes sein, vielleicht RIF? Oder ist RDFs was anderes als RDF?</w:t>
      </w:r>
    </w:p>
  </w:comment>
  <w:comment w:id="194" w:author="Lia Greiberg" w:date="2025-08-13T13:02:00Z" w:initials="LG">
    <w:p w14:paraId="754CBC86" w14:textId="77777777" w:rsidR="00F728F9" w:rsidRDefault="006D3364" w:rsidP="00F728F9">
      <w:pPr>
        <w:pStyle w:val="Kommentartext"/>
      </w:pPr>
      <w:r>
        <w:rPr>
          <w:rStyle w:val="Kommentarzeichen"/>
        </w:rPr>
        <w:annotationRef/>
      </w:r>
      <w:r w:rsidR="00F728F9">
        <w:t xml:space="preserve">Die Sätze in diesem Absatz fangen alle ähnlich an, es gibt irgendwie keine Überleitungen, sondern nur Beschreibungen, was aus der Abbildung welche Funktion hat. Es lässt sich dadurch nicht so schön lesen. Vielleicht statt eines durchgehenden Textes, einzelne Definitionen in einer Art übersicht? So ähnlich: </w:t>
      </w:r>
    </w:p>
    <w:p w14:paraId="1BE954BF" w14:textId="77777777" w:rsidR="00F728F9" w:rsidRDefault="00F728F9" w:rsidP="00F728F9">
      <w:pPr>
        <w:pStyle w:val="Kommentartext"/>
      </w:pPr>
      <w:r>
        <w:rPr>
          <w:b/>
          <w:bCs/>
        </w:rPr>
        <w:t>XML:</w:t>
      </w:r>
      <w:r>
        <w:t xml:space="preserve"> …</w:t>
      </w:r>
    </w:p>
    <w:p w14:paraId="70E2DB81" w14:textId="77777777" w:rsidR="00F728F9" w:rsidRDefault="00F728F9" w:rsidP="00F728F9">
      <w:pPr>
        <w:pStyle w:val="Kommentartext"/>
      </w:pPr>
      <w:r>
        <w:rPr>
          <w:b/>
          <w:bCs/>
        </w:rPr>
        <w:t xml:space="preserve">RDF: </w:t>
      </w:r>
      <w:r>
        <w:t>...</w:t>
      </w:r>
    </w:p>
  </w:comment>
  <w:comment w:id="201" w:author="Lia Greiberg" w:date="2025-08-12T14:15:00Z" w:initials="LG">
    <w:p w14:paraId="24EA6951" w14:textId="76AA55E6" w:rsidR="00A06A36" w:rsidRDefault="00671B5D" w:rsidP="00A06A36">
      <w:pPr>
        <w:pStyle w:val="Kommentartext"/>
      </w:pPr>
      <w:r>
        <w:rPr>
          <w:rStyle w:val="Kommentarzeichen"/>
        </w:rPr>
        <w:annotationRef/>
      </w:r>
      <w:r w:rsidR="00A06A36">
        <w:t>Ich würde das Kapitel mit diesem Absatz starten.</w:t>
      </w:r>
    </w:p>
  </w:comment>
  <w:comment w:id="253" w:author="Lia Greiberg" w:date="2025-08-27T12:54:00Z" w:initials="LG">
    <w:p w14:paraId="4BE9AF6F" w14:textId="77777777" w:rsidR="00F728F9" w:rsidRDefault="00ED2C7F" w:rsidP="00F728F9">
      <w:pPr>
        <w:pStyle w:val="Kommentartext"/>
      </w:pPr>
      <w:r>
        <w:rPr>
          <w:rStyle w:val="Kommentarzeichen"/>
        </w:rPr>
        <w:annotationRef/>
      </w:r>
      <w:r w:rsidR="00F728F9">
        <w:t>Ist ja nur eine Anforderung, die du im Satz davor beschreibst, oder?</w:t>
      </w:r>
    </w:p>
  </w:comment>
  <w:comment w:id="265" w:author="Lia Greiberg" w:date="2025-08-27T12:56:00Z" w:initials="LG">
    <w:p w14:paraId="6003ADEC" w14:textId="4C242C63" w:rsidR="00ED2C7F" w:rsidRDefault="00ED2C7F" w:rsidP="00ED2C7F">
      <w:pPr>
        <w:pStyle w:val="Kommentartext"/>
      </w:pPr>
      <w:r>
        <w:rPr>
          <w:rStyle w:val="Kommentarzeichen"/>
        </w:rPr>
        <w:annotationRef/>
      </w:r>
      <w:r>
        <w:t>Klingt ungrammatikalisch, entweder „in einem anderen Element enthalten sein“ oder „zu einem anderen Element zugewiesen werden“, keine Ahnung was inhaltlich richtig wäre.</w:t>
      </w:r>
    </w:p>
  </w:comment>
  <w:comment w:id="277" w:author="Lia Greiberg" w:date="2025-08-17T13:46:00Z" w:initials="LG">
    <w:p w14:paraId="64C75A3A" w14:textId="53093ED8" w:rsidR="00174A6D" w:rsidRDefault="00174A6D" w:rsidP="00174A6D">
      <w:pPr>
        <w:pStyle w:val="Kommentartext"/>
      </w:pPr>
      <w:r>
        <w:rPr>
          <w:rStyle w:val="Kommentarzeichen"/>
        </w:rPr>
        <w:annotationRef/>
      </w:r>
      <w:r>
        <w:t>Satz war vorher auch richtig, klang aber nicht so gut.</w:t>
      </w:r>
    </w:p>
  </w:comment>
  <w:comment w:id="286" w:author="Lia Greiberg" w:date="2025-08-27T13:00:00Z" w:initials="LG">
    <w:p w14:paraId="78B4E723" w14:textId="77777777" w:rsidR="00385C4F" w:rsidRDefault="00385C4F" w:rsidP="00385C4F">
      <w:pPr>
        <w:pStyle w:val="Kommentartext"/>
      </w:pPr>
      <w:r>
        <w:rPr>
          <w:rStyle w:val="Kommentarzeichen"/>
        </w:rPr>
        <w:annotationRef/>
      </w:r>
      <w:r>
        <w:t>Ich habe strukturieren gelöscht, sonst ist es ja zweimal in dem Satz drin und somit redundant.</w:t>
      </w:r>
    </w:p>
  </w:comment>
  <w:comment w:id="292" w:author="Lia Greiberg" w:date="2025-08-27T13:04:00Z" w:initials="LG">
    <w:p w14:paraId="545F0E61" w14:textId="77777777" w:rsidR="008606EE" w:rsidRDefault="008606EE" w:rsidP="008606EE">
      <w:pPr>
        <w:pStyle w:val="Kommentartext"/>
      </w:pPr>
      <w:r>
        <w:rPr>
          <w:rStyle w:val="Kommentarzeichen"/>
        </w:rPr>
        <w:annotationRef/>
      </w:r>
      <w:r>
        <w:t>Bezieht sich doch auf Modellierung, oder?</w:t>
      </w:r>
    </w:p>
  </w:comment>
  <w:comment w:id="338" w:author="Lia Greiberg" w:date="2025-08-27T13:20:00Z" w:initials="LG">
    <w:p w14:paraId="11BDB718" w14:textId="77777777" w:rsidR="00F728F9" w:rsidRDefault="00266F4F" w:rsidP="00F728F9">
      <w:pPr>
        <w:pStyle w:val="Kommentartext"/>
      </w:pPr>
      <w:r>
        <w:rPr>
          <w:rStyle w:val="Kommentarzeichen"/>
        </w:rPr>
        <w:annotationRef/>
      </w:r>
      <w:r w:rsidR="00F728F9">
        <w:t>Hier muss wahrscheinlich auch nicht gegendert werden, da es ein technischer Begriff und somit kein Mensch gemeint ist, oder?</w:t>
      </w:r>
    </w:p>
  </w:comment>
  <w:comment w:id="340" w:author="Lia Greiberg" w:date="2025-08-26T15:25:00Z" w:initials="LG">
    <w:p w14:paraId="440DAB9D" w14:textId="233DF58E" w:rsidR="001E6659" w:rsidRDefault="00632747" w:rsidP="001E6659">
      <w:pPr>
        <w:pStyle w:val="Kommentartext"/>
      </w:pPr>
      <w:r>
        <w:rPr>
          <w:rStyle w:val="Kommentarzeichen"/>
        </w:rPr>
        <w:annotationRef/>
      </w:r>
      <w:r w:rsidR="001E6659">
        <w:t>Du hattest bei einer anderen Quellenangabe mit zwei Quellen in einer Klammer das Semikolon benutzt. Wegen der Einheitlichkeit hab ich das hier auch so angepasst.</w:t>
      </w:r>
    </w:p>
  </w:comment>
  <w:comment w:id="345" w:author="Lia Greiberg" w:date="2025-08-17T14:07:00Z" w:initials="LG">
    <w:p w14:paraId="2F4B87B5" w14:textId="77777777" w:rsidR="00F728F9" w:rsidRDefault="001628C2" w:rsidP="00F728F9">
      <w:pPr>
        <w:pStyle w:val="Kommentartext"/>
      </w:pPr>
      <w:r>
        <w:rPr>
          <w:rStyle w:val="Kommentarzeichen"/>
        </w:rPr>
        <w:annotationRef/>
      </w:r>
      <w:r w:rsidR="00F728F9">
        <w:t>Wieder kein gendern, oder?</w:t>
      </w:r>
    </w:p>
  </w:comment>
  <w:comment w:id="348" w:author="Lia Greiberg" w:date="2025-08-27T13:25:00Z" w:initials="LG">
    <w:p w14:paraId="4BD63D9C" w14:textId="007B59A9" w:rsidR="001E6659" w:rsidRDefault="001E6659" w:rsidP="001E6659">
      <w:pPr>
        <w:pStyle w:val="Kommentartext"/>
      </w:pPr>
      <w:r>
        <w:rPr>
          <w:rStyle w:val="Kommentarzeichen"/>
        </w:rPr>
        <w:annotationRef/>
      </w:r>
      <w:r>
        <w:t>Ich weiß nicht ob das inhaltlich richtig ist, aber so klingt es logischer.</w:t>
      </w:r>
    </w:p>
  </w:comment>
  <w:comment w:id="366" w:author="Lia Greiberg" w:date="2025-08-27T13:34:00Z" w:initials="LG">
    <w:p w14:paraId="56FD268E" w14:textId="77777777" w:rsidR="00805568" w:rsidRDefault="00805568" w:rsidP="00805568">
      <w:pPr>
        <w:pStyle w:val="Kommentartext"/>
      </w:pPr>
      <w:r>
        <w:rPr>
          <w:rStyle w:val="Kommentarzeichen"/>
        </w:rPr>
        <w:annotationRef/>
      </w:r>
      <w:r>
        <w:t>Ich finde in diesem Kontext „Mensch“ als Begriff treffender als „Person“.</w:t>
      </w:r>
    </w:p>
  </w:comment>
  <w:comment w:id="387" w:author="Lia Greiberg" w:date="2025-08-27T13:42:00Z" w:initials="LG">
    <w:p w14:paraId="19BD64C2" w14:textId="77777777" w:rsidR="004C0257" w:rsidRDefault="004C0257" w:rsidP="004C0257">
      <w:pPr>
        <w:pStyle w:val="Kommentartext"/>
      </w:pPr>
      <w:r>
        <w:rPr>
          <w:rStyle w:val="Kommentarzeichen"/>
        </w:rPr>
        <w:annotationRef/>
      </w:r>
      <w:r>
        <w:t>Irgendwie klingt der Satz für mich nicht logisch. Du schreibst „Während RDF xyz tut, stellt RDFS diese Mechanismen zu Verfügung“. Es klingt als täten beide das selbe. Aber du willst ja vermutlich sagen, dass RDFS mehr kann als RDF oder so?</w:t>
      </w:r>
    </w:p>
    <w:p w14:paraId="11CF23D9" w14:textId="77777777" w:rsidR="004C0257" w:rsidRDefault="004C0257" w:rsidP="004C0257">
      <w:pPr>
        <w:pStyle w:val="Kommentartext"/>
      </w:pPr>
      <w:r>
        <w:t>Chat GPT, hat mir folgendes zwei Sätze als Alternativen vorgeschlagen, aber ich habe natürlich keine Ahnung, ob das inhaltlich stimmt:</w:t>
      </w:r>
      <w:r>
        <w:br/>
        <w:t>„Während RDF Eigenschaften und Beziehungen zwischen Ressourcen mithilfe benannter Properties beschreibt, stellt RDFS Mechanismen zur Verfügung, um diese Beschreibungen zu strukturieren und zu erweitern.“</w:t>
      </w:r>
    </w:p>
    <w:p w14:paraId="01373C6E" w14:textId="77777777" w:rsidR="004C0257" w:rsidRDefault="004C0257" w:rsidP="004C0257">
      <w:pPr>
        <w:pStyle w:val="Kommentartext"/>
      </w:pPr>
      <w:r>
        <w:rPr>
          <w:b/>
          <w:bCs/>
        </w:rPr>
        <w:t>oder</w:t>
      </w:r>
      <w:r>
        <w:br/>
        <w:t>„Während RDF Eigenschaften von und Beziehungen zwischen Ressourcen mithilfe benannter Properties definiert, ergänzt RDFS diese Basis um Mechanismen zur Typisierung, Hierarchisierung und semantischen Erweiterung.“</w:t>
      </w:r>
    </w:p>
  </w:comment>
  <w:comment w:id="388" w:author="Lia Greiberg" w:date="2025-08-19T14:19:00Z" w:initials="LG">
    <w:p w14:paraId="6DDB783B" w14:textId="77777777" w:rsidR="00C0714E" w:rsidRDefault="00C1521F" w:rsidP="00C0714E">
      <w:pPr>
        <w:pStyle w:val="Kommentartext"/>
      </w:pPr>
      <w:r>
        <w:rPr>
          <w:rStyle w:val="Kommentarzeichen"/>
        </w:rPr>
        <w:annotationRef/>
      </w:r>
      <w:r w:rsidR="00C0714E">
        <w:t>Ich finde das keinen schönen Einstieg in ein Kapitel, vielleicht präziser, also „Wie bereits im Kapitel xyz beschrieben, ...“?</w:t>
      </w:r>
    </w:p>
  </w:comment>
  <w:comment w:id="414" w:author="Lia Greiberg" w:date="2025-08-27T13:54:00Z" w:initials="LG">
    <w:p w14:paraId="234EF545" w14:textId="77777777" w:rsidR="00023182" w:rsidRDefault="00023182" w:rsidP="00023182">
      <w:pPr>
        <w:pStyle w:val="Kommentartext"/>
      </w:pPr>
      <w:r>
        <w:rPr>
          <w:rStyle w:val="Kommentarzeichen"/>
        </w:rPr>
        <w:annotationRef/>
      </w:r>
      <w:r>
        <w:t>Habs angepasst, damit sich „entwickelt“ nicht wiederholt (siehe letzter Satz).</w:t>
      </w:r>
    </w:p>
  </w:comment>
  <w:comment w:id="422" w:author="Lia Greiberg" w:date="2025-08-17T14:22:00Z" w:initials="LG">
    <w:p w14:paraId="4FD79329" w14:textId="09CFA341" w:rsidR="006F3D6C" w:rsidRDefault="006F3D6C" w:rsidP="006F3D6C">
      <w:pPr>
        <w:pStyle w:val="Kommentartext"/>
      </w:pPr>
      <w:r>
        <w:rPr>
          <w:rStyle w:val="Kommentarzeichen"/>
        </w:rPr>
        <w:annotationRef/>
      </w:r>
      <w:r>
        <w:t>Fehlt hier das „L“ am Ende oder ist es wieder was anderes?</w:t>
      </w:r>
    </w:p>
  </w:comment>
  <w:comment w:id="427" w:author="Lia Greiberg" w:date="2025-08-27T14:00:00Z" w:initials="LG">
    <w:p w14:paraId="506B7264" w14:textId="77777777" w:rsidR="00023182" w:rsidRDefault="00023182" w:rsidP="00023182">
      <w:pPr>
        <w:pStyle w:val="Kommentartext"/>
      </w:pPr>
      <w:r>
        <w:rPr>
          <w:rStyle w:val="Kommentarzeichen"/>
        </w:rPr>
        <w:annotationRef/>
      </w:r>
      <w:r>
        <w:t>„Triple“ ist natürlich auch richtig, „Tripel“ ist ja nur eingedeutscht, aber für die Einheitlichkeit hab ich das angepasst, da du vorher „Tripel“ schreibst.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1BCF38" w15:done="0"/>
  <w15:commentEx w15:paraId="6D823301" w15:done="0"/>
  <w15:commentEx w15:paraId="6EC6E7D9" w15:done="0"/>
  <w15:commentEx w15:paraId="194CD0C8" w15:done="0"/>
  <w15:commentEx w15:paraId="01681DEF" w15:done="0"/>
  <w15:commentEx w15:paraId="794013D4" w15:done="0"/>
  <w15:commentEx w15:paraId="72DCD52A" w15:done="0"/>
  <w15:commentEx w15:paraId="500676DF" w15:done="0"/>
  <w15:commentEx w15:paraId="27F9E595" w15:done="0"/>
  <w15:commentEx w15:paraId="179DC40F" w15:done="0"/>
  <w15:commentEx w15:paraId="578F5B6D" w15:done="0"/>
  <w15:commentEx w15:paraId="274FC8F1" w15:done="0"/>
  <w15:commentEx w15:paraId="55EDE758" w15:done="0"/>
  <w15:commentEx w15:paraId="5E37E485" w15:done="0"/>
  <w15:commentEx w15:paraId="3499C99B" w15:done="0"/>
  <w15:commentEx w15:paraId="4E76F860" w15:done="0"/>
  <w15:commentEx w15:paraId="53A7507F" w15:done="0"/>
  <w15:commentEx w15:paraId="7B2EFB9B" w15:done="0"/>
  <w15:commentEx w15:paraId="616B1DF8" w15:done="0"/>
  <w15:commentEx w15:paraId="70E2DB81" w15:done="0"/>
  <w15:commentEx w15:paraId="24EA6951" w15:done="0"/>
  <w15:commentEx w15:paraId="4BE9AF6F" w15:done="0"/>
  <w15:commentEx w15:paraId="6003ADEC" w15:done="0"/>
  <w15:commentEx w15:paraId="64C75A3A" w15:done="0"/>
  <w15:commentEx w15:paraId="78B4E723" w15:done="0"/>
  <w15:commentEx w15:paraId="545F0E61" w15:done="0"/>
  <w15:commentEx w15:paraId="11BDB718" w15:done="0"/>
  <w15:commentEx w15:paraId="440DAB9D" w15:done="0"/>
  <w15:commentEx w15:paraId="2F4B87B5" w15:done="0"/>
  <w15:commentEx w15:paraId="4BD63D9C" w15:done="0"/>
  <w15:commentEx w15:paraId="56FD268E" w15:done="0"/>
  <w15:commentEx w15:paraId="01373C6E" w15:done="0"/>
  <w15:commentEx w15:paraId="6DDB783B" w15:done="0"/>
  <w15:commentEx w15:paraId="234EF545" w15:done="0"/>
  <w15:commentEx w15:paraId="4FD79329" w15:done="0"/>
  <w15:commentEx w15:paraId="506B72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2FA73A6" w16cex:dateUtc="2025-08-20T14:56:00Z"/>
  <w16cex:commentExtensible w16cex:durableId="04428E53" w16cex:dateUtc="2025-08-19T13:40:00Z"/>
  <w16cex:commentExtensible w16cex:durableId="4505BF46" w16cex:dateUtc="2025-08-26T12:27:00Z"/>
  <w16cex:commentExtensible w16cex:durableId="0D8E3539" w16cex:dateUtc="2025-08-26T12:10:00Z"/>
  <w16cex:commentExtensible w16cex:durableId="72CE4D14" w16cex:dateUtc="2025-08-26T12:06:00Z"/>
  <w16cex:commentExtensible w16cex:durableId="51445BCD" w16cex:dateUtc="2025-08-26T12:13:00Z"/>
  <w16cex:commentExtensible w16cex:durableId="620498AF" w16cex:dateUtc="2025-08-19T10:06:00Z"/>
  <w16cex:commentExtensible w16cex:durableId="2EC45E75" w16cex:dateUtc="2025-08-26T12:23:00Z"/>
  <w16cex:commentExtensible w16cex:durableId="00BE95AD" w16cex:dateUtc="2025-08-19T11:21:00Z"/>
  <w16cex:commentExtensible w16cex:durableId="13F789D0" w16cex:dateUtc="2025-08-19T11:23:00Z"/>
  <w16cex:commentExtensible w16cex:durableId="13FD3AB7" w16cex:dateUtc="2025-08-26T13:18:00Z"/>
  <w16cex:commentExtensible w16cex:durableId="4E608B4D" w16cex:dateUtc="2025-08-26T12:39:00Z"/>
  <w16cex:commentExtensible w16cex:durableId="7470EF67" w16cex:dateUtc="2025-08-26T12:42:00Z"/>
  <w16cex:commentExtensible w16cex:durableId="66F4CDB7" w16cex:dateUtc="2025-08-27T07:28:00Z"/>
  <w16cex:commentExtensible w16cex:durableId="2CF7424E" w16cex:dateUtc="2025-08-11T13:22:00Z"/>
  <w16cex:commentExtensible w16cex:durableId="1CE252DA" w16cex:dateUtc="2025-08-26T13:29:00Z"/>
  <w16cex:commentExtensible w16cex:durableId="364542AF" w16cex:dateUtc="2025-08-12T12:11:00Z"/>
  <w16cex:commentExtensible w16cex:durableId="7A11AC12" w16cex:dateUtc="2025-08-19T13:33:00Z"/>
  <w16cex:commentExtensible w16cex:durableId="661DEF71" w16cex:dateUtc="2025-08-13T11:01:00Z"/>
  <w16cex:commentExtensible w16cex:durableId="4A301C85" w16cex:dateUtc="2025-08-13T11:02:00Z"/>
  <w16cex:commentExtensible w16cex:durableId="622B72D1" w16cex:dateUtc="2025-08-12T12:15:00Z"/>
  <w16cex:commentExtensible w16cex:durableId="57AD9A01" w16cex:dateUtc="2025-08-27T10:54:00Z"/>
  <w16cex:commentExtensible w16cex:durableId="6161C63E" w16cex:dateUtc="2025-08-27T10:56:00Z"/>
  <w16cex:commentExtensible w16cex:durableId="48577119" w16cex:dateUtc="2025-08-17T11:46:00Z"/>
  <w16cex:commentExtensible w16cex:durableId="4AF6C91A" w16cex:dateUtc="2025-08-27T11:00:00Z"/>
  <w16cex:commentExtensible w16cex:durableId="02A24417" w16cex:dateUtc="2025-08-27T11:04:00Z"/>
  <w16cex:commentExtensible w16cex:durableId="6B307F01" w16cex:dateUtc="2025-08-27T11:20:00Z"/>
  <w16cex:commentExtensible w16cex:durableId="534E2BBD" w16cex:dateUtc="2025-08-26T13:25:00Z"/>
  <w16cex:commentExtensible w16cex:durableId="470ECA1D" w16cex:dateUtc="2025-08-17T12:07:00Z"/>
  <w16cex:commentExtensible w16cex:durableId="28951F99" w16cex:dateUtc="2025-08-27T11:25:00Z"/>
  <w16cex:commentExtensible w16cex:durableId="382BCEF5" w16cex:dateUtc="2025-08-27T11:34:00Z"/>
  <w16cex:commentExtensible w16cex:durableId="01CC7588" w16cex:dateUtc="2025-08-27T11:42:00Z"/>
  <w16cex:commentExtensible w16cex:durableId="0DF6194F" w16cex:dateUtc="2025-08-19T12:19:00Z"/>
  <w16cex:commentExtensible w16cex:durableId="4567CA0B" w16cex:dateUtc="2025-08-27T11:54:00Z"/>
  <w16cex:commentExtensible w16cex:durableId="1A0A5B4C" w16cex:dateUtc="2025-08-17T12:22:00Z"/>
  <w16cex:commentExtensible w16cex:durableId="49AE9EA7" w16cex:dateUtc="2025-08-27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1BCF38" w16cid:durableId="62FA73A6"/>
  <w16cid:commentId w16cid:paraId="6D823301" w16cid:durableId="04428E53"/>
  <w16cid:commentId w16cid:paraId="6EC6E7D9" w16cid:durableId="4505BF46"/>
  <w16cid:commentId w16cid:paraId="194CD0C8" w16cid:durableId="0D8E3539"/>
  <w16cid:commentId w16cid:paraId="01681DEF" w16cid:durableId="72CE4D14"/>
  <w16cid:commentId w16cid:paraId="794013D4" w16cid:durableId="51445BCD"/>
  <w16cid:commentId w16cid:paraId="72DCD52A" w16cid:durableId="620498AF"/>
  <w16cid:commentId w16cid:paraId="500676DF" w16cid:durableId="2EC45E75"/>
  <w16cid:commentId w16cid:paraId="27F9E595" w16cid:durableId="00BE95AD"/>
  <w16cid:commentId w16cid:paraId="179DC40F" w16cid:durableId="13F789D0"/>
  <w16cid:commentId w16cid:paraId="578F5B6D" w16cid:durableId="13FD3AB7"/>
  <w16cid:commentId w16cid:paraId="274FC8F1" w16cid:durableId="4E608B4D"/>
  <w16cid:commentId w16cid:paraId="55EDE758" w16cid:durableId="7470EF67"/>
  <w16cid:commentId w16cid:paraId="5E37E485" w16cid:durableId="66F4CDB7"/>
  <w16cid:commentId w16cid:paraId="3499C99B" w16cid:durableId="2CF7424E"/>
  <w16cid:commentId w16cid:paraId="4E76F860" w16cid:durableId="1CE252DA"/>
  <w16cid:commentId w16cid:paraId="53A7507F" w16cid:durableId="364542AF"/>
  <w16cid:commentId w16cid:paraId="7B2EFB9B" w16cid:durableId="7A11AC12"/>
  <w16cid:commentId w16cid:paraId="616B1DF8" w16cid:durableId="661DEF71"/>
  <w16cid:commentId w16cid:paraId="70E2DB81" w16cid:durableId="4A301C85"/>
  <w16cid:commentId w16cid:paraId="24EA6951" w16cid:durableId="622B72D1"/>
  <w16cid:commentId w16cid:paraId="4BE9AF6F" w16cid:durableId="57AD9A01"/>
  <w16cid:commentId w16cid:paraId="6003ADEC" w16cid:durableId="6161C63E"/>
  <w16cid:commentId w16cid:paraId="64C75A3A" w16cid:durableId="48577119"/>
  <w16cid:commentId w16cid:paraId="78B4E723" w16cid:durableId="4AF6C91A"/>
  <w16cid:commentId w16cid:paraId="545F0E61" w16cid:durableId="02A24417"/>
  <w16cid:commentId w16cid:paraId="11BDB718" w16cid:durableId="6B307F01"/>
  <w16cid:commentId w16cid:paraId="440DAB9D" w16cid:durableId="534E2BBD"/>
  <w16cid:commentId w16cid:paraId="2F4B87B5" w16cid:durableId="470ECA1D"/>
  <w16cid:commentId w16cid:paraId="4BD63D9C" w16cid:durableId="28951F99"/>
  <w16cid:commentId w16cid:paraId="56FD268E" w16cid:durableId="382BCEF5"/>
  <w16cid:commentId w16cid:paraId="01373C6E" w16cid:durableId="01CC7588"/>
  <w16cid:commentId w16cid:paraId="6DDB783B" w16cid:durableId="0DF6194F"/>
  <w16cid:commentId w16cid:paraId="234EF545" w16cid:durableId="4567CA0B"/>
  <w16cid:commentId w16cid:paraId="4FD79329" w16cid:durableId="1A0A5B4C"/>
  <w16cid:commentId w16cid:paraId="506B7264" w16cid:durableId="49AE9E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9F029" w14:textId="77777777" w:rsidR="00923652" w:rsidRDefault="00923652">
      <w:r>
        <w:separator/>
      </w:r>
    </w:p>
  </w:endnote>
  <w:endnote w:type="continuationSeparator" w:id="0">
    <w:p w14:paraId="23087188" w14:textId="77777777" w:rsidR="00923652" w:rsidRDefault="00923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1" w:fontKey="{9B814F01-FE35-4D71-BCBB-755B7529213B}"/>
  </w:font>
  <w:font w:name="Calibri">
    <w:panose1 w:val="020F0502020204030204"/>
    <w:charset w:val="00"/>
    <w:family w:val="swiss"/>
    <w:pitch w:val="variable"/>
    <w:sig w:usb0="E4002EFF" w:usb1="C000247B" w:usb2="00000009" w:usb3="00000000" w:csb0="000001FF" w:csb1="00000000"/>
    <w:embedRegular r:id="rId2" w:fontKey="{599EFAEB-CDEE-4032-B52C-052D0BA19CDD}"/>
    <w:embedBold r:id="rId3" w:fontKey="{D071FF64-19AA-4C5E-B9AC-23522E4F0DE4}"/>
  </w:font>
  <w:font w:name="Cambria">
    <w:panose1 w:val="02040503050406030204"/>
    <w:charset w:val="00"/>
    <w:family w:val="roman"/>
    <w:pitch w:val="variable"/>
    <w:sig w:usb0="E00006FF" w:usb1="420024FF" w:usb2="02000000" w:usb3="00000000" w:csb0="0000019F" w:csb1="00000000"/>
    <w:embedRegular r:id="rId4" w:fontKey="{7809B1DE-6CAD-499E-A294-6EE4299BF046}"/>
    <w:embedBold r:id="rId5" w:fontKey="{3B797DAB-8338-49F9-952C-DB25A439ABEA}"/>
  </w:font>
  <w:font w:name="Cambria Math">
    <w:panose1 w:val="02040503050406030204"/>
    <w:charset w:val="00"/>
    <w:family w:val="roman"/>
    <w:pitch w:val="variable"/>
    <w:sig w:usb0="E00006FF" w:usb1="420024FF" w:usb2="02000000" w:usb3="00000000" w:csb0="0000019F" w:csb1="00000000"/>
    <w:embedRegular r:id="rId6" w:fontKey="{8C85D378-36B5-4676-8432-83C6794B7B47}"/>
  </w:font>
  <w:font w:name="Open Sans">
    <w:panose1 w:val="020B0806030504020204"/>
    <w:charset w:val="00"/>
    <w:family w:val="swiss"/>
    <w:pitch w:val="variable"/>
    <w:sig w:usb0="E00002EF" w:usb1="4000205B" w:usb2="00000028" w:usb3="00000000" w:csb0="0000019F" w:csb1="00000000"/>
    <w:embedRegular r:id="rId7" w:fontKey="{58A67FA5-7D17-461B-8436-35B0125076A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7D7A0" w14:textId="77777777" w:rsidR="00923652" w:rsidRDefault="00923652">
      <w:r>
        <w:t>_____________</w:t>
      </w:r>
    </w:p>
  </w:footnote>
  <w:footnote w:type="continuationSeparator" w:id="0">
    <w:p w14:paraId="3F31BD53" w14:textId="77777777" w:rsidR="00923652" w:rsidRDefault="00923652">
      <w:r>
        <w:t>_____________</w:t>
      </w:r>
    </w:p>
  </w:footnote>
  <w:footnote w:id="1">
    <w:p w14:paraId="1E7A8B33" w14:textId="77777777" w:rsidR="00BA3D87" w:rsidRPr="000703E8" w:rsidRDefault="00BA3D87" w:rsidP="00BA3D87">
      <w:pPr>
        <w:pStyle w:val="Funotentext"/>
        <w:ind w:left="0" w:firstLine="0"/>
        <w:rPr>
          <w:rFonts w:ascii="Times New Roman" w:hAnsi="Times New Roman"/>
          <w:sz w:val="20"/>
        </w:rPr>
      </w:pPr>
      <w:r w:rsidRPr="000703E8">
        <w:rPr>
          <w:rStyle w:val="Funotenzeichen"/>
          <w:rFonts w:ascii="Times New Roman" w:hAnsi="Times New Roman"/>
          <w:sz w:val="20"/>
        </w:rPr>
        <w:footnoteRef/>
      </w:r>
      <w:r w:rsidRPr="000703E8">
        <w:rPr>
          <w:rFonts w:ascii="Times New Roman" w:hAnsi="Times New Roman"/>
          <w:sz w:val="20"/>
        </w:rPr>
        <w:t xml:space="preserve"> Eine ausführliche Darstellung der zugrunde liegenden Technologien des Semantic Web erfolgt in Kapitel </w:t>
      </w:r>
      <w:r>
        <w:rPr>
          <w:rFonts w:ascii="Times New Roman" w:hAnsi="Times New Roman"/>
          <w:sz w:val="20"/>
        </w:rPr>
        <w:t>3</w:t>
      </w:r>
      <w:r w:rsidRPr="000703E8">
        <w:rPr>
          <w:rFonts w:ascii="Times New Roman" w:hAnsi="Times New Roman"/>
          <w:sz w:val="20"/>
        </w:rPr>
        <w:t xml:space="preserve"> dieser Arbeit.</w:t>
      </w:r>
    </w:p>
  </w:footnote>
  <w:footnote w:id="2">
    <w:p w14:paraId="63E49677" w14:textId="3A9C35D2" w:rsidR="003308F0" w:rsidRDefault="003308F0">
      <w:pPr>
        <w:pStyle w:val="Funotentext"/>
      </w:pPr>
      <w:r w:rsidRPr="003308F0">
        <w:rPr>
          <w:rStyle w:val="Funotenzeichen"/>
          <w:rFonts w:ascii="Times New Roman" w:hAnsi="Times New Roman"/>
          <w:sz w:val="20"/>
        </w:rPr>
        <w:footnoteRef/>
      </w:r>
      <w:r w:rsidRPr="003308F0">
        <w:rPr>
          <w:rFonts w:ascii="Times New Roman" w:hAnsi="Times New Roman"/>
          <w:sz w:val="20"/>
        </w:rPr>
        <w:t xml:space="preserve"> </w:t>
      </w:r>
      <w:r w:rsidR="00D74C88" w:rsidRPr="003308F0">
        <w:rPr>
          <w:rFonts w:ascii="Times New Roman" w:hAnsi="Times New Roman"/>
          <w:color w:val="000000"/>
          <w:sz w:val="20"/>
        </w:rPr>
        <w:t>Beschreibungslogiken sind spezielle</w:t>
      </w:r>
      <w:r w:rsidR="00D74C88">
        <w:rPr>
          <w:rStyle w:val="apple-converted-space"/>
          <w:rFonts w:ascii="Times New Roman" w:hAnsi="Times New Roman"/>
          <w:color w:val="000000"/>
          <w:sz w:val="20"/>
        </w:rPr>
        <w:t xml:space="preserve"> </w:t>
      </w:r>
      <w:r w:rsidR="00D74C88" w:rsidRPr="003308F0">
        <w:rPr>
          <w:rStyle w:val="Fett"/>
          <w:rFonts w:ascii="Times New Roman" w:hAnsi="Times New Roman"/>
          <w:b w:val="0"/>
          <w:bCs w:val="0"/>
          <w:color w:val="000000"/>
          <w:sz w:val="20"/>
        </w:rPr>
        <w:t>formale Sprachen</w:t>
      </w:r>
      <w:r w:rsidR="00D74C88" w:rsidRPr="003308F0">
        <w:rPr>
          <w:rFonts w:ascii="Times New Roman" w:hAnsi="Times New Roman"/>
          <w:color w:val="000000"/>
          <w:sz w:val="20"/>
        </w:rPr>
        <w:t xml:space="preserve">, mit denen </w:t>
      </w:r>
      <w:r w:rsidR="00D74C88" w:rsidRPr="003308F0">
        <w:rPr>
          <w:rStyle w:val="Fett"/>
          <w:rFonts w:ascii="Times New Roman" w:hAnsi="Times New Roman"/>
          <w:b w:val="0"/>
          <w:bCs w:val="0"/>
          <w:color w:val="000000"/>
          <w:sz w:val="20"/>
        </w:rPr>
        <w:t xml:space="preserve">Wissen in strukturierter Form </w:t>
      </w:r>
      <w:r w:rsidR="00D74C88">
        <w:rPr>
          <w:rStyle w:val="Fett"/>
          <w:rFonts w:ascii="Times New Roman" w:hAnsi="Times New Roman"/>
          <w:b w:val="0"/>
          <w:bCs w:val="0"/>
          <w:color w:val="000000"/>
          <w:sz w:val="20"/>
        </w:rPr>
        <w:t>dargestellt werden</w:t>
      </w:r>
      <w:r w:rsidR="00D74C88" w:rsidRPr="003308F0">
        <w:rPr>
          <w:rStyle w:val="Fett"/>
          <w:rFonts w:ascii="Times New Roman" w:hAnsi="Times New Roman"/>
          <w:b w:val="0"/>
          <w:bCs w:val="0"/>
          <w:color w:val="000000"/>
          <w:sz w:val="20"/>
        </w:rPr>
        <w:t xml:space="preserve"> kann</w:t>
      </w:r>
      <w:r w:rsidR="00D74C88" w:rsidRPr="003308F0">
        <w:rPr>
          <w:rFonts w:ascii="Times New Roman" w:hAnsi="Times New Roman"/>
          <w:color w:val="000000"/>
          <w:sz w:val="20"/>
        </w:rPr>
        <w:t>. Sie helfen dabei, Begriffe, Eigenschaften und Zusammenhänge aus einem bestimmten Themenbereich</w:t>
      </w:r>
      <w:r w:rsidR="00D74C88">
        <w:rPr>
          <w:rStyle w:val="apple-converted-space"/>
          <w:rFonts w:ascii="Times New Roman" w:hAnsi="Times New Roman"/>
          <w:color w:val="000000"/>
          <w:sz w:val="20"/>
        </w:rPr>
        <w:t xml:space="preserve"> </w:t>
      </w:r>
      <w:r w:rsidR="00D74C88" w:rsidRPr="003308F0">
        <w:rPr>
          <w:rStyle w:val="Fett"/>
          <w:rFonts w:ascii="Times New Roman" w:hAnsi="Times New Roman"/>
          <w:b w:val="0"/>
          <w:bCs w:val="0"/>
          <w:color w:val="000000"/>
          <w:sz w:val="20"/>
        </w:rPr>
        <w:t xml:space="preserve">klar und logisch </w:t>
      </w:r>
      <w:r w:rsidR="00D74C88" w:rsidRPr="003308F0">
        <w:rPr>
          <w:rFonts w:ascii="Times New Roman" w:hAnsi="Times New Roman"/>
          <w:color w:val="000000"/>
          <w:sz w:val="20"/>
        </w:rPr>
        <w:t>zu beschreiben</w:t>
      </w:r>
      <w:r w:rsidR="00D74C88">
        <w:rPr>
          <w:rFonts w:ascii="Times New Roman" w:hAnsi="Times New Roman"/>
          <w:color w:val="000000"/>
          <w:sz w:val="20"/>
        </w:rPr>
        <w:t xml:space="preserve">. Dabei werden einfache Bausteine wie Begriffe (Konzepte) und Beziehungen (Rollen) verwendet, die mithilfe logischer Konstruktionen zu Ausdrücken kombiniert werden. Diese Ausdrücke bestehen aus atomaren Konzepten (unären Prädikaten) und atomaren Rollen (binären Prädikaten) </w:t>
      </w:r>
      <w:r w:rsidR="00D74C88">
        <w:rPr>
          <w:rFonts w:ascii="Times New Roman" w:hAnsi="Times New Roman"/>
          <w:color w:val="000000"/>
          <w:sz w:val="20"/>
        </w:rPr>
        <w:fldChar w:fldCharType="begin"/>
      </w:r>
      <w:r w:rsidR="00CA2E97">
        <w:rPr>
          <w:rFonts w:ascii="Times New Roman" w:hAnsi="Times New Roman"/>
          <w:color w:val="000000"/>
          <w:sz w:val="20"/>
        </w:rPr>
        <w:instrText xml:space="preserve"> ADDIN ZOTERO_ITEM CSL_CITATION {"citationID":"RXK1TcWL","properties":{"formattedCitation":"(Baader/Horrocks/Sattler 2008)","plainCitation":"(Baader/Horrocks/Sattler 2008)","dontUpdate":true,"noteIndex":2},"citationItems":[{"id":231,"uris":["http://zotero.org/users/10358077/items/N9PELABX"],"itemData":{"id":231,"type":"chapter","abstract":"This chapter discusses description logics (DLs), which are a family of logic-based knowledge representation languages that can be used to represent the terminological knowledge of an application domain in a structured and formally well-structured way. It discusses their provenience and history and explains the way the field has developed. It describes the basic DL ALC in some detail, including definitions of syntax, semantics, and basic reasoning services, and discusses important extensions such as inverse roles, number restrictions, and concrete domains. It discusses (1) the relationship between DLs and other formalisms, in particular first order and modal logics, (2) the most commonly used reasoning techniques, in particular tableau, resolution, and automata based techniques, and (3) the computational complexity of basic reasoning problems. After reviewing some of the most prominent applications of DLs, in particular ontology language applications, the chapter discusses other aspects of DL research.","collection-title":"Handbook of Knowledge Representation","container-title":"Foundations of Artificial Intelligence","note":"DOI: 10.1016/S1574-6526(07)03003-9","page":"135-179","publisher":"Elsevier","source":"ScienceDirect","title":"Chapter 3 Description Logics","URL":"https://www.sciencedirect.com/science/article/pii/S1574652607030039","volume":"3","author":[{"family":"Baader","given":"Franz"},{"family":"Horrocks","given":"Ian"},{"family":"Sattler","given":"Ulrike"}],"editor":[{"family":"Harmelen","given":"Frank","non-dropping-particle":"van"},{"family":"Lifschitz","given":"Vladimir"},{"family":"Porter","given":"Bruce"}],"accessed":{"date-parts":[["2025",8,6]]},"issued":{"date-parts":[["2008",1,1]]}}}],"schema":"https://github.com/citation-style-language/schema/raw/master/csl-citation.json"} </w:instrText>
      </w:r>
      <w:r w:rsidR="00D74C88">
        <w:rPr>
          <w:rFonts w:ascii="Times New Roman" w:hAnsi="Times New Roman"/>
          <w:color w:val="000000"/>
          <w:sz w:val="20"/>
        </w:rPr>
        <w:fldChar w:fldCharType="separate"/>
      </w:r>
      <w:r w:rsidR="00D74C88">
        <w:rPr>
          <w:rFonts w:ascii="Times New Roman" w:hAnsi="Times New Roman"/>
          <w:noProof/>
          <w:color w:val="000000"/>
          <w:sz w:val="20"/>
        </w:rPr>
        <w:t>(vgl. Baader/</w:t>
      </w:r>
      <w:del w:id="393" w:author="Lia Greiberg" w:date="2025-08-17T14:29:00Z" w16du:dateUtc="2025-08-17T12:29:00Z">
        <w:r w:rsidR="00D74C88" w:rsidDel="00321407">
          <w:rPr>
            <w:rFonts w:ascii="Times New Roman" w:hAnsi="Times New Roman"/>
            <w:noProof/>
            <w:color w:val="000000"/>
            <w:sz w:val="20"/>
          </w:rPr>
          <w:delText xml:space="preserve"> </w:delText>
        </w:r>
      </w:del>
      <w:r w:rsidR="00D74C88">
        <w:rPr>
          <w:rFonts w:ascii="Times New Roman" w:hAnsi="Times New Roman"/>
          <w:noProof/>
          <w:color w:val="000000"/>
          <w:sz w:val="20"/>
        </w:rPr>
        <w:t>Horrocks/</w:t>
      </w:r>
      <w:del w:id="394" w:author="Lia Greiberg" w:date="2025-08-17T14:29:00Z" w16du:dateUtc="2025-08-17T12:29:00Z">
        <w:r w:rsidR="00D74C88" w:rsidDel="00321407">
          <w:rPr>
            <w:rFonts w:ascii="Times New Roman" w:hAnsi="Times New Roman"/>
            <w:noProof/>
            <w:color w:val="000000"/>
            <w:sz w:val="20"/>
          </w:rPr>
          <w:delText xml:space="preserve"> </w:delText>
        </w:r>
      </w:del>
      <w:r w:rsidR="00D74C88">
        <w:rPr>
          <w:rFonts w:ascii="Times New Roman" w:hAnsi="Times New Roman"/>
          <w:noProof/>
          <w:color w:val="000000"/>
          <w:sz w:val="20"/>
        </w:rPr>
        <w:t>Sattler 2008: 2)</w:t>
      </w:r>
      <w:r w:rsidR="00D74C88">
        <w:rPr>
          <w:rFonts w:ascii="Times New Roman" w:hAnsi="Times New Roman"/>
          <w:color w:val="000000"/>
          <w:sz w:val="20"/>
        </w:rPr>
        <w:fldChar w:fldCharType="end"/>
      </w:r>
      <w:r w:rsidR="00D74C88">
        <w:rPr>
          <w:rFonts w:ascii="Times New Roman" w:hAnsi="Times New Roman"/>
          <w:color w:val="000000"/>
          <w:sz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3747E" w14:textId="77777777" w:rsidR="00342529" w:rsidRDefault="00342529">
    <w:pPr>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9263C">
      <w:rPr>
        <w:rStyle w:val="Seitenzahl"/>
        <w:noProof/>
      </w:rPr>
      <w:t>2</w:t>
    </w:r>
    <w:r>
      <w:rPr>
        <w:rStyle w:val="Seitenzahl"/>
      </w:rPr>
      <w:fldChar w:fldCharType="end"/>
    </w:r>
  </w:p>
  <w:p w14:paraId="7258F8C9" w14:textId="77777777" w:rsidR="00342529" w:rsidRDefault="00342529" w:rsidP="00E9263C">
    <w:pPr>
      <w:pStyle w:val="Kopfzeil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3E35A" w14:textId="77777777" w:rsidR="00E9263C" w:rsidRPr="005E721C" w:rsidRDefault="00E9263C">
    <w:pPr>
      <w:pStyle w:val="Kopfzeile"/>
      <w:jc w:val="right"/>
      <w:rPr>
        <w:rFonts w:ascii="Open Sans" w:hAnsi="Open Sans" w:cs="Open Sans"/>
        <w:sz w:val="18"/>
        <w:szCs w:val="18"/>
      </w:rPr>
    </w:pPr>
    <w:r w:rsidRPr="005E721C">
      <w:rPr>
        <w:rFonts w:ascii="Open Sans" w:hAnsi="Open Sans" w:cs="Open Sans"/>
        <w:sz w:val="18"/>
        <w:szCs w:val="18"/>
      </w:rPr>
      <w:fldChar w:fldCharType="begin"/>
    </w:r>
    <w:r w:rsidRPr="005E721C">
      <w:rPr>
        <w:rFonts w:ascii="Open Sans" w:hAnsi="Open Sans" w:cs="Open Sans"/>
        <w:sz w:val="18"/>
        <w:szCs w:val="18"/>
      </w:rPr>
      <w:instrText>PAGE   \* MERGEFORMAT</w:instrText>
    </w:r>
    <w:r w:rsidRPr="005E721C">
      <w:rPr>
        <w:rFonts w:ascii="Open Sans" w:hAnsi="Open Sans" w:cs="Open Sans"/>
        <w:sz w:val="18"/>
        <w:szCs w:val="18"/>
      </w:rPr>
      <w:fldChar w:fldCharType="separate"/>
    </w:r>
    <w:r w:rsidR="004046AF">
      <w:rPr>
        <w:rFonts w:ascii="Open Sans" w:hAnsi="Open Sans" w:cs="Open Sans"/>
        <w:noProof/>
        <w:sz w:val="18"/>
        <w:szCs w:val="18"/>
      </w:rPr>
      <w:t>1</w:t>
    </w:r>
    <w:r w:rsidRPr="005E721C">
      <w:rPr>
        <w:rFonts w:ascii="Open Sans" w:hAnsi="Open Sans" w:cs="Open Sans"/>
        <w:sz w:val="18"/>
        <w:szCs w:val="18"/>
      </w:rPr>
      <w:fldChar w:fldCharType="end"/>
    </w:r>
  </w:p>
  <w:p w14:paraId="6D75CF8E" w14:textId="77777777" w:rsidR="00E9263C" w:rsidRPr="005E721C" w:rsidRDefault="00E9263C">
    <w:pPr>
      <w:pStyle w:val="Kopfzeile"/>
      <w:jc w:val="right"/>
      <w:rPr>
        <w:rFonts w:ascii="Open Sans" w:hAnsi="Open Sans" w:cs="Open San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E44CB7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0258A8"/>
    <w:multiLevelType w:val="hybridMultilevel"/>
    <w:tmpl w:val="D69833D2"/>
    <w:lvl w:ilvl="0" w:tplc="67521A12">
      <w:start w:val="173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1447BA"/>
    <w:multiLevelType w:val="hybridMultilevel"/>
    <w:tmpl w:val="626C50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E4320D2"/>
    <w:multiLevelType w:val="hybridMultilevel"/>
    <w:tmpl w:val="29180A9E"/>
    <w:lvl w:ilvl="0" w:tplc="59322C76">
      <w:start w:val="173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6D2CF5"/>
    <w:multiLevelType w:val="multilevel"/>
    <w:tmpl w:val="EA04542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B3824EF"/>
    <w:multiLevelType w:val="multilevel"/>
    <w:tmpl w:val="51603A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C68188D"/>
    <w:multiLevelType w:val="hybridMultilevel"/>
    <w:tmpl w:val="1CFE85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99A26F3"/>
    <w:multiLevelType w:val="hybridMultilevel"/>
    <w:tmpl w:val="26282222"/>
    <w:lvl w:ilvl="0" w:tplc="AA9A5B54">
      <w:start w:val="173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F5208E3"/>
    <w:multiLevelType w:val="multilevel"/>
    <w:tmpl w:val="9B4ACBFA"/>
    <w:lvl w:ilvl="0">
      <w:start w:val="2"/>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000000" w:themeColor="text1"/>
        <w:sz w:val="28"/>
      </w:rPr>
    </w:lvl>
    <w:lvl w:ilvl="2">
      <w:start w:val="1"/>
      <w:numFmt w:val="decimal"/>
      <w:isLgl/>
      <w:lvlText w:val="%1.%2.%3"/>
      <w:lvlJc w:val="left"/>
      <w:pPr>
        <w:ind w:left="1080" w:hanging="720"/>
      </w:pPr>
      <w:rPr>
        <w:rFonts w:hint="default"/>
        <w:color w:val="000000" w:themeColor="text1"/>
        <w:sz w:val="28"/>
      </w:rPr>
    </w:lvl>
    <w:lvl w:ilvl="3">
      <w:start w:val="1"/>
      <w:numFmt w:val="decimal"/>
      <w:isLgl/>
      <w:lvlText w:val="%1.%2.%3.%4"/>
      <w:lvlJc w:val="left"/>
      <w:pPr>
        <w:ind w:left="1440" w:hanging="1080"/>
      </w:pPr>
      <w:rPr>
        <w:rFonts w:hint="default"/>
        <w:color w:val="000000" w:themeColor="text1"/>
        <w:sz w:val="28"/>
      </w:rPr>
    </w:lvl>
    <w:lvl w:ilvl="4">
      <w:start w:val="1"/>
      <w:numFmt w:val="decimal"/>
      <w:isLgl/>
      <w:lvlText w:val="%1.%2.%3.%4.%5"/>
      <w:lvlJc w:val="left"/>
      <w:pPr>
        <w:ind w:left="1440" w:hanging="1080"/>
      </w:pPr>
      <w:rPr>
        <w:rFonts w:hint="default"/>
        <w:color w:val="000000" w:themeColor="text1"/>
        <w:sz w:val="28"/>
      </w:rPr>
    </w:lvl>
    <w:lvl w:ilvl="5">
      <w:start w:val="1"/>
      <w:numFmt w:val="decimal"/>
      <w:isLgl/>
      <w:lvlText w:val="%1.%2.%3.%4.%5.%6"/>
      <w:lvlJc w:val="left"/>
      <w:pPr>
        <w:ind w:left="1800" w:hanging="1440"/>
      </w:pPr>
      <w:rPr>
        <w:rFonts w:hint="default"/>
        <w:color w:val="000000" w:themeColor="text1"/>
        <w:sz w:val="28"/>
      </w:rPr>
    </w:lvl>
    <w:lvl w:ilvl="6">
      <w:start w:val="1"/>
      <w:numFmt w:val="decimal"/>
      <w:isLgl/>
      <w:lvlText w:val="%1.%2.%3.%4.%5.%6.%7"/>
      <w:lvlJc w:val="left"/>
      <w:pPr>
        <w:ind w:left="1800" w:hanging="1440"/>
      </w:pPr>
      <w:rPr>
        <w:rFonts w:hint="default"/>
        <w:color w:val="000000" w:themeColor="text1"/>
        <w:sz w:val="28"/>
      </w:rPr>
    </w:lvl>
    <w:lvl w:ilvl="7">
      <w:start w:val="1"/>
      <w:numFmt w:val="decimal"/>
      <w:isLgl/>
      <w:lvlText w:val="%1.%2.%3.%4.%5.%6.%7.%8"/>
      <w:lvlJc w:val="left"/>
      <w:pPr>
        <w:ind w:left="2160" w:hanging="1800"/>
      </w:pPr>
      <w:rPr>
        <w:rFonts w:hint="default"/>
        <w:color w:val="000000" w:themeColor="text1"/>
        <w:sz w:val="28"/>
      </w:rPr>
    </w:lvl>
    <w:lvl w:ilvl="8">
      <w:start w:val="1"/>
      <w:numFmt w:val="decimal"/>
      <w:isLgl/>
      <w:lvlText w:val="%1.%2.%3.%4.%5.%6.%7.%8.%9"/>
      <w:lvlJc w:val="left"/>
      <w:pPr>
        <w:ind w:left="2520" w:hanging="2160"/>
      </w:pPr>
      <w:rPr>
        <w:rFonts w:hint="default"/>
        <w:color w:val="000000" w:themeColor="text1"/>
        <w:sz w:val="28"/>
      </w:rPr>
    </w:lvl>
  </w:abstractNum>
  <w:abstractNum w:abstractNumId="9" w15:restartNumberingAfterBreak="0">
    <w:nsid w:val="60240C79"/>
    <w:multiLevelType w:val="hybridMultilevel"/>
    <w:tmpl w:val="6296B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5B6724"/>
    <w:multiLevelType w:val="multilevel"/>
    <w:tmpl w:val="9B4ACBFA"/>
    <w:lvl w:ilvl="0">
      <w:start w:val="2"/>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000000" w:themeColor="text1"/>
        <w:sz w:val="28"/>
      </w:rPr>
    </w:lvl>
    <w:lvl w:ilvl="2">
      <w:start w:val="1"/>
      <w:numFmt w:val="decimal"/>
      <w:isLgl/>
      <w:lvlText w:val="%1.%2.%3"/>
      <w:lvlJc w:val="left"/>
      <w:pPr>
        <w:ind w:left="1080" w:hanging="720"/>
      </w:pPr>
      <w:rPr>
        <w:rFonts w:hint="default"/>
        <w:color w:val="000000" w:themeColor="text1"/>
        <w:sz w:val="28"/>
      </w:rPr>
    </w:lvl>
    <w:lvl w:ilvl="3">
      <w:start w:val="1"/>
      <w:numFmt w:val="decimal"/>
      <w:isLgl/>
      <w:lvlText w:val="%1.%2.%3.%4"/>
      <w:lvlJc w:val="left"/>
      <w:pPr>
        <w:ind w:left="1440" w:hanging="1080"/>
      </w:pPr>
      <w:rPr>
        <w:rFonts w:hint="default"/>
        <w:color w:val="000000" w:themeColor="text1"/>
        <w:sz w:val="28"/>
      </w:rPr>
    </w:lvl>
    <w:lvl w:ilvl="4">
      <w:start w:val="1"/>
      <w:numFmt w:val="decimal"/>
      <w:isLgl/>
      <w:lvlText w:val="%1.%2.%3.%4.%5"/>
      <w:lvlJc w:val="left"/>
      <w:pPr>
        <w:ind w:left="1440" w:hanging="1080"/>
      </w:pPr>
      <w:rPr>
        <w:rFonts w:hint="default"/>
        <w:color w:val="000000" w:themeColor="text1"/>
        <w:sz w:val="28"/>
      </w:rPr>
    </w:lvl>
    <w:lvl w:ilvl="5">
      <w:start w:val="1"/>
      <w:numFmt w:val="decimal"/>
      <w:isLgl/>
      <w:lvlText w:val="%1.%2.%3.%4.%5.%6"/>
      <w:lvlJc w:val="left"/>
      <w:pPr>
        <w:ind w:left="1800" w:hanging="1440"/>
      </w:pPr>
      <w:rPr>
        <w:rFonts w:hint="default"/>
        <w:color w:val="000000" w:themeColor="text1"/>
        <w:sz w:val="28"/>
      </w:rPr>
    </w:lvl>
    <w:lvl w:ilvl="6">
      <w:start w:val="1"/>
      <w:numFmt w:val="decimal"/>
      <w:isLgl/>
      <w:lvlText w:val="%1.%2.%3.%4.%5.%6.%7"/>
      <w:lvlJc w:val="left"/>
      <w:pPr>
        <w:ind w:left="1800" w:hanging="1440"/>
      </w:pPr>
      <w:rPr>
        <w:rFonts w:hint="default"/>
        <w:color w:val="000000" w:themeColor="text1"/>
        <w:sz w:val="28"/>
      </w:rPr>
    </w:lvl>
    <w:lvl w:ilvl="7">
      <w:start w:val="1"/>
      <w:numFmt w:val="decimal"/>
      <w:isLgl/>
      <w:lvlText w:val="%1.%2.%3.%4.%5.%6.%7.%8"/>
      <w:lvlJc w:val="left"/>
      <w:pPr>
        <w:ind w:left="2160" w:hanging="1800"/>
      </w:pPr>
      <w:rPr>
        <w:rFonts w:hint="default"/>
        <w:color w:val="000000" w:themeColor="text1"/>
        <w:sz w:val="28"/>
      </w:rPr>
    </w:lvl>
    <w:lvl w:ilvl="8">
      <w:start w:val="1"/>
      <w:numFmt w:val="decimal"/>
      <w:isLgl/>
      <w:lvlText w:val="%1.%2.%3.%4.%5.%6.%7.%8.%9"/>
      <w:lvlJc w:val="left"/>
      <w:pPr>
        <w:ind w:left="2520" w:hanging="2160"/>
      </w:pPr>
      <w:rPr>
        <w:rFonts w:hint="default"/>
        <w:color w:val="000000" w:themeColor="text1"/>
        <w:sz w:val="28"/>
      </w:rPr>
    </w:lvl>
  </w:abstractNum>
  <w:abstractNum w:abstractNumId="11" w15:restartNumberingAfterBreak="0">
    <w:nsid w:val="67A14C63"/>
    <w:multiLevelType w:val="multilevel"/>
    <w:tmpl w:val="4D2E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911FFF"/>
    <w:multiLevelType w:val="hybridMultilevel"/>
    <w:tmpl w:val="A4A256F6"/>
    <w:lvl w:ilvl="0" w:tplc="67521A12">
      <w:start w:val="1736"/>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4122539">
    <w:abstractNumId w:val="5"/>
  </w:num>
  <w:num w:numId="2" w16cid:durableId="1646199358">
    <w:abstractNumId w:val="0"/>
  </w:num>
  <w:num w:numId="3" w16cid:durableId="1722903516">
    <w:abstractNumId w:val="12"/>
  </w:num>
  <w:num w:numId="4" w16cid:durableId="67194981">
    <w:abstractNumId w:val="11"/>
  </w:num>
  <w:num w:numId="5" w16cid:durableId="2039314080">
    <w:abstractNumId w:val="3"/>
  </w:num>
  <w:num w:numId="6" w16cid:durableId="363479262">
    <w:abstractNumId w:val="7"/>
  </w:num>
  <w:num w:numId="7" w16cid:durableId="1240211314">
    <w:abstractNumId w:val="6"/>
  </w:num>
  <w:num w:numId="8" w16cid:durableId="1770277873">
    <w:abstractNumId w:val="9"/>
  </w:num>
  <w:num w:numId="9" w16cid:durableId="1303467718">
    <w:abstractNumId w:val="2"/>
  </w:num>
  <w:num w:numId="10" w16cid:durableId="849753729">
    <w:abstractNumId w:val="8"/>
  </w:num>
  <w:num w:numId="11" w16cid:durableId="1611015066">
    <w:abstractNumId w:val="1"/>
  </w:num>
  <w:num w:numId="12" w16cid:durableId="510607461">
    <w:abstractNumId w:val="10"/>
  </w:num>
  <w:num w:numId="13" w16cid:durableId="3741593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a Greiberg">
    <w15:presenceInfo w15:providerId="None" w15:userId="Lia Grei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73D"/>
    <w:rsid w:val="0000252B"/>
    <w:rsid w:val="00003157"/>
    <w:rsid w:val="0000688D"/>
    <w:rsid w:val="000104D5"/>
    <w:rsid w:val="00014710"/>
    <w:rsid w:val="00023182"/>
    <w:rsid w:val="000255FC"/>
    <w:rsid w:val="00035569"/>
    <w:rsid w:val="00035BDF"/>
    <w:rsid w:val="00036F93"/>
    <w:rsid w:val="000414E4"/>
    <w:rsid w:val="000416DE"/>
    <w:rsid w:val="00042BBF"/>
    <w:rsid w:val="00052804"/>
    <w:rsid w:val="00063C99"/>
    <w:rsid w:val="000645AD"/>
    <w:rsid w:val="00064AC3"/>
    <w:rsid w:val="000703E8"/>
    <w:rsid w:val="00077826"/>
    <w:rsid w:val="00080A46"/>
    <w:rsid w:val="00094738"/>
    <w:rsid w:val="00097CBC"/>
    <w:rsid w:val="000A7534"/>
    <w:rsid w:val="000B7C74"/>
    <w:rsid w:val="000C6791"/>
    <w:rsid w:val="000C693F"/>
    <w:rsid w:val="000C7507"/>
    <w:rsid w:val="000D1DF7"/>
    <w:rsid w:val="000D3CF2"/>
    <w:rsid w:val="000E6638"/>
    <w:rsid w:val="000F68C1"/>
    <w:rsid w:val="00105203"/>
    <w:rsid w:val="001124FB"/>
    <w:rsid w:val="0011738A"/>
    <w:rsid w:val="00117FEC"/>
    <w:rsid w:val="00123410"/>
    <w:rsid w:val="001346B0"/>
    <w:rsid w:val="00137748"/>
    <w:rsid w:val="001411D3"/>
    <w:rsid w:val="00143661"/>
    <w:rsid w:val="00153401"/>
    <w:rsid w:val="00156773"/>
    <w:rsid w:val="0016035B"/>
    <w:rsid w:val="001628C2"/>
    <w:rsid w:val="00172F83"/>
    <w:rsid w:val="00173FE3"/>
    <w:rsid w:val="00174A6D"/>
    <w:rsid w:val="00192947"/>
    <w:rsid w:val="001929D3"/>
    <w:rsid w:val="001A344B"/>
    <w:rsid w:val="001B0BB0"/>
    <w:rsid w:val="001B1FF9"/>
    <w:rsid w:val="001C0EC2"/>
    <w:rsid w:val="001C20C7"/>
    <w:rsid w:val="001C5D70"/>
    <w:rsid w:val="001C6A79"/>
    <w:rsid w:val="001C7BCB"/>
    <w:rsid w:val="001D1AF9"/>
    <w:rsid w:val="001D26DF"/>
    <w:rsid w:val="001D5F44"/>
    <w:rsid w:val="001D7C29"/>
    <w:rsid w:val="001E0FE0"/>
    <w:rsid w:val="001E630F"/>
    <w:rsid w:val="001E6659"/>
    <w:rsid w:val="001F1E15"/>
    <w:rsid w:val="001F24EB"/>
    <w:rsid w:val="001F3E6B"/>
    <w:rsid w:val="00210F0A"/>
    <w:rsid w:val="002155DE"/>
    <w:rsid w:val="002209B6"/>
    <w:rsid w:val="0022190F"/>
    <w:rsid w:val="00221F49"/>
    <w:rsid w:val="0023168A"/>
    <w:rsid w:val="00234F46"/>
    <w:rsid w:val="00253612"/>
    <w:rsid w:val="00256324"/>
    <w:rsid w:val="002571FC"/>
    <w:rsid w:val="0026595E"/>
    <w:rsid w:val="00266F4F"/>
    <w:rsid w:val="0028051D"/>
    <w:rsid w:val="00281570"/>
    <w:rsid w:val="00281C8C"/>
    <w:rsid w:val="00282389"/>
    <w:rsid w:val="002950CE"/>
    <w:rsid w:val="002A39D9"/>
    <w:rsid w:val="002A6364"/>
    <w:rsid w:val="002B3E16"/>
    <w:rsid w:val="002C0A53"/>
    <w:rsid w:val="002C748B"/>
    <w:rsid w:val="002D17FA"/>
    <w:rsid w:val="002D1DD5"/>
    <w:rsid w:val="002D5048"/>
    <w:rsid w:val="002D7E7F"/>
    <w:rsid w:val="002E13EE"/>
    <w:rsid w:val="002E16E7"/>
    <w:rsid w:val="002E6E64"/>
    <w:rsid w:val="002F03D6"/>
    <w:rsid w:val="002F1B7D"/>
    <w:rsid w:val="002F549F"/>
    <w:rsid w:val="003008DA"/>
    <w:rsid w:val="00302D7B"/>
    <w:rsid w:val="0030783F"/>
    <w:rsid w:val="00307B15"/>
    <w:rsid w:val="00312106"/>
    <w:rsid w:val="00314817"/>
    <w:rsid w:val="00317AD8"/>
    <w:rsid w:val="00321407"/>
    <w:rsid w:val="003308F0"/>
    <w:rsid w:val="00333E2A"/>
    <w:rsid w:val="00334161"/>
    <w:rsid w:val="00342529"/>
    <w:rsid w:val="00342B70"/>
    <w:rsid w:val="00345AAE"/>
    <w:rsid w:val="00353138"/>
    <w:rsid w:val="00353700"/>
    <w:rsid w:val="003541AB"/>
    <w:rsid w:val="003659F9"/>
    <w:rsid w:val="00377E53"/>
    <w:rsid w:val="0038257F"/>
    <w:rsid w:val="00384EC1"/>
    <w:rsid w:val="00385C4F"/>
    <w:rsid w:val="00386156"/>
    <w:rsid w:val="00386483"/>
    <w:rsid w:val="003921A7"/>
    <w:rsid w:val="0039575F"/>
    <w:rsid w:val="003961C4"/>
    <w:rsid w:val="00396E68"/>
    <w:rsid w:val="003A0739"/>
    <w:rsid w:val="003A54A8"/>
    <w:rsid w:val="003A79CE"/>
    <w:rsid w:val="003A7E61"/>
    <w:rsid w:val="003B6DDB"/>
    <w:rsid w:val="003B76C3"/>
    <w:rsid w:val="003C297E"/>
    <w:rsid w:val="003D330B"/>
    <w:rsid w:val="003D37E5"/>
    <w:rsid w:val="003D3951"/>
    <w:rsid w:val="003E100D"/>
    <w:rsid w:val="003F0CE1"/>
    <w:rsid w:val="003F52D5"/>
    <w:rsid w:val="003F7EBD"/>
    <w:rsid w:val="004046AF"/>
    <w:rsid w:val="004107C0"/>
    <w:rsid w:val="00412AB0"/>
    <w:rsid w:val="0042332F"/>
    <w:rsid w:val="0042545D"/>
    <w:rsid w:val="00431952"/>
    <w:rsid w:val="004344A4"/>
    <w:rsid w:val="00444990"/>
    <w:rsid w:val="00445E52"/>
    <w:rsid w:val="00451983"/>
    <w:rsid w:val="00453E3B"/>
    <w:rsid w:val="0045447A"/>
    <w:rsid w:val="004558E5"/>
    <w:rsid w:val="00460E70"/>
    <w:rsid w:val="00470380"/>
    <w:rsid w:val="00476143"/>
    <w:rsid w:val="00485E37"/>
    <w:rsid w:val="004870F5"/>
    <w:rsid w:val="00490F40"/>
    <w:rsid w:val="0049789C"/>
    <w:rsid w:val="00497FDA"/>
    <w:rsid w:val="004A1D4A"/>
    <w:rsid w:val="004B42A4"/>
    <w:rsid w:val="004C0257"/>
    <w:rsid w:val="004C60E1"/>
    <w:rsid w:val="004C7281"/>
    <w:rsid w:val="004D4D87"/>
    <w:rsid w:val="004D58EA"/>
    <w:rsid w:val="004D7D7B"/>
    <w:rsid w:val="004D7F7C"/>
    <w:rsid w:val="004E0510"/>
    <w:rsid w:val="004E54A8"/>
    <w:rsid w:val="004E6772"/>
    <w:rsid w:val="004E6E97"/>
    <w:rsid w:val="004E79BA"/>
    <w:rsid w:val="00516DA0"/>
    <w:rsid w:val="00517C6D"/>
    <w:rsid w:val="00521DF7"/>
    <w:rsid w:val="00530183"/>
    <w:rsid w:val="005428BE"/>
    <w:rsid w:val="00550343"/>
    <w:rsid w:val="00551603"/>
    <w:rsid w:val="00555366"/>
    <w:rsid w:val="005565CE"/>
    <w:rsid w:val="00557F8C"/>
    <w:rsid w:val="00563955"/>
    <w:rsid w:val="00565DE4"/>
    <w:rsid w:val="00580B12"/>
    <w:rsid w:val="00580B35"/>
    <w:rsid w:val="00582C4A"/>
    <w:rsid w:val="005914FD"/>
    <w:rsid w:val="00593B9D"/>
    <w:rsid w:val="005945B6"/>
    <w:rsid w:val="005B24A6"/>
    <w:rsid w:val="005B4013"/>
    <w:rsid w:val="005C2BC6"/>
    <w:rsid w:val="005C4EEB"/>
    <w:rsid w:val="005D2289"/>
    <w:rsid w:val="005D2F64"/>
    <w:rsid w:val="005D65CD"/>
    <w:rsid w:val="005E0A03"/>
    <w:rsid w:val="005E4421"/>
    <w:rsid w:val="005E4B3D"/>
    <w:rsid w:val="005E5A74"/>
    <w:rsid w:val="005E61C4"/>
    <w:rsid w:val="005E6F71"/>
    <w:rsid w:val="005E721C"/>
    <w:rsid w:val="005E7665"/>
    <w:rsid w:val="005F1A08"/>
    <w:rsid w:val="005F4677"/>
    <w:rsid w:val="005F749A"/>
    <w:rsid w:val="00607915"/>
    <w:rsid w:val="00611D33"/>
    <w:rsid w:val="006149D4"/>
    <w:rsid w:val="006162BD"/>
    <w:rsid w:val="006266FC"/>
    <w:rsid w:val="00632747"/>
    <w:rsid w:val="006347E9"/>
    <w:rsid w:val="006349B9"/>
    <w:rsid w:val="0063747F"/>
    <w:rsid w:val="006438DD"/>
    <w:rsid w:val="006459F3"/>
    <w:rsid w:val="00645D9C"/>
    <w:rsid w:val="00647685"/>
    <w:rsid w:val="00647755"/>
    <w:rsid w:val="0065241E"/>
    <w:rsid w:val="006529B2"/>
    <w:rsid w:val="00652A1C"/>
    <w:rsid w:val="0065527A"/>
    <w:rsid w:val="006578D7"/>
    <w:rsid w:val="00660709"/>
    <w:rsid w:val="00661C47"/>
    <w:rsid w:val="00663252"/>
    <w:rsid w:val="006633A4"/>
    <w:rsid w:val="00665B07"/>
    <w:rsid w:val="00671B5D"/>
    <w:rsid w:val="00672E36"/>
    <w:rsid w:val="00680494"/>
    <w:rsid w:val="006809D6"/>
    <w:rsid w:val="006905BE"/>
    <w:rsid w:val="006B3481"/>
    <w:rsid w:val="006B4573"/>
    <w:rsid w:val="006C23A0"/>
    <w:rsid w:val="006C247E"/>
    <w:rsid w:val="006C2877"/>
    <w:rsid w:val="006C3F73"/>
    <w:rsid w:val="006C6ABB"/>
    <w:rsid w:val="006D3364"/>
    <w:rsid w:val="006D62A6"/>
    <w:rsid w:val="006F0FC4"/>
    <w:rsid w:val="006F25DF"/>
    <w:rsid w:val="006F3D6C"/>
    <w:rsid w:val="006F5B18"/>
    <w:rsid w:val="006F79E2"/>
    <w:rsid w:val="007024E7"/>
    <w:rsid w:val="00704E6A"/>
    <w:rsid w:val="007068C2"/>
    <w:rsid w:val="00711A28"/>
    <w:rsid w:val="0071249C"/>
    <w:rsid w:val="007146FA"/>
    <w:rsid w:val="00714EF9"/>
    <w:rsid w:val="007214DF"/>
    <w:rsid w:val="00725085"/>
    <w:rsid w:val="00741B6D"/>
    <w:rsid w:val="0074418B"/>
    <w:rsid w:val="007639B3"/>
    <w:rsid w:val="0077036E"/>
    <w:rsid w:val="0077535E"/>
    <w:rsid w:val="00776CA2"/>
    <w:rsid w:val="007809B8"/>
    <w:rsid w:val="0078142A"/>
    <w:rsid w:val="00784D2A"/>
    <w:rsid w:val="007928E4"/>
    <w:rsid w:val="00794B39"/>
    <w:rsid w:val="00795780"/>
    <w:rsid w:val="007A57D3"/>
    <w:rsid w:val="007B7483"/>
    <w:rsid w:val="007C6ADC"/>
    <w:rsid w:val="007D0BFA"/>
    <w:rsid w:val="007D1304"/>
    <w:rsid w:val="007D16DC"/>
    <w:rsid w:val="007D676F"/>
    <w:rsid w:val="007D737C"/>
    <w:rsid w:val="007E0D01"/>
    <w:rsid w:val="007E3125"/>
    <w:rsid w:val="007E672F"/>
    <w:rsid w:val="007E73B9"/>
    <w:rsid w:val="007F13E6"/>
    <w:rsid w:val="008031C3"/>
    <w:rsid w:val="00803375"/>
    <w:rsid w:val="00805568"/>
    <w:rsid w:val="00805B55"/>
    <w:rsid w:val="008102B2"/>
    <w:rsid w:val="0081288C"/>
    <w:rsid w:val="00816157"/>
    <w:rsid w:val="00817B76"/>
    <w:rsid w:val="008218C0"/>
    <w:rsid w:val="008270DB"/>
    <w:rsid w:val="00835B6F"/>
    <w:rsid w:val="00837959"/>
    <w:rsid w:val="008403CE"/>
    <w:rsid w:val="008505B2"/>
    <w:rsid w:val="008530E7"/>
    <w:rsid w:val="008606EE"/>
    <w:rsid w:val="00870A51"/>
    <w:rsid w:val="0087543E"/>
    <w:rsid w:val="00875B3A"/>
    <w:rsid w:val="00883E8F"/>
    <w:rsid w:val="008875E5"/>
    <w:rsid w:val="0089496C"/>
    <w:rsid w:val="00896650"/>
    <w:rsid w:val="008A074F"/>
    <w:rsid w:val="008B7D0E"/>
    <w:rsid w:val="008C7782"/>
    <w:rsid w:val="008D1151"/>
    <w:rsid w:val="008D7608"/>
    <w:rsid w:val="00903BF6"/>
    <w:rsid w:val="00904EB1"/>
    <w:rsid w:val="009054B5"/>
    <w:rsid w:val="00906259"/>
    <w:rsid w:val="00911F59"/>
    <w:rsid w:val="00912B2B"/>
    <w:rsid w:val="00913C46"/>
    <w:rsid w:val="00923652"/>
    <w:rsid w:val="0092673B"/>
    <w:rsid w:val="00941368"/>
    <w:rsid w:val="0094250D"/>
    <w:rsid w:val="009440D7"/>
    <w:rsid w:val="00944D3F"/>
    <w:rsid w:val="00947708"/>
    <w:rsid w:val="00957348"/>
    <w:rsid w:val="00962F93"/>
    <w:rsid w:val="00964DB3"/>
    <w:rsid w:val="00967116"/>
    <w:rsid w:val="00967675"/>
    <w:rsid w:val="009678C7"/>
    <w:rsid w:val="00970353"/>
    <w:rsid w:val="0097385E"/>
    <w:rsid w:val="00982BF7"/>
    <w:rsid w:val="00993991"/>
    <w:rsid w:val="009A36A7"/>
    <w:rsid w:val="009B4877"/>
    <w:rsid w:val="009C0D47"/>
    <w:rsid w:val="009C1974"/>
    <w:rsid w:val="009C1D99"/>
    <w:rsid w:val="009C367D"/>
    <w:rsid w:val="009D0494"/>
    <w:rsid w:val="009D36F2"/>
    <w:rsid w:val="009D40FC"/>
    <w:rsid w:val="009D7E2C"/>
    <w:rsid w:val="009E5759"/>
    <w:rsid w:val="009F3032"/>
    <w:rsid w:val="009F6BB1"/>
    <w:rsid w:val="00A0557D"/>
    <w:rsid w:val="00A06A36"/>
    <w:rsid w:val="00A07FA7"/>
    <w:rsid w:val="00A24525"/>
    <w:rsid w:val="00A2649D"/>
    <w:rsid w:val="00A26F92"/>
    <w:rsid w:val="00A3060C"/>
    <w:rsid w:val="00A31E96"/>
    <w:rsid w:val="00A34983"/>
    <w:rsid w:val="00A3715D"/>
    <w:rsid w:val="00A4165F"/>
    <w:rsid w:val="00A4320E"/>
    <w:rsid w:val="00A45D07"/>
    <w:rsid w:val="00A55C64"/>
    <w:rsid w:val="00A61CC5"/>
    <w:rsid w:val="00A66F9F"/>
    <w:rsid w:val="00A77DF2"/>
    <w:rsid w:val="00A81721"/>
    <w:rsid w:val="00A844AD"/>
    <w:rsid w:val="00A90389"/>
    <w:rsid w:val="00A91E7A"/>
    <w:rsid w:val="00A96436"/>
    <w:rsid w:val="00AA5E3A"/>
    <w:rsid w:val="00AA7E63"/>
    <w:rsid w:val="00AB5773"/>
    <w:rsid w:val="00AC47F1"/>
    <w:rsid w:val="00AC5022"/>
    <w:rsid w:val="00AC5F9E"/>
    <w:rsid w:val="00AC758C"/>
    <w:rsid w:val="00AD6AE9"/>
    <w:rsid w:val="00AE5A6A"/>
    <w:rsid w:val="00AE6C69"/>
    <w:rsid w:val="00AF3607"/>
    <w:rsid w:val="00AF7367"/>
    <w:rsid w:val="00B061CF"/>
    <w:rsid w:val="00B210D2"/>
    <w:rsid w:val="00B22ECD"/>
    <w:rsid w:val="00B2531A"/>
    <w:rsid w:val="00B25E0D"/>
    <w:rsid w:val="00B27486"/>
    <w:rsid w:val="00B62F3F"/>
    <w:rsid w:val="00B73C3B"/>
    <w:rsid w:val="00B74532"/>
    <w:rsid w:val="00B90183"/>
    <w:rsid w:val="00B92CAB"/>
    <w:rsid w:val="00BA2092"/>
    <w:rsid w:val="00BA3D87"/>
    <w:rsid w:val="00BA4D97"/>
    <w:rsid w:val="00BA626B"/>
    <w:rsid w:val="00BB24BE"/>
    <w:rsid w:val="00BC1AB9"/>
    <w:rsid w:val="00BC279C"/>
    <w:rsid w:val="00BC3979"/>
    <w:rsid w:val="00BD0559"/>
    <w:rsid w:val="00BD4AA9"/>
    <w:rsid w:val="00BD519C"/>
    <w:rsid w:val="00BD65F4"/>
    <w:rsid w:val="00BE0ABE"/>
    <w:rsid w:val="00BE131C"/>
    <w:rsid w:val="00BE3016"/>
    <w:rsid w:val="00BE45CB"/>
    <w:rsid w:val="00BE7473"/>
    <w:rsid w:val="00BF1337"/>
    <w:rsid w:val="00C03E5F"/>
    <w:rsid w:val="00C05C53"/>
    <w:rsid w:val="00C0714E"/>
    <w:rsid w:val="00C12EC2"/>
    <w:rsid w:val="00C13C8A"/>
    <w:rsid w:val="00C1521F"/>
    <w:rsid w:val="00C20448"/>
    <w:rsid w:val="00C33B44"/>
    <w:rsid w:val="00C4122D"/>
    <w:rsid w:val="00C449A1"/>
    <w:rsid w:val="00C45F41"/>
    <w:rsid w:val="00C54FF8"/>
    <w:rsid w:val="00C61255"/>
    <w:rsid w:val="00C6350A"/>
    <w:rsid w:val="00C644CF"/>
    <w:rsid w:val="00C755DC"/>
    <w:rsid w:val="00C7622E"/>
    <w:rsid w:val="00C77929"/>
    <w:rsid w:val="00C77E79"/>
    <w:rsid w:val="00C945CD"/>
    <w:rsid w:val="00CA2E97"/>
    <w:rsid w:val="00CA30E7"/>
    <w:rsid w:val="00CA5EBF"/>
    <w:rsid w:val="00CB7609"/>
    <w:rsid w:val="00CC4ED5"/>
    <w:rsid w:val="00CC6306"/>
    <w:rsid w:val="00CD6C4B"/>
    <w:rsid w:val="00CE6DB0"/>
    <w:rsid w:val="00CF0C03"/>
    <w:rsid w:val="00CF17B6"/>
    <w:rsid w:val="00CF231A"/>
    <w:rsid w:val="00CF54D2"/>
    <w:rsid w:val="00CF5BA5"/>
    <w:rsid w:val="00D11CFD"/>
    <w:rsid w:val="00D200AF"/>
    <w:rsid w:val="00D22CE2"/>
    <w:rsid w:val="00D2461E"/>
    <w:rsid w:val="00D30460"/>
    <w:rsid w:val="00D352DB"/>
    <w:rsid w:val="00D41461"/>
    <w:rsid w:val="00D45A3F"/>
    <w:rsid w:val="00D4766C"/>
    <w:rsid w:val="00D56724"/>
    <w:rsid w:val="00D72047"/>
    <w:rsid w:val="00D72329"/>
    <w:rsid w:val="00D74C88"/>
    <w:rsid w:val="00D85E51"/>
    <w:rsid w:val="00D936FF"/>
    <w:rsid w:val="00DA267D"/>
    <w:rsid w:val="00DB03D6"/>
    <w:rsid w:val="00DB39B9"/>
    <w:rsid w:val="00DB773D"/>
    <w:rsid w:val="00DB7A89"/>
    <w:rsid w:val="00DC6DAA"/>
    <w:rsid w:val="00DD36EA"/>
    <w:rsid w:val="00DD511F"/>
    <w:rsid w:val="00DE0319"/>
    <w:rsid w:val="00DE105F"/>
    <w:rsid w:val="00DE246F"/>
    <w:rsid w:val="00DE63E7"/>
    <w:rsid w:val="00E0145C"/>
    <w:rsid w:val="00E01761"/>
    <w:rsid w:val="00E02028"/>
    <w:rsid w:val="00E20692"/>
    <w:rsid w:val="00E23613"/>
    <w:rsid w:val="00E24C01"/>
    <w:rsid w:val="00E31570"/>
    <w:rsid w:val="00E32EF0"/>
    <w:rsid w:val="00E4458C"/>
    <w:rsid w:val="00E46028"/>
    <w:rsid w:val="00E471DE"/>
    <w:rsid w:val="00E51EED"/>
    <w:rsid w:val="00E75B83"/>
    <w:rsid w:val="00E80992"/>
    <w:rsid w:val="00E84B4D"/>
    <w:rsid w:val="00E85C81"/>
    <w:rsid w:val="00E9256C"/>
    <w:rsid w:val="00E9263C"/>
    <w:rsid w:val="00E949AE"/>
    <w:rsid w:val="00E9516A"/>
    <w:rsid w:val="00EA19CE"/>
    <w:rsid w:val="00EB36ED"/>
    <w:rsid w:val="00EB3E4B"/>
    <w:rsid w:val="00EC2733"/>
    <w:rsid w:val="00EC547B"/>
    <w:rsid w:val="00ED2C7F"/>
    <w:rsid w:val="00ED75B5"/>
    <w:rsid w:val="00EE2DF6"/>
    <w:rsid w:val="00EE70CE"/>
    <w:rsid w:val="00EF4A46"/>
    <w:rsid w:val="00F002AF"/>
    <w:rsid w:val="00F02072"/>
    <w:rsid w:val="00F03D83"/>
    <w:rsid w:val="00F222A9"/>
    <w:rsid w:val="00F3002D"/>
    <w:rsid w:val="00F31229"/>
    <w:rsid w:val="00F34491"/>
    <w:rsid w:val="00F34F95"/>
    <w:rsid w:val="00F3566C"/>
    <w:rsid w:val="00F36067"/>
    <w:rsid w:val="00F37ED1"/>
    <w:rsid w:val="00F4193D"/>
    <w:rsid w:val="00F52E33"/>
    <w:rsid w:val="00F56DB0"/>
    <w:rsid w:val="00F62CA1"/>
    <w:rsid w:val="00F63CD7"/>
    <w:rsid w:val="00F670B2"/>
    <w:rsid w:val="00F67AA3"/>
    <w:rsid w:val="00F728F9"/>
    <w:rsid w:val="00F76669"/>
    <w:rsid w:val="00F8026B"/>
    <w:rsid w:val="00F80396"/>
    <w:rsid w:val="00F846DB"/>
    <w:rsid w:val="00F85546"/>
    <w:rsid w:val="00F971C7"/>
    <w:rsid w:val="00FA34D9"/>
    <w:rsid w:val="00FB6BB3"/>
    <w:rsid w:val="00FB6DBB"/>
    <w:rsid w:val="00FB79B6"/>
    <w:rsid w:val="00FC44FF"/>
    <w:rsid w:val="00FC68C2"/>
    <w:rsid w:val="00FD4642"/>
    <w:rsid w:val="00FD6383"/>
    <w:rsid w:val="00FE6CD2"/>
    <w:rsid w:val="00FF40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4F938"/>
  <w15:docId w15:val="{06A68268-6C8D-4E18-81DC-67B065625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5A74"/>
  </w:style>
  <w:style w:type="paragraph" w:styleId="berschrift1">
    <w:name w:val="heading 1"/>
    <w:basedOn w:val="Standard"/>
    <w:next w:val="Standard"/>
    <w:qFormat/>
    <w:pPr>
      <w:keepNext/>
      <w:keepLines/>
      <w:pageBreakBefore/>
      <w:suppressAutoHyphens/>
      <w:spacing w:before="960" w:line="320" w:lineRule="exact"/>
      <w:jc w:val="center"/>
      <w:outlineLvl w:val="0"/>
    </w:pPr>
    <w:rPr>
      <w:rFonts w:ascii="Garamond" w:hAnsi="Garamond"/>
      <w:kern w:val="28"/>
      <w:sz w:val="30"/>
    </w:rPr>
  </w:style>
  <w:style w:type="paragraph" w:styleId="berschrift2">
    <w:name w:val="heading 2"/>
    <w:basedOn w:val="berschrift1"/>
    <w:next w:val="Grundschrift"/>
    <w:qFormat/>
    <w:pPr>
      <w:pageBreakBefore w:val="0"/>
      <w:spacing w:before="480" w:after="240" w:line="300" w:lineRule="exact"/>
      <w:outlineLvl w:val="1"/>
    </w:pPr>
    <w:rPr>
      <w:sz w:val="26"/>
    </w:rPr>
  </w:style>
  <w:style w:type="paragraph" w:styleId="berschrift3">
    <w:name w:val="heading 3"/>
    <w:aliases w:val="Überschrift 3 Char Char"/>
    <w:basedOn w:val="berschrift2"/>
    <w:next w:val="Standard"/>
    <w:link w:val="berschrift3Zchn"/>
    <w:qFormat/>
    <w:pPr>
      <w:spacing w:line="240" w:lineRule="exact"/>
      <w:outlineLvl w:val="2"/>
    </w:pPr>
    <w:rPr>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schrift">
    <w:name w:val="Grundschrift"/>
    <w:basedOn w:val="Standard"/>
    <w:next w:val="GrundschriftmitEinzug"/>
    <w:pPr>
      <w:spacing w:line="240" w:lineRule="exact"/>
      <w:jc w:val="both"/>
    </w:pPr>
    <w:rPr>
      <w:rFonts w:ascii="Garamond" w:hAnsi="Garamond"/>
      <w:sz w:val="22"/>
    </w:rPr>
  </w:style>
  <w:style w:type="paragraph" w:customStyle="1" w:styleId="GrundschriftmitEinzug">
    <w:name w:val="Grundschrift mit Einzug"/>
    <w:basedOn w:val="Grundschrift"/>
    <w:pPr>
      <w:ind w:firstLine="340"/>
    </w:pPr>
  </w:style>
  <w:style w:type="paragraph" w:styleId="Funotentext">
    <w:name w:val="footnote text"/>
    <w:basedOn w:val="Standard"/>
    <w:semiHidden/>
    <w:pPr>
      <w:spacing w:before="20" w:line="190" w:lineRule="exact"/>
      <w:ind w:left="340" w:hanging="340"/>
      <w:jc w:val="both"/>
    </w:pPr>
    <w:rPr>
      <w:rFonts w:ascii="Garamond" w:hAnsi="Garamond"/>
      <w:sz w:val="17"/>
    </w:rPr>
  </w:style>
  <w:style w:type="character" w:styleId="Seitenzahl">
    <w:name w:val="page number"/>
    <w:rPr>
      <w:rFonts w:ascii="Garamond" w:hAnsi="Garamond"/>
      <w:sz w:val="20"/>
    </w:rPr>
  </w:style>
  <w:style w:type="paragraph" w:customStyle="1" w:styleId="Kopfzeilen">
    <w:name w:val="Kopfzeilen"/>
    <w:basedOn w:val="Standard"/>
    <w:pPr>
      <w:keepNext/>
      <w:keepLines/>
      <w:spacing w:after="240" w:line="240" w:lineRule="exact"/>
      <w:jc w:val="center"/>
    </w:pPr>
    <w:rPr>
      <w:rFonts w:ascii="Garamond" w:hAnsi="Garamond"/>
      <w:sz w:val="17"/>
    </w:rPr>
  </w:style>
  <w:style w:type="paragraph" w:customStyle="1" w:styleId="Abbunterschrift">
    <w:name w:val="Abb.unterschrift"/>
    <w:basedOn w:val="Grundschrift"/>
    <w:pPr>
      <w:spacing w:before="120" w:after="240" w:line="210" w:lineRule="exact"/>
      <w:jc w:val="center"/>
    </w:pPr>
    <w:rPr>
      <w:sz w:val="17"/>
    </w:rPr>
  </w:style>
  <w:style w:type="paragraph" w:styleId="Zitat">
    <w:name w:val="Quote"/>
    <w:basedOn w:val="GrundschriftmitEinzug"/>
    <w:next w:val="Grundschrift"/>
    <w:qFormat/>
    <w:pPr>
      <w:spacing w:before="60" w:after="60" w:line="210" w:lineRule="exact"/>
      <w:ind w:left="340" w:firstLine="0"/>
    </w:pPr>
    <w:rPr>
      <w:sz w:val="19"/>
    </w:rPr>
  </w:style>
  <w:style w:type="character" w:styleId="Funotenzeichen">
    <w:name w:val="footnote reference"/>
    <w:semiHidden/>
    <w:rPr>
      <w:rFonts w:ascii="Garamond" w:hAnsi="Garamond"/>
      <w:vertAlign w:val="superscript"/>
    </w:rPr>
  </w:style>
  <w:style w:type="paragraph" w:styleId="Fuzeile">
    <w:name w:val="footer"/>
    <w:basedOn w:val="Standard"/>
    <w:pPr>
      <w:tabs>
        <w:tab w:val="center" w:pos="4536"/>
        <w:tab w:val="right" w:pos="9072"/>
      </w:tabs>
    </w:pPr>
  </w:style>
  <w:style w:type="paragraph" w:styleId="Kopfzeile">
    <w:name w:val="header"/>
    <w:basedOn w:val="Standard"/>
    <w:link w:val="KopfzeileZchn"/>
    <w:uiPriority w:val="99"/>
    <w:pPr>
      <w:tabs>
        <w:tab w:val="center" w:pos="4536"/>
        <w:tab w:val="right" w:pos="9072"/>
      </w:tabs>
    </w:pPr>
  </w:style>
  <w:style w:type="paragraph" w:styleId="Verzeichnis1">
    <w:name w:val="toc 1"/>
    <w:basedOn w:val="Standard"/>
    <w:next w:val="Standard"/>
    <w:autoRedefine/>
    <w:uiPriority w:val="39"/>
    <w:pPr>
      <w:spacing w:before="360" w:after="360"/>
    </w:pPr>
    <w:rPr>
      <w:rFonts w:asciiTheme="minorHAnsi" w:hAnsiTheme="minorHAnsi" w:cstheme="minorHAnsi"/>
      <w:b/>
      <w:bCs/>
      <w:caps/>
      <w:sz w:val="22"/>
      <w:szCs w:val="22"/>
      <w:u w:val="single"/>
    </w:rPr>
  </w:style>
  <w:style w:type="paragraph" w:styleId="Verzeichnis2">
    <w:name w:val="toc 2"/>
    <w:basedOn w:val="Standard"/>
    <w:next w:val="Standard"/>
    <w:autoRedefine/>
    <w:uiPriority w:val="39"/>
    <w:rPr>
      <w:rFonts w:asciiTheme="minorHAnsi" w:hAnsiTheme="minorHAnsi" w:cstheme="minorHAnsi"/>
      <w:b/>
      <w:bCs/>
      <w:smallCaps/>
      <w:sz w:val="22"/>
      <w:szCs w:val="22"/>
    </w:rPr>
  </w:style>
  <w:style w:type="paragraph" w:styleId="Verzeichnis3">
    <w:name w:val="toc 3"/>
    <w:basedOn w:val="Standard"/>
    <w:next w:val="Standard"/>
    <w:autoRedefine/>
    <w:uiPriority w:val="39"/>
    <w:rPr>
      <w:rFonts w:asciiTheme="minorHAnsi" w:hAnsiTheme="minorHAnsi" w:cstheme="minorHAnsi"/>
      <w:smallCaps/>
      <w:sz w:val="22"/>
      <w:szCs w:val="22"/>
    </w:rPr>
  </w:style>
  <w:style w:type="paragraph" w:styleId="Verzeichnis4">
    <w:name w:val="toc 4"/>
    <w:basedOn w:val="Standard"/>
    <w:next w:val="Standard"/>
    <w:autoRedefine/>
    <w:semiHidden/>
    <w:rPr>
      <w:rFonts w:asciiTheme="minorHAnsi" w:hAnsiTheme="minorHAnsi" w:cstheme="minorHAnsi"/>
      <w:sz w:val="22"/>
      <w:szCs w:val="22"/>
    </w:rPr>
  </w:style>
  <w:style w:type="paragraph" w:styleId="Verzeichnis5">
    <w:name w:val="toc 5"/>
    <w:basedOn w:val="Standard"/>
    <w:next w:val="Standard"/>
    <w:autoRedefine/>
    <w:semiHidden/>
    <w:rPr>
      <w:rFonts w:asciiTheme="minorHAnsi" w:hAnsiTheme="minorHAnsi" w:cstheme="minorHAnsi"/>
      <w:sz w:val="22"/>
      <w:szCs w:val="22"/>
    </w:rPr>
  </w:style>
  <w:style w:type="paragraph" w:styleId="Verzeichnis6">
    <w:name w:val="toc 6"/>
    <w:basedOn w:val="Standard"/>
    <w:next w:val="Standard"/>
    <w:autoRedefine/>
    <w:semiHidden/>
    <w:rPr>
      <w:rFonts w:asciiTheme="minorHAnsi" w:hAnsiTheme="minorHAnsi" w:cstheme="minorHAnsi"/>
      <w:sz w:val="22"/>
      <w:szCs w:val="22"/>
    </w:rPr>
  </w:style>
  <w:style w:type="paragraph" w:styleId="Verzeichnis7">
    <w:name w:val="toc 7"/>
    <w:basedOn w:val="Standard"/>
    <w:next w:val="Standard"/>
    <w:autoRedefine/>
    <w:semiHidden/>
    <w:rPr>
      <w:rFonts w:asciiTheme="minorHAnsi" w:hAnsiTheme="minorHAnsi" w:cstheme="minorHAnsi"/>
      <w:sz w:val="22"/>
      <w:szCs w:val="22"/>
    </w:rPr>
  </w:style>
  <w:style w:type="paragraph" w:styleId="Verzeichnis8">
    <w:name w:val="toc 8"/>
    <w:basedOn w:val="Standard"/>
    <w:next w:val="Standard"/>
    <w:autoRedefine/>
    <w:semiHidden/>
    <w:rPr>
      <w:rFonts w:asciiTheme="minorHAnsi" w:hAnsiTheme="minorHAnsi" w:cstheme="minorHAnsi"/>
      <w:sz w:val="22"/>
      <w:szCs w:val="22"/>
    </w:rPr>
  </w:style>
  <w:style w:type="paragraph" w:styleId="Verzeichnis9">
    <w:name w:val="toc 9"/>
    <w:basedOn w:val="Standard"/>
    <w:next w:val="Standard"/>
    <w:autoRedefine/>
    <w:semiHidden/>
    <w:rPr>
      <w:rFonts w:asciiTheme="minorHAnsi" w:hAnsiTheme="minorHAnsi" w:cstheme="minorHAnsi"/>
      <w:sz w:val="22"/>
      <w:szCs w:val="22"/>
    </w:rPr>
  </w:style>
  <w:style w:type="paragraph" w:customStyle="1" w:styleId="GrundschriftCharCharChar">
    <w:name w:val="Grundschrift Char Char Char"/>
    <w:basedOn w:val="Standard"/>
    <w:next w:val="GrundschriftmitEinzugChar"/>
    <w:link w:val="GrundschriftCharCharCharChar"/>
    <w:rsid w:val="00784D2A"/>
    <w:pPr>
      <w:spacing w:line="240" w:lineRule="exact"/>
      <w:jc w:val="both"/>
    </w:pPr>
    <w:rPr>
      <w:rFonts w:ascii="Garamond" w:hAnsi="Garamond"/>
      <w:sz w:val="22"/>
    </w:rPr>
  </w:style>
  <w:style w:type="character" w:customStyle="1" w:styleId="Kolumnerechts">
    <w:name w:val="Kolumne rechts"/>
    <w:basedOn w:val="Absatz-Standardschriftart"/>
  </w:style>
  <w:style w:type="paragraph" w:customStyle="1" w:styleId="Inhaltsverzeichnis">
    <w:name w:val="Inhaltsverzeichnis"/>
    <w:basedOn w:val="Grundschrift"/>
    <w:pPr>
      <w:tabs>
        <w:tab w:val="left" w:pos="567"/>
        <w:tab w:val="right" w:leader="dot" w:pos="6379"/>
      </w:tabs>
      <w:jc w:val="left"/>
    </w:pPr>
  </w:style>
  <w:style w:type="paragraph" w:customStyle="1" w:styleId="GrundschriftmitEinzugChar">
    <w:name w:val="Grundschrift mit Einzug Char"/>
    <w:basedOn w:val="GrundschriftCharCharChar"/>
    <w:link w:val="GrundschriftmitEinzugCharChar"/>
    <w:rsid w:val="00784D2A"/>
    <w:pPr>
      <w:ind w:firstLine="340"/>
    </w:pPr>
  </w:style>
  <w:style w:type="character" w:customStyle="1" w:styleId="Kolumnelinks">
    <w:name w:val="Kolumne links"/>
    <w:basedOn w:val="Absatz-Standardschriftart"/>
  </w:style>
  <w:style w:type="character" w:customStyle="1" w:styleId="GrundschriftCharCharCharChar">
    <w:name w:val="Grundschrift Char Char Char Char"/>
    <w:link w:val="GrundschriftCharCharChar"/>
    <w:rsid w:val="00784D2A"/>
    <w:rPr>
      <w:rFonts w:ascii="Garamond" w:hAnsi="Garamond"/>
      <w:sz w:val="22"/>
      <w:lang w:val="de-DE" w:eastAsia="de-DE" w:bidi="ar-SA"/>
    </w:rPr>
  </w:style>
  <w:style w:type="character" w:customStyle="1" w:styleId="GrundschriftmitEinzugCharChar">
    <w:name w:val="Grundschrift mit Einzug Char Char"/>
    <w:link w:val="GrundschriftmitEinzugChar"/>
    <w:rsid w:val="00784D2A"/>
    <w:rPr>
      <w:rFonts w:ascii="Garamond" w:hAnsi="Garamond"/>
      <w:sz w:val="22"/>
      <w:lang w:val="de-DE" w:eastAsia="de-DE" w:bidi="ar-SA"/>
    </w:rPr>
  </w:style>
  <w:style w:type="character" w:customStyle="1" w:styleId="berschrift3Zchn">
    <w:name w:val="Überschrift 3 Zchn"/>
    <w:aliases w:val="Überschrift 3 Char Char Zchn"/>
    <w:link w:val="berschrift3"/>
    <w:rsid w:val="00784D2A"/>
    <w:rPr>
      <w:rFonts w:ascii="Garamond" w:hAnsi="Garamond"/>
      <w:kern w:val="28"/>
      <w:sz w:val="22"/>
      <w:lang w:val="de-DE" w:eastAsia="de-DE" w:bidi="ar-SA"/>
    </w:rPr>
  </w:style>
  <w:style w:type="character" w:customStyle="1" w:styleId="KopfzeileZchn">
    <w:name w:val="Kopfzeile Zchn"/>
    <w:link w:val="Kopfzeile"/>
    <w:uiPriority w:val="99"/>
    <w:rsid w:val="00E9263C"/>
  </w:style>
  <w:style w:type="table" w:styleId="Tabellenraster">
    <w:name w:val="Table Grid"/>
    <w:basedOn w:val="NormaleTabelle"/>
    <w:uiPriority w:val="59"/>
    <w:rsid w:val="008C7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565DE4"/>
    <w:pPr>
      <w:numPr>
        <w:numId w:val="2"/>
      </w:numPr>
      <w:contextualSpacing/>
    </w:pPr>
  </w:style>
  <w:style w:type="character" w:styleId="Hyperlink">
    <w:name w:val="Hyperlink"/>
    <w:uiPriority w:val="99"/>
    <w:unhideWhenUsed/>
    <w:rsid w:val="004C7281"/>
    <w:rPr>
      <w:color w:val="0000FF"/>
      <w:u w:val="single"/>
    </w:rPr>
  </w:style>
  <w:style w:type="paragraph" w:customStyle="1" w:styleId="p1">
    <w:name w:val="p1"/>
    <w:basedOn w:val="Standard"/>
    <w:rsid w:val="00A4165F"/>
    <w:rPr>
      <w:color w:val="000000"/>
      <w:sz w:val="18"/>
      <w:szCs w:val="18"/>
    </w:rPr>
  </w:style>
  <w:style w:type="paragraph" w:customStyle="1" w:styleId="p2">
    <w:name w:val="p2"/>
    <w:basedOn w:val="Standard"/>
    <w:rsid w:val="00906259"/>
    <w:rPr>
      <w:color w:val="000000"/>
      <w:sz w:val="15"/>
      <w:szCs w:val="15"/>
    </w:rPr>
  </w:style>
  <w:style w:type="character" w:customStyle="1" w:styleId="s1">
    <w:name w:val="s1"/>
    <w:rsid w:val="00906259"/>
    <w:rPr>
      <w:rFonts w:ascii="Times New Roman" w:hAnsi="Times New Roman" w:cs="Times New Roman" w:hint="default"/>
      <w:sz w:val="15"/>
      <w:szCs w:val="15"/>
    </w:rPr>
  </w:style>
  <w:style w:type="character" w:customStyle="1" w:styleId="s2">
    <w:name w:val="s2"/>
    <w:rsid w:val="00906259"/>
    <w:rPr>
      <w:color w:val="0B4CB4"/>
    </w:rPr>
  </w:style>
  <w:style w:type="paragraph" w:styleId="StandardWeb">
    <w:name w:val="Normal (Web)"/>
    <w:basedOn w:val="Standard"/>
    <w:uiPriority w:val="99"/>
    <w:unhideWhenUsed/>
    <w:rsid w:val="00906259"/>
    <w:pPr>
      <w:spacing w:before="100" w:beforeAutospacing="1" w:after="100" w:afterAutospacing="1"/>
    </w:pPr>
    <w:rPr>
      <w:sz w:val="24"/>
      <w:szCs w:val="24"/>
    </w:rPr>
  </w:style>
  <w:style w:type="paragraph" w:styleId="Literaturverzeichnis">
    <w:name w:val="Bibliography"/>
    <w:basedOn w:val="Standard"/>
    <w:next w:val="Standard"/>
    <w:uiPriority w:val="37"/>
    <w:unhideWhenUsed/>
    <w:rsid w:val="0028051D"/>
    <w:pPr>
      <w:ind w:left="720" w:hanging="720"/>
    </w:pPr>
  </w:style>
  <w:style w:type="character" w:styleId="NichtaufgelsteErwhnung">
    <w:name w:val="Unresolved Mention"/>
    <w:basedOn w:val="Absatz-Standardschriftart"/>
    <w:uiPriority w:val="99"/>
    <w:semiHidden/>
    <w:unhideWhenUsed/>
    <w:rsid w:val="00077826"/>
    <w:rPr>
      <w:color w:val="605E5C"/>
      <w:shd w:val="clear" w:color="auto" w:fill="E1DFDD"/>
    </w:rPr>
  </w:style>
  <w:style w:type="paragraph" w:styleId="Listenabsatz">
    <w:name w:val="List Paragraph"/>
    <w:basedOn w:val="Standard"/>
    <w:uiPriority w:val="34"/>
    <w:qFormat/>
    <w:rsid w:val="007146FA"/>
    <w:pPr>
      <w:ind w:left="720"/>
      <w:contextualSpacing/>
    </w:pPr>
  </w:style>
  <w:style w:type="character" w:customStyle="1" w:styleId="apple-converted-space">
    <w:name w:val="apple-converted-space"/>
    <w:basedOn w:val="Absatz-Standardschriftart"/>
    <w:rsid w:val="00FD4642"/>
  </w:style>
  <w:style w:type="character" w:styleId="Fett">
    <w:name w:val="Strong"/>
    <w:basedOn w:val="Absatz-Standardschriftart"/>
    <w:uiPriority w:val="22"/>
    <w:qFormat/>
    <w:rsid w:val="00FD4642"/>
    <w:rPr>
      <w:b/>
      <w:bCs/>
    </w:rPr>
  </w:style>
  <w:style w:type="character" w:styleId="BesuchterLink">
    <w:name w:val="FollowedHyperlink"/>
    <w:basedOn w:val="Absatz-Standardschriftart"/>
    <w:uiPriority w:val="99"/>
    <w:semiHidden/>
    <w:unhideWhenUsed/>
    <w:rsid w:val="005B24A6"/>
    <w:rPr>
      <w:color w:val="800080" w:themeColor="followedHyperlink"/>
      <w:u w:val="single"/>
    </w:rPr>
  </w:style>
  <w:style w:type="paragraph" w:styleId="Inhaltsverzeichnisberschrift">
    <w:name w:val="TOC Heading"/>
    <w:basedOn w:val="berschrift1"/>
    <w:next w:val="Standard"/>
    <w:uiPriority w:val="39"/>
    <w:unhideWhenUsed/>
    <w:qFormat/>
    <w:rsid w:val="00153401"/>
    <w:pPr>
      <w:pageBreakBefore w:val="0"/>
      <w:suppressAutoHyphens w:val="0"/>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katex-mathml">
    <w:name w:val="katex-mathml"/>
    <w:basedOn w:val="Absatz-Standardschriftart"/>
    <w:rsid w:val="00F002AF"/>
  </w:style>
  <w:style w:type="character" w:customStyle="1" w:styleId="mord">
    <w:name w:val="mord"/>
    <w:basedOn w:val="Absatz-Standardschriftart"/>
    <w:rsid w:val="00F002AF"/>
  </w:style>
  <w:style w:type="character" w:customStyle="1" w:styleId="mrel">
    <w:name w:val="mrel"/>
    <w:basedOn w:val="Absatz-Standardschriftart"/>
    <w:rsid w:val="00F002AF"/>
  </w:style>
  <w:style w:type="character" w:customStyle="1" w:styleId="mpunct">
    <w:name w:val="mpunct"/>
    <w:basedOn w:val="Absatz-Standardschriftart"/>
    <w:rsid w:val="00F002AF"/>
  </w:style>
  <w:style w:type="character" w:customStyle="1" w:styleId="mopen">
    <w:name w:val="mopen"/>
    <w:basedOn w:val="Absatz-Standardschriftart"/>
    <w:rsid w:val="00F002AF"/>
  </w:style>
  <w:style w:type="character" w:customStyle="1" w:styleId="mclose">
    <w:name w:val="mclose"/>
    <w:basedOn w:val="Absatz-Standardschriftart"/>
    <w:rsid w:val="00F002AF"/>
  </w:style>
  <w:style w:type="character" w:styleId="Hervorhebung">
    <w:name w:val="Emphasis"/>
    <w:basedOn w:val="Absatz-Standardschriftart"/>
    <w:uiPriority w:val="20"/>
    <w:qFormat/>
    <w:rsid w:val="00F002AF"/>
    <w:rPr>
      <w:i/>
      <w:iCs/>
    </w:rPr>
  </w:style>
  <w:style w:type="character" w:styleId="HTMLCode">
    <w:name w:val="HTML Code"/>
    <w:basedOn w:val="Absatz-Standardschriftart"/>
    <w:uiPriority w:val="99"/>
    <w:semiHidden/>
    <w:unhideWhenUsed/>
    <w:rsid w:val="0065241E"/>
    <w:rPr>
      <w:rFonts w:ascii="Courier New" w:eastAsia="Times New Roman" w:hAnsi="Courier New" w:cs="Courier New"/>
      <w:sz w:val="20"/>
      <w:szCs w:val="20"/>
    </w:rPr>
  </w:style>
  <w:style w:type="paragraph" w:styleId="berarbeitung">
    <w:name w:val="Revision"/>
    <w:hidden/>
    <w:uiPriority w:val="99"/>
    <w:semiHidden/>
    <w:rsid w:val="00672E36"/>
  </w:style>
  <w:style w:type="character" w:styleId="Kommentarzeichen">
    <w:name w:val="annotation reference"/>
    <w:basedOn w:val="Absatz-Standardschriftart"/>
    <w:uiPriority w:val="99"/>
    <w:semiHidden/>
    <w:unhideWhenUsed/>
    <w:rsid w:val="00A91E7A"/>
    <w:rPr>
      <w:sz w:val="16"/>
      <w:szCs w:val="16"/>
    </w:rPr>
  </w:style>
  <w:style w:type="paragraph" w:styleId="Kommentartext">
    <w:name w:val="annotation text"/>
    <w:basedOn w:val="Standard"/>
    <w:link w:val="KommentartextZchn"/>
    <w:uiPriority w:val="99"/>
    <w:unhideWhenUsed/>
    <w:rsid w:val="00A91E7A"/>
  </w:style>
  <w:style w:type="character" w:customStyle="1" w:styleId="KommentartextZchn">
    <w:name w:val="Kommentartext Zchn"/>
    <w:basedOn w:val="Absatz-Standardschriftart"/>
    <w:link w:val="Kommentartext"/>
    <w:uiPriority w:val="99"/>
    <w:rsid w:val="00A91E7A"/>
  </w:style>
  <w:style w:type="paragraph" w:styleId="Kommentarthema">
    <w:name w:val="annotation subject"/>
    <w:basedOn w:val="Kommentartext"/>
    <w:next w:val="Kommentartext"/>
    <w:link w:val="KommentarthemaZchn"/>
    <w:uiPriority w:val="99"/>
    <w:semiHidden/>
    <w:unhideWhenUsed/>
    <w:rsid w:val="00A91E7A"/>
    <w:rPr>
      <w:b/>
      <w:bCs/>
    </w:rPr>
  </w:style>
  <w:style w:type="character" w:customStyle="1" w:styleId="KommentarthemaZchn">
    <w:name w:val="Kommentarthema Zchn"/>
    <w:basedOn w:val="KommentartextZchn"/>
    <w:link w:val="Kommentarthema"/>
    <w:uiPriority w:val="99"/>
    <w:semiHidden/>
    <w:rsid w:val="00A91E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996376">
      <w:bodyDiv w:val="1"/>
      <w:marLeft w:val="0"/>
      <w:marRight w:val="0"/>
      <w:marTop w:val="0"/>
      <w:marBottom w:val="0"/>
      <w:divBdr>
        <w:top w:val="none" w:sz="0" w:space="0" w:color="auto"/>
        <w:left w:val="none" w:sz="0" w:space="0" w:color="auto"/>
        <w:bottom w:val="none" w:sz="0" w:space="0" w:color="auto"/>
        <w:right w:val="none" w:sz="0" w:space="0" w:color="auto"/>
      </w:divBdr>
    </w:div>
    <w:div w:id="961423877">
      <w:bodyDiv w:val="1"/>
      <w:marLeft w:val="0"/>
      <w:marRight w:val="0"/>
      <w:marTop w:val="0"/>
      <w:marBottom w:val="0"/>
      <w:divBdr>
        <w:top w:val="none" w:sz="0" w:space="0" w:color="auto"/>
        <w:left w:val="none" w:sz="0" w:space="0" w:color="auto"/>
        <w:bottom w:val="none" w:sz="0" w:space="0" w:color="auto"/>
        <w:right w:val="none" w:sz="0" w:space="0" w:color="auto"/>
      </w:divBdr>
    </w:div>
    <w:div w:id="1053623856">
      <w:bodyDiv w:val="1"/>
      <w:marLeft w:val="0"/>
      <w:marRight w:val="0"/>
      <w:marTop w:val="0"/>
      <w:marBottom w:val="0"/>
      <w:divBdr>
        <w:top w:val="none" w:sz="0" w:space="0" w:color="auto"/>
        <w:left w:val="none" w:sz="0" w:space="0" w:color="auto"/>
        <w:bottom w:val="none" w:sz="0" w:space="0" w:color="auto"/>
        <w:right w:val="none" w:sz="0" w:space="0" w:color="auto"/>
      </w:divBdr>
    </w:div>
    <w:div w:id="1798795163">
      <w:bodyDiv w:val="1"/>
      <w:marLeft w:val="0"/>
      <w:marRight w:val="0"/>
      <w:marTop w:val="0"/>
      <w:marBottom w:val="0"/>
      <w:divBdr>
        <w:top w:val="none" w:sz="0" w:space="0" w:color="auto"/>
        <w:left w:val="none" w:sz="0" w:space="0" w:color="auto"/>
        <w:bottom w:val="none" w:sz="0" w:space="0" w:color="auto"/>
        <w:right w:val="none" w:sz="0" w:space="0" w:color="auto"/>
      </w:divBdr>
    </w:div>
    <w:div w:id="213610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learning.oreilly.com/library/view/building-knowledge-graphs/9781098127091/ch01.html" TargetMode="External"/><Relationship Id="rId18" Type="http://schemas.openxmlformats.org/officeDocument/2006/relationships/hyperlink" Target="https://www.w3.org/TR/owl-ref/"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info.cern.ch/hypertext/WWW/Summary.html" TargetMode="External"/><Relationship Id="rId17" Type="http://schemas.openxmlformats.org/officeDocument/2006/relationships/hyperlink" Target="https://www.w3.org/TR/owl-re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org/TR/owl-features/?utm_source=chatgpt.com" TargetMode="External"/><Relationship Id="rId20" Type="http://schemas.openxmlformats.org/officeDocument/2006/relationships/hyperlink" Target="https://www.w3.org/TR/sparql11-que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thefigtrees.net/lee/sw/sciam/semantic-web-in-action"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w3.org/TR/owl-features/?utm_source=chatgpt.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learning.oreilly.com/library/view/building-knowledge-graphs/9781098127091/ch01.html" TargetMode="Externa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deGruyter\GW\GW_dot\WdeG_GW.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0702F-0E97-0443-BA8B-FA1BDB6F8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WdeG_GW</Template>
  <TotalTime>0</TotalTime>
  <Pages>18</Pages>
  <Words>21660</Words>
  <Characters>123464</Characters>
  <Application>Microsoft Office Word</Application>
  <DocSecurity>0</DocSecurity>
  <Lines>1028</Lines>
  <Paragraphs>289</Paragraphs>
  <ScaleCrop>false</ScaleCrop>
  <HeadingPairs>
    <vt:vector size="2" baseType="variant">
      <vt:variant>
        <vt:lpstr>Titel</vt:lpstr>
      </vt:variant>
      <vt:variant>
        <vt:i4>1</vt:i4>
      </vt:variant>
    </vt:vector>
  </HeadingPairs>
  <TitlesOfParts>
    <vt:vector size="1" baseType="lpstr">
      <vt:lpstr>GW Muster</vt:lpstr>
    </vt:vector>
  </TitlesOfParts>
  <Company>Walter de Gruyter</Company>
  <LinksUpToDate>false</LinksUpToDate>
  <CharactersWithSpaces>144835</CharactersWithSpaces>
  <SharedDoc>false</SharedDoc>
  <HLinks>
    <vt:vector size="6" baseType="variant">
      <vt:variant>
        <vt:i4>1703939</vt:i4>
      </vt:variant>
      <vt:variant>
        <vt:i4>0</vt:i4>
      </vt:variant>
      <vt:variant>
        <vt:i4>0</vt:i4>
      </vt:variant>
      <vt:variant>
        <vt:i4>5</vt:i4>
      </vt:variant>
      <vt:variant>
        <vt:lpwstr>https://alexanderlasch.wordpress.com/2012/04/13/hinweise-fur-die-erstellung-schriftlicher-ausarbeitungen/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 Muster</dc:title>
  <dc:subject/>
  <dc:creator>Brockmann</dc:creator>
  <cp:keywords/>
  <cp:lastModifiedBy>Lia Greiberg</cp:lastModifiedBy>
  <cp:revision>304</cp:revision>
  <cp:lastPrinted>2005-06-09T20:22:00Z</cp:lastPrinted>
  <dcterms:created xsi:type="dcterms:W3CDTF">2025-06-30T07:23:00Z</dcterms:created>
  <dcterms:modified xsi:type="dcterms:W3CDTF">2025-08-27T12:15:00Z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-1995442209</vt:i4>
  </property>
  <property fmtid="{D5CDD505-2E9C-101B-9397-08002B2CF9AE}" pid="3" name="_EmailSubject">
    <vt:lpwstr>Formatvorlage GW</vt:lpwstr>
  </property>
  <property fmtid="{D5CDD505-2E9C-101B-9397-08002B2CF9AE}" pid="4" name="_AuthorEmail">
    <vt:lpwstr>Angelika.Hermann@degruyter.com</vt:lpwstr>
  </property>
  <property fmtid="{D5CDD505-2E9C-101B-9397-08002B2CF9AE}" pid="5" name="_AuthorEmailDisplayName">
    <vt:lpwstr>Angelika Hermann</vt:lpwstr>
  </property>
  <property fmtid="{D5CDD505-2E9C-101B-9397-08002B2CF9AE}" pid="6" name="_PreviousAdHocReviewCycleID">
    <vt:i4>-769693608</vt:i4>
  </property>
  <property fmtid="{D5CDD505-2E9C-101B-9397-08002B2CF9AE}" pid="7" name="_ReviewingToolsShownOnce">
    <vt:lpwstr/>
  </property>
  <property fmtid="{D5CDD505-2E9C-101B-9397-08002B2CF9AE}" pid="8" name="ZOTERO_PREF_1">
    <vt:lpwstr>&lt;data data-version="3" zotero-version="7.0.22"&gt;&lt;session id="zGkzBZAX"/&gt;&lt;style id="http://www.zotero.org/styles/technische-universitat-dresden-linguistik" hasBibliography="1" bibliographyStyleHasBeenSet="1"/&gt;&lt;prefs&gt;&lt;pref name="fieldType" value="Field"/&gt;&lt;pr</vt:lpwstr>
  </property>
  <property fmtid="{D5CDD505-2E9C-101B-9397-08002B2CF9AE}" pid="9" name="ZOTERO_PREF_2">
    <vt:lpwstr>ef name="automaticJournalAbbreviations" value="true"/&gt;&lt;/prefs&gt;&lt;/data&gt;</vt:lpwstr>
  </property>
</Properties>
</file>